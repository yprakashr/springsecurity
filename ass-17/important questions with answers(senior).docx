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1331D" w14:textId="77777777" w:rsidR="00594048" w:rsidRPr="007F4914" w:rsidRDefault="00CF0667">
      <w:pPr>
        <w:pStyle w:val="Heading1"/>
        <w:ind w:right="1842"/>
        <w:jc w:val="center"/>
        <w:rPr>
          <w:u w:val="none"/>
        </w:rPr>
      </w:pPr>
      <w:r>
        <w:rPr>
          <w:color w:val="C00000"/>
          <w:u w:color="C00000"/>
        </w:rPr>
        <w:t>CORE</w:t>
      </w:r>
      <w:r>
        <w:rPr>
          <w:color w:val="C00000"/>
          <w:spacing w:val="-2"/>
          <w:u w:color="C00000"/>
        </w:rPr>
        <w:t xml:space="preserve"> </w:t>
      </w:r>
      <w:r>
        <w:rPr>
          <w:color w:val="C00000"/>
          <w:u w:color="C00000"/>
        </w:rPr>
        <w:t>JAVA</w:t>
      </w:r>
      <w:r>
        <w:rPr>
          <w:color w:val="C00000"/>
          <w:spacing w:val="-6"/>
          <w:u w:color="C00000"/>
        </w:rPr>
        <w:t xml:space="preserve"> </w:t>
      </w:r>
      <w:r>
        <w:rPr>
          <w:color w:val="C00000"/>
          <w:u w:color="C00000"/>
        </w:rPr>
        <w:t>INTERVIEW</w:t>
      </w:r>
      <w:r>
        <w:rPr>
          <w:color w:val="C00000"/>
          <w:spacing w:val="-7"/>
          <w:u w:color="C00000"/>
        </w:rPr>
        <w:t xml:space="preserve"> </w:t>
      </w:r>
      <w:r>
        <w:rPr>
          <w:color w:val="C00000"/>
          <w:u w:color="C00000"/>
        </w:rPr>
        <w:t>QUESTIONS</w:t>
      </w:r>
    </w:p>
    <w:p w14:paraId="0BB35951" w14:textId="77777777" w:rsidR="00BD28A6" w:rsidRPr="00BD28A6" w:rsidRDefault="00CF0667">
      <w:pPr>
        <w:pStyle w:val="ListParagraph"/>
        <w:numPr>
          <w:ilvl w:val="0"/>
          <w:numId w:val="2"/>
        </w:numPr>
        <w:tabs>
          <w:tab w:val="left" w:pos="461"/>
        </w:tabs>
        <w:spacing w:before="199"/>
        <w:ind w:hanging="361"/>
        <w:rPr>
          <w:b/>
          <w:bCs/>
          <w:sz w:val="28"/>
        </w:rPr>
      </w:pPr>
      <w:r>
        <w:rPr>
          <w:sz w:val="28"/>
        </w:rPr>
        <w:t>Explain</w:t>
      </w:r>
      <w:r>
        <w:rPr>
          <w:spacing w:val="-2"/>
          <w:sz w:val="28"/>
        </w:rPr>
        <w:t xml:space="preserve"> </w:t>
      </w:r>
      <w:r>
        <w:rPr>
          <w:sz w:val="28"/>
        </w:rPr>
        <w:t>the</w:t>
      </w:r>
      <w:r>
        <w:rPr>
          <w:spacing w:val="-2"/>
          <w:sz w:val="28"/>
        </w:rPr>
        <w:t xml:space="preserve"> </w:t>
      </w:r>
      <w:r>
        <w:rPr>
          <w:b/>
          <w:color w:val="6F2F9F"/>
          <w:sz w:val="28"/>
        </w:rPr>
        <w:t>main</w:t>
      </w:r>
      <w:r>
        <w:rPr>
          <w:b/>
          <w:color w:val="6F2F9F"/>
          <w:spacing w:val="-2"/>
          <w:sz w:val="28"/>
        </w:rPr>
        <w:t xml:space="preserve"> </w:t>
      </w:r>
      <w:r>
        <w:rPr>
          <w:sz w:val="28"/>
        </w:rPr>
        <w:t>method</w:t>
      </w:r>
      <w:r>
        <w:rPr>
          <w:spacing w:val="-1"/>
          <w:sz w:val="28"/>
        </w:rPr>
        <w:t xml:space="preserve"> </w:t>
      </w:r>
      <w:r>
        <w:rPr>
          <w:sz w:val="28"/>
        </w:rPr>
        <w:t>of</w:t>
      </w:r>
      <w:r>
        <w:rPr>
          <w:spacing w:val="-1"/>
          <w:sz w:val="28"/>
        </w:rPr>
        <w:t xml:space="preserve"> </w:t>
      </w:r>
      <w:r>
        <w:rPr>
          <w:sz w:val="28"/>
        </w:rPr>
        <w:t>the</w:t>
      </w:r>
      <w:r>
        <w:rPr>
          <w:spacing w:val="-3"/>
          <w:sz w:val="28"/>
        </w:rPr>
        <w:t xml:space="preserve"> </w:t>
      </w:r>
      <w:proofErr w:type="gramStart"/>
      <w:r>
        <w:rPr>
          <w:sz w:val="28"/>
        </w:rPr>
        <w:t>class</w:t>
      </w:r>
      <w:r>
        <w:rPr>
          <w:spacing w:val="-2"/>
          <w:sz w:val="28"/>
        </w:rPr>
        <w:t xml:space="preserve"> </w:t>
      </w:r>
      <w:r>
        <w:rPr>
          <w:sz w:val="28"/>
        </w:rPr>
        <w:t>?</w:t>
      </w:r>
      <w:proofErr w:type="gramEnd"/>
      <w:r>
        <w:rPr>
          <w:spacing w:val="58"/>
          <w:sz w:val="28"/>
        </w:rPr>
        <w:t xml:space="preserve"> </w:t>
      </w:r>
      <w:proofErr w:type="gramStart"/>
      <w:r>
        <w:rPr>
          <w:sz w:val="28"/>
        </w:rPr>
        <w:t>(</w:t>
      </w:r>
      <w:r>
        <w:rPr>
          <w:spacing w:val="-1"/>
          <w:sz w:val="28"/>
        </w:rPr>
        <w:t xml:space="preserve"> </w:t>
      </w:r>
      <w:r>
        <w:rPr>
          <w:sz w:val="28"/>
        </w:rPr>
        <w:t>psvm</w:t>
      </w:r>
      <w:proofErr w:type="gramEnd"/>
      <w:r>
        <w:rPr>
          <w:sz w:val="28"/>
        </w:rPr>
        <w:t>()</w:t>
      </w:r>
      <w:r>
        <w:rPr>
          <w:spacing w:val="-1"/>
          <w:sz w:val="28"/>
        </w:rPr>
        <w:t xml:space="preserve"> </w:t>
      </w:r>
      <w:r>
        <w:rPr>
          <w:sz w:val="28"/>
        </w:rPr>
        <w:t>)</w:t>
      </w:r>
    </w:p>
    <w:p w14:paraId="7BB2A358" w14:textId="3EBDA017" w:rsidR="00594048" w:rsidRPr="00BD28A6" w:rsidRDefault="003E1026" w:rsidP="00BD28A6">
      <w:pPr>
        <w:pStyle w:val="ListParagraph"/>
        <w:tabs>
          <w:tab w:val="left" w:pos="461"/>
        </w:tabs>
        <w:spacing w:before="199"/>
        <w:ind w:left="460" w:firstLine="0"/>
        <w:rPr>
          <w:b/>
          <w:bCs/>
          <w:sz w:val="28"/>
        </w:rPr>
      </w:pPr>
      <w:r w:rsidRPr="003E1026">
        <w:rPr>
          <w:b/>
          <w:bCs/>
          <w:sz w:val="28"/>
        </w:rPr>
        <w:t>ans:</w:t>
      </w:r>
      <w:r w:rsidRPr="003E1026">
        <w:rPr>
          <w:rFonts w:ascii="Roboto" w:hAnsi="Roboto"/>
          <w:color w:val="202124"/>
          <w:sz w:val="20"/>
          <w:szCs w:val="20"/>
          <w:shd w:val="clear" w:color="auto" w:fill="FFFFFF"/>
        </w:rPr>
        <w:t xml:space="preserve"> </w:t>
      </w:r>
      <w:r w:rsidRPr="003E1026">
        <w:rPr>
          <w:rFonts w:ascii="Roboto" w:hAnsi="Roboto"/>
          <w:b/>
          <w:bCs/>
          <w:color w:val="202124"/>
          <w:sz w:val="20"/>
          <w:szCs w:val="20"/>
          <w:shd w:val="clear" w:color="auto" w:fill="FFFFFF"/>
        </w:rPr>
        <w:t>When the Java interpreter executes an application (by being invoked upon the application's controlling class), it starts by calling the class's main method. The main method then calls all the other methods required to run your application</w:t>
      </w:r>
      <w:r w:rsidR="00BD28A6">
        <w:rPr>
          <w:rFonts w:ascii="Roboto" w:hAnsi="Roboto"/>
          <w:b/>
          <w:bCs/>
          <w:color w:val="202124"/>
          <w:sz w:val="20"/>
          <w:szCs w:val="20"/>
          <w:shd w:val="clear" w:color="auto" w:fill="FFFFFF"/>
        </w:rPr>
        <w:t>.</w:t>
      </w:r>
    </w:p>
    <w:p w14:paraId="2A155E3F" w14:textId="77777777" w:rsidR="00BD28A6" w:rsidRPr="00D65F5B" w:rsidRDefault="00BD28A6" w:rsidP="00BD28A6">
      <w:pPr>
        <w:rPr>
          <w:rFonts w:ascii="Arial" w:eastAsia="Times New Roman" w:hAnsi="Arial" w:cs="Arial"/>
          <w:color w:val="000000"/>
          <w:sz w:val="20"/>
          <w:szCs w:val="20"/>
          <w:lang w:val="en-IN" w:eastAsia="en-IN"/>
        </w:rPr>
      </w:pPr>
      <w:r w:rsidRPr="00D65F5B">
        <w:rPr>
          <w:rFonts w:ascii="Arial" w:eastAsia="Times New Roman" w:hAnsi="Arial" w:cs="Arial"/>
          <w:color w:val="000000"/>
          <w:sz w:val="20"/>
          <w:szCs w:val="20"/>
          <w:lang w:val="en-IN" w:eastAsia="en-IN"/>
        </w:rPr>
        <w:t>1. The main method in Java is public so that it's visible to every other class, even which are not part of its package. if it's not public JVM classes might not able to access it.</w:t>
      </w:r>
    </w:p>
    <w:p w14:paraId="10CD6710" w14:textId="77777777" w:rsidR="00BD28A6" w:rsidRPr="00881D36" w:rsidRDefault="00BD28A6" w:rsidP="00BD28A6">
      <w:pPr>
        <w:widowControl/>
        <w:autoSpaceDE/>
        <w:autoSpaceDN/>
        <w:rPr>
          <w:rFonts w:ascii="Arial" w:eastAsia="Times New Roman" w:hAnsi="Arial" w:cs="Arial"/>
          <w:color w:val="000000"/>
          <w:sz w:val="20"/>
          <w:szCs w:val="20"/>
          <w:lang w:val="en-IN" w:eastAsia="en-IN"/>
        </w:rPr>
      </w:pPr>
    </w:p>
    <w:p w14:paraId="32F791ED" w14:textId="77777777" w:rsidR="00BD28A6" w:rsidRPr="00881D36" w:rsidRDefault="00BD28A6" w:rsidP="00BD28A6">
      <w:pPr>
        <w:widowControl/>
        <w:autoSpaceDE/>
        <w:autoSpaceDN/>
        <w:rPr>
          <w:rFonts w:ascii="Arial" w:eastAsia="Times New Roman" w:hAnsi="Arial" w:cs="Arial"/>
          <w:color w:val="000000"/>
          <w:sz w:val="20"/>
          <w:szCs w:val="20"/>
          <w:lang w:val="en-IN" w:eastAsia="en-IN"/>
        </w:rPr>
      </w:pPr>
      <w:r w:rsidRPr="00881D36">
        <w:rPr>
          <w:rFonts w:ascii="Arial" w:eastAsia="Times New Roman" w:hAnsi="Arial" w:cs="Arial"/>
          <w:color w:val="000000"/>
          <w:sz w:val="20"/>
          <w:szCs w:val="20"/>
          <w:lang w:val="en-IN" w:eastAsia="en-IN"/>
        </w:rPr>
        <w:t>2. The main method is static in Java so that it can be called without creating any instance. While JVM tries to execute the Java programs it doesn't know how to create instances of the main class as there is no standard constructor is defined for the main class.</w:t>
      </w:r>
    </w:p>
    <w:p w14:paraId="5EA60504" w14:textId="77777777" w:rsidR="00BD28A6" w:rsidRPr="00881D36" w:rsidRDefault="00BD28A6" w:rsidP="00BD28A6">
      <w:pPr>
        <w:widowControl/>
        <w:autoSpaceDE/>
        <w:autoSpaceDN/>
        <w:rPr>
          <w:rFonts w:ascii="Arial" w:eastAsia="Times New Roman" w:hAnsi="Arial" w:cs="Arial"/>
          <w:color w:val="000000"/>
          <w:sz w:val="20"/>
          <w:szCs w:val="20"/>
          <w:lang w:val="en-IN" w:eastAsia="en-IN"/>
        </w:rPr>
      </w:pPr>
    </w:p>
    <w:p w14:paraId="221B5514" w14:textId="77777777" w:rsidR="00BD28A6" w:rsidRDefault="00BD28A6" w:rsidP="00BD28A6">
      <w:pPr>
        <w:widowControl/>
        <w:autoSpaceDE/>
        <w:autoSpaceDN/>
        <w:rPr>
          <w:rFonts w:ascii="Arial" w:eastAsia="Times New Roman" w:hAnsi="Arial" w:cs="Arial"/>
          <w:color w:val="000000"/>
          <w:sz w:val="20"/>
          <w:szCs w:val="20"/>
          <w:lang w:val="en-IN" w:eastAsia="en-IN"/>
        </w:rPr>
      </w:pPr>
      <w:r w:rsidRPr="00881D36">
        <w:rPr>
          <w:rFonts w:ascii="Arial" w:eastAsia="Times New Roman" w:hAnsi="Arial" w:cs="Arial"/>
          <w:color w:val="000000"/>
          <w:sz w:val="20"/>
          <w:szCs w:val="20"/>
          <w:lang w:val="en-IN" w:eastAsia="en-IN"/>
        </w:rPr>
        <w:t>3. The main method is void in Java because it doesn't return anything to the caller which is JVM.</w:t>
      </w:r>
    </w:p>
    <w:p w14:paraId="0D9BA5F4" w14:textId="77777777" w:rsidR="00BD28A6" w:rsidRDefault="00BD28A6" w:rsidP="00BD28A6">
      <w:pPr>
        <w:widowControl/>
        <w:autoSpaceDE/>
        <w:autoSpaceDN/>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 xml:space="preserve">4. </w:t>
      </w:r>
      <w:proofErr w:type="gramStart"/>
      <w:r>
        <w:rPr>
          <w:rFonts w:ascii="Arial" w:eastAsia="Times New Roman" w:hAnsi="Arial" w:cs="Arial"/>
          <w:color w:val="000000"/>
          <w:sz w:val="20"/>
          <w:szCs w:val="20"/>
          <w:lang w:val="en-IN" w:eastAsia="en-IN"/>
        </w:rPr>
        <w:t>String[</w:t>
      </w:r>
      <w:proofErr w:type="gramEnd"/>
      <w:r>
        <w:rPr>
          <w:rFonts w:ascii="Arial" w:eastAsia="Times New Roman" w:hAnsi="Arial" w:cs="Arial"/>
          <w:color w:val="000000"/>
          <w:sz w:val="20"/>
          <w:szCs w:val="20"/>
          <w:lang w:val="en-IN" w:eastAsia="en-IN"/>
        </w:rPr>
        <w:t xml:space="preserve"> ] args  it is used for treating all the arguments as array of string class. </w:t>
      </w:r>
    </w:p>
    <w:p w14:paraId="525303C8" w14:textId="77777777" w:rsidR="00BD28A6" w:rsidRPr="003E1026" w:rsidRDefault="00BD28A6" w:rsidP="00BD28A6">
      <w:pPr>
        <w:pStyle w:val="ListParagraph"/>
        <w:tabs>
          <w:tab w:val="left" w:pos="461"/>
        </w:tabs>
        <w:spacing w:before="199"/>
        <w:ind w:left="460" w:firstLine="0"/>
        <w:rPr>
          <w:b/>
          <w:bCs/>
          <w:sz w:val="28"/>
        </w:rPr>
      </w:pPr>
    </w:p>
    <w:p w14:paraId="0F314F92" w14:textId="0CE4115A" w:rsidR="00594048" w:rsidRPr="003E1026" w:rsidRDefault="001C3DD3">
      <w:pPr>
        <w:pStyle w:val="ListParagraph"/>
        <w:numPr>
          <w:ilvl w:val="0"/>
          <w:numId w:val="2"/>
        </w:numPr>
        <w:tabs>
          <w:tab w:val="left" w:pos="461"/>
        </w:tabs>
        <w:ind w:hanging="361"/>
        <w:rPr>
          <w:b/>
          <w:bCs/>
          <w:sz w:val="28"/>
        </w:rPr>
      </w:pPr>
      <w:r>
        <w:rPr>
          <w:noProof/>
        </w:rPr>
        <mc:AlternateContent>
          <mc:Choice Requires="wps">
            <w:drawing>
              <wp:anchor distT="0" distB="0" distL="114300" distR="114300" simplePos="0" relativeHeight="487447552" behindDoc="1" locked="0" layoutInCell="1" allowOverlap="1" wp14:anchorId="44B00E9A" wp14:editId="2436B77D">
                <wp:simplePos x="0" y="0"/>
                <wp:positionH relativeFrom="page">
                  <wp:posOffset>3467735</wp:posOffset>
                </wp:positionH>
                <wp:positionV relativeFrom="paragraph">
                  <wp:posOffset>16510</wp:posOffset>
                </wp:positionV>
                <wp:extent cx="80645" cy="217805"/>
                <wp:effectExtent l="0" t="0" r="0" b="0"/>
                <wp:wrapNone/>
                <wp:docPr id="18"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645" cy="217805"/>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BA5BC" id="docshape1" o:spid="_x0000_s1026" style="position:absolute;margin-left:273.05pt;margin-top:1.3pt;width:6.35pt;height:17.15pt;z-index:-15868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" fillcolor="red" stroked="f">
                <w10:wrap anchorx="page"/>
              </v:rect>
            </w:pict>
          </mc:Fallback>
        </mc:AlternateContent>
      </w:r>
      <w:r w:rsidR="00CF0667">
        <w:rPr>
          <w:sz w:val="28"/>
        </w:rPr>
        <w:t>Explain</w:t>
      </w:r>
      <w:r w:rsidR="00CF0667">
        <w:rPr>
          <w:spacing w:val="-4"/>
          <w:sz w:val="28"/>
        </w:rPr>
        <w:t xml:space="preserve"> </w:t>
      </w:r>
      <w:r w:rsidR="00CF0667">
        <w:rPr>
          <w:sz w:val="28"/>
        </w:rPr>
        <w:t>System.out.println(</w:t>
      </w:r>
      <w:proofErr w:type="gramStart"/>
      <w:r w:rsidR="00CF0667">
        <w:rPr>
          <w:sz w:val="28"/>
        </w:rPr>
        <w:t>)</w:t>
      </w:r>
      <w:r w:rsidR="003E1026">
        <w:rPr>
          <w:sz w:val="28"/>
        </w:rPr>
        <w:t>?</w:t>
      </w:r>
      <w:r w:rsidR="00CF0667">
        <w:rPr>
          <w:sz w:val="28"/>
        </w:rPr>
        <w:t>;</w:t>
      </w:r>
      <w:proofErr w:type="gramEnd"/>
      <w:r w:rsidR="00CF0667">
        <w:rPr>
          <w:spacing w:val="-4"/>
          <w:sz w:val="28"/>
        </w:rPr>
        <w:t xml:space="preserve"> </w:t>
      </w:r>
      <w:r w:rsidR="003E1026" w:rsidRPr="003E1026">
        <w:rPr>
          <w:b/>
          <w:bCs/>
          <w:sz w:val="28"/>
        </w:rPr>
        <w:t>ans:</w:t>
      </w:r>
      <w:r w:rsidR="00993939" w:rsidRPr="00993939">
        <w:rPr>
          <w:b/>
          <w:bCs/>
          <w:noProof/>
          <w:sz w:val="28"/>
        </w:rPr>
        <w:t xml:space="preserve"> </w:t>
      </w:r>
      <w:r w:rsidR="00993939">
        <w:rPr>
          <w:b/>
          <w:bCs/>
          <w:noProof/>
          <w:sz w:val="28"/>
        </w:rPr>
        <w:drawing>
          <wp:inline distT="0" distB="0" distL="0" distR="0" wp14:anchorId="39CD2F23" wp14:editId="0F961D05">
            <wp:extent cx="5822950" cy="314833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2950" cy="3148330"/>
                    </a:xfrm>
                    <a:prstGeom prst="rect">
                      <a:avLst/>
                    </a:prstGeom>
                    <a:noFill/>
                    <a:ln>
                      <a:noFill/>
                    </a:ln>
                  </pic:spPr>
                </pic:pic>
              </a:graphicData>
            </a:graphic>
          </wp:inline>
        </w:drawing>
      </w:r>
    </w:p>
    <w:p w14:paraId="71C65D64" w14:textId="10FF188E" w:rsidR="00594048" w:rsidRDefault="00CF0667">
      <w:pPr>
        <w:pStyle w:val="ListParagraph"/>
        <w:numPr>
          <w:ilvl w:val="0"/>
          <w:numId w:val="2"/>
        </w:numPr>
        <w:tabs>
          <w:tab w:val="left" w:pos="461"/>
        </w:tabs>
        <w:ind w:hanging="361"/>
        <w:rPr>
          <w:sz w:val="28"/>
        </w:rPr>
      </w:pPr>
      <w:r>
        <w:rPr>
          <w:sz w:val="28"/>
        </w:rPr>
        <w:t>Difference</w:t>
      </w:r>
      <w:r>
        <w:rPr>
          <w:spacing w:val="-4"/>
          <w:sz w:val="28"/>
        </w:rPr>
        <w:t xml:space="preserve"> </w:t>
      </w:r>
      <w:r>
        <w:rPr>
          <w:sz w:val="28"/>
        </w:rPr>
        <w:t>between</w:t>
      </w:r>
      <w:r>
        <w:rPr>
          <w:spacing w:val="-2"/>
          <w:sz w:val="28"/>
        </w:rPr>
        <w:t xml:space="preserve"> </w:t>
      </w:r>
      <w:proofErr w:type="gramStart"/>
      <w:r>
        <w:rPr>
          <w:sz w:val="28"/>
        </w:rPr>
        <w:t>Static</w:t>
      </w:r>
      <w:r>
        <w:rPr>
          <w:spacing w:val="-1"/>
          <w:sz w:val="28"/>
        </w:rPr>
        <w:t xml:space="preserve"> </w:t>
      </w:r>
      <w:r>
        <w:rPr>
          <w:sz w:val="28"/>
        </w:rPr>
        <w:t>,</w:t>
      </w:r>
      <w:proofErr w:type="gramEnd"/>
      <w:r>
        <w:rPr>
          <w:spacing w:val="-3"/>
          <w:sz w:val="28"/>
        </w:rPr>
        <w:t xml:space="preserve"> </w:t>
      </w:r>
      <w:r>
        <w:rPr>
          <w:sz w:val="28"/>
        </w:rPr>
        <w:t>Non</w:t>
      </w:r>
      <w:r>
        <w:rPr>
          <w:spacing w:val="2"/>
          <w:sz w:val="28"/>
        </w:rPr>
        <w:t xml:space="preserve"> </w:t>
      </w:r>
      <w:r>
        <w:rPr>
          <w:sz w:val="28"/>
        </w:rPr>
        <w:t>–</w:t>
      </w:r>
      <w:r>
        <w:rPr>
          <w:spacing w:val="-3"/>
          <w:sz w:val="28"/>
        </w:rPr>
        <w:t xml:space="preserve"> </w:t>
      </w:r>
      <w:r>
        <w:rPr>
          <w:sz w:val="28"/>
        </w:rPr>
        <w:t>static</w:t>
      </w:r>
      <w:r>
        <w:rPr>
          <w:spacing w:val="-2"/>
          <w:sz w:val="28"/>
        </w:rPr>
        <w:t xml:space="preserve"> </w:t>
      </w:r>
      <w:r>
        <w:rPr>
          <w:sz w:val="28"/>
        </w:rPr>
        <w:t>,</w:t>
      </w:r>
      <w:r>
        <w:rPr>
          <w:spacing w:val="-3"/>
          <w:sz w:val="28"/>
        </w:rPr>
        <w:t xml:space="preserve"> </w:t>
      </w:r>
      <w:r>
        <w:rPr>
          <w:sz w:val="28"/>
        </w:rPr>
        <w:t>Local</w:t>
      </w:r>
      <w:r>
        <w:rPr>
          <w:spacing w:val="-2"/>
          <w:sz w:val="28"/>
        </w:rPr>
        <w:t xml:space="preserve"> </w:t>
      </w:r>
      <w:r>
        <w:rPr>
          <w:sz w:val="28"/>
        </w:rPr>
        <w:t>variables</w:t>
      </w:r>
      <w:r>
        <w:rPr>
          <w:spacing w:val="-2"/>
          <w:sz w:val="28"/>
        </w:rPr>
        <w:t xml:space="preserve"> </w:t>
      </w:r>
      <w:r>
        <w:rPr>
          <w:sz w:val="28"/>
        </w:rPr>
        <w:t>?</w:t>
      </w:r>
      <w:r w:rsidR="003E1026" w:rsidRPr="003E1026">
        <w:rPr>
          <w:b/>
          <w:bCs/>
          <w:sz w:val="28"/>
        </w:rPr>
        <w:t>ans:</w:t>
      </w:r>
      <w:r w:rsidR="00FC4D01">
        <w:rPr>
          <w:b/>
          <w:bCs/>
          <w:noProof/>
          <w:sz w:val="28"/>
        </w:rPr>
        <w:lastRenderedPageBreak/>
        <w:drawing>
          <wp:inline distT="0" distB="0" distL="0" distR="0" wp14:anchorId="3780D319" wp14:editId="2AB23099">
            <wp:extent cx="5829300" cy="3781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9300" cy="3781425"/>
                    </a:xfrm>
                    <a:prstGeom prst="rect">
                      <a:avLst/>
                    </a:prstGeom>
                    <a:noFill/>
                    <a:ln>
                      <a:noFill/>
                    </a:ln>
                  </pic:spPr>
                </pic:pic>
              </a:graphicData>
            </a:graphic>
          </wp:inline>
        </w:drawing>
      </w:r>
    </w:p>
    <w:p w14:paraId="61F9BEDC" w14:textId="37D25A0B" w:rsidR="00594048" w:rsidRDefault="00CF0667">
      <w:pPr>
        <w:pStyle w:val="ListParagraph"/>
        <w:numPr>
          <w:ilvl w:val="0"/>
          <w:numId w:val="2"/>
        </w:numPr>
        <w:tabs>
          <w:tab w:val="left" w:pos="461"/>
        </w:tabs>
        <w:spacing w:before="25"/>
        <w:ind w:hanging="361"/>
        <w:rPr>
          <w:sz w:val="28"/>
        </w:rPr>
      </w:pPr>
      <w:r>
        <w:rPr>
          <w:sz w:val="28"/>
        </w:rPr>
        <w:t>Difference</w:t>
      </w:r>
      <w:r>
        <w:rPr>
          <w:spacing w:val="-3"/>
          <w:sz w:val="28"/>
        </w:rPr>
        <w:t xml:space="preserve"> </w:t>
      </w:r>
      <w:r>
        <w:rPr>
          <w:sz w:val="28"/>
        </w:rPr>
        <w:t>between</w:t>
      </w:r>
      <w:r>
        <w:rPr>
          <w:spacing w:val="-2"/>
          <w:sz w:val="28"/>
        </w:rPr>
        <w:t xml:space="preserve"> </w:t>
      </w:r>
      <w:r>
        <w:rPr>
          <w:sz w:val="28"/>
        </w:rPr>
        <w:t>JDK</w:t>
      </w:r>
      <w:r>
        <w:rPr>
          <w:spacing w:val="60"/>
          <w:sz w:val="28"/>
        </w:rPr>
        <w:t xml:space="preserve"> </w:t>
      </w:r>
      <w:r>
        <w:rPr>
          <w:sz w:val="28"/>
        </w:rPr>
        <w:t>and</w:t>
      </w:r>
      <w:r>
        <w:rPr>
          <w:spacing w:val="60"/>
          <w:sz w:val="28"/>
        </w:rPr>
        <w:t xml:space="preserve"> </w:t>
      </w:r>
      <w:proofErr w:type="gramStart"/>
      <w:r>
        <w:rPr>
          <w:sz w:val="28"/>
        </w:rPr>
        <w:t>JRE</w:t>
      </w:r>
      <w:r>
        <w:rPr>
          <w:spacing w:val="-2"/>
          <w:sz w:val="28"/>
        </w:rPr>
        <w:t xml:space="preserve"> </w:t>
      </w:r>
      <w:r>
        <w:rPr>
          <w:sz w:val="28"/>
        </w:rPr>
        <w:t>?</w:t>
      </w:r>
      <w:proofErr w:type="gramEnd"/>
      <w:r w:rsidR="00DD2C93" w:rsidRPr="00DD2C93">
        <w:t xml:space="preserve"> </w:t>
      </w:r>
      <w:r w:rsidR="00DD2C93">
        <w:rPr>
          <w:noProof/>
        </w:rPr>
        <w:lastRenderedPageBreak/>
        <w:drawing>
          <wp:inline distT="0" distB="0" distL="0" distR="0" wp14:anchorId="6A89E0FC" wp14:editId="088A2C4E">
            <wp:extent cx="5080635" cy="6567805"/>
            <wp:effectExtent l="0" t="0" r="571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0635" cy="6567805"/>
                    </a:xfrm>
                    <a:prstGeom prst="rect">
                      <a:avLst/>
                    </a:prstGeom>
                    <a:noFill/>
                    <a:ln>
                      <a:noFill/>
                    </a:ln>
                  </pic:spPr>
                </pic:pic>
              </a:graphicData>
            </a:graphic>
          </wp:inline>
        </w:drawing>
      </w:r>
    </w:p>
    <w:p w14:paraId="451BEFBD" w14:textId="34E0CB54" w:rsidR="00594048" w:rsidRDefault="00CF0667">
      <w:pPr>
        <w:pStyle w:val="ListParagraph"/>
        <w:numPr>
          <w:ilvl w:val="0"/>
          <w:numId w:val="2"/>
        </w:numPr>
        <w:tabs>
          <w:tab w:val="left" w:pos="461"/>
        </w:tabs>
        <w:ind w:hanging="361"/>
        <w:rPr>
          <w:sz w:val="28"/>
        </w:rPr>
      </w:pPr>
      <w:r>
        <w:rPr>
          <w:sz w:val="28"/>
        </w:rPr>
        <w:t>What</w:t>
      </w:r>
      <w:r>
        <w:rPr>
          <w:spacing w:val="-2"/>
          <w:sz w:val="28"/>
        </w:rPr>
        <w:t xml:space="preserve"> </w:t>
      </w:r>
      <w:r>
        <w:rPr>
          <w:sz w:val="28"/>
        </w:rPr>
        <w:t>is</w:t>
      </w:r>
      <w:r>
        <w:rPr>
          <w:spacing w:val="-1"/>
          <w:sz w:val="28"/>
        </w:rPr>
        <w:t xml:space="preserve"> </w:t>
      </w:r>
      <w:r>
        <w:rPr>
          <w:b/>
          <w:color w:val="6F2F9F"/>
          <w:sz w:val="28"/>
        </w:rPr>
        <w:t>var</w:t>
      </w:r>
      <w:r>
        <w:rPr>
          <w:b/>
          <w:color w:val="6F2F9F"/>
          <w:spacing w:val="-1"/>
          <w:sz w:val="28"/>
        </w:rPr>
        <w:t xml:space="preserve"> </w:t>
      </w:r>
      <w:proofErr w:type="gramStart"/>
      <w:r>
        <w:rPr>
          <w:sz w:val="28"/>
        </w:rPr>
        <w:t>type</w:t>
      </w:r>
      <w:r>
        <w:rPr>
          <w:spacing w:val="-2"/>
          <w:sz w:val="28"/>
        </w:rPr>
        <w:t xml:space="preserve"> </w:t>
      </w:r>
      <w:r>
        <w:rPr>
          <w:sz w:val="28"/>
        </w:rPr>
        <w:t>?</w:t>
      </w:r>
      <w:proofErr w:type="gramEnd"/>
    </w:p>
    <w:p w14:paraId="0196B655" w14:textId="57259A84" w:rsidR="00CE0872" w:rsidRPr="00CE0872" w:rsidRDefault="00785200" w:rsidP="00CE0872">
      <w:pPr>
        <w:pStyle w:val="ListParagraph"/>
        <w:tabs>
          <w:tab w:val="left" w:pos="461"/>
        </w:tabs>
        <w:ind w:left="460" w:firstLine="0"/>
        <w:rPr>
          <w:sz w:val="28"/>
        </w:rPr>
      </w:pPr>
      <w:r>
        <w:rPr>
          <w:sz w:val="28"/>
        </w:rPr>
        <w:t xml:space="preserve">It was introduced in version 10 of the </w:t>
      </w:r>
      <w:proofErr w:type="gramStart"/>
      <w:r>
        <w:rPr>
          <w:sz w:val="28"/>
        </w:rPr>
        <w:t>java.if</w:t>
      </w:r>
      <w:proofErr w:type="gramEnd"/>
      <w:r>
        <w:rPr>
          <w:sz w:val="28"/>
        </w:rPr>
        <w:t xml:space="preserve"> a variable is declared as var it means we can store any kind of value in it.var type allocates the data type to the  variable dynamically  depending on the value we are storing in it.a variable with var type can not be static and non static.it can only be local variable.method argument can not be of the type var.var is not a keyword in java so we can use var as a variable name.</w:t>
      </w:r>
    </w:p>
    <w:p w14:paraId="5BC8FC20" w14:textId="6AEF838D" w:rsidR="00594048" w:rsidRDefault="00CF0667">
      <w:pPr>
        <w:pStyle w:val="ListParagraph"/>
        <w:numPr>
          <w:ilvl w:val="0"/>
          <w:numId w:val="2"/>
        </w:numPr>
        <w:tabs>
          <w:tab w:val="left" w:pos="461"/>
        </w:tabs>
        <w:ind w:hanging="361"/>
        <w:rPr>
          <w:sz w:val="28"/>
        </w:rPr>
      </w:pPr>
      <w:r>
        <w:rPr>
          <w:sz w:val="28"/>
        </w:rPr>
        <w:t>Explain</w:t>
      </w:r>
      <w:r>
        <w:rPr>
          <w:spacing w:val="-2"/>
          <w:sz w:val="28"/>
        </w:rPr>
        <w:t xml:space="preserve"> </w:t>
      </w:r>
      <w:r>
        <w:rPr>
          <w:sz w:val="28"/>
        </w:rPr>
        <w:t>about</w:t>
      </w:r>
      <w:r>
        <w:rPr>
          <w:spacing w:val="-4"/>
          <w:sz w:val="28"/>
        </w:rPr>
        <w:t xml:space="preserve"> </w:t>
      </w:r>
      <w:proofErr w:type="gramStart"/>
      <w:r>
        <w:rPr>
          <w:sz w:val="28"/>
        </w:rPr>
        <w:t>Constructors</w:t>
      </w:r>
      <w:r>
        <w:rPr>
          <w:spacing w:val="-1"/>
          <w:sz w:val="28"/>
        </w:rPr>
        <w:t xml:space="preserve"> </w:t>
      </w:r>
      <w:r>
        <w:rPr>
          <w:sz w:val="28"/>
        </w:rPr>
        <w:t>?</w:t>
      </w:r>
      <w:proofErr w:type="gramEnd"/>
    </w:p>
    <w:p w14:paraId="558F2FC4" w14:textId="58556745" w:rsidR="00785200" w:rsidRDefault="00785200" w:rsidP="00785200">
      <w:pPr>
        <w:pStyle w:val="ListParagraph"/>
        <w:tabs>
          <w:tab w:val="left" w:pos="461"/>
        </w:tabs>
        <w:ind w:left="460" w:firstLine="0"/>
        <w:rPr>
          <w:sz w:val="28"/>
        </w:rPr>
      </w:pPr>
      <w:r>
        <w:rPr>
          <w:sz w:val="28"/>
        </w:rPr>
        <w:t xml:space="preserve">A constructor should have same name as that of the </w:t>
      </w:r>
      <w:proofErr w:type="gramStart"/>
      <w:r>
        <w:rPr>
          <w:sz w:val="28"/>
        </w:rPr>
        <w:t>class.whenever</w:t>
      </w:r>
      <w:proofErr w:type="gramEnd"/>
      <w:r>
        <w:rPr>
          <w:sz w:val="28"/>
        </w:rPr>
        <w:t xml:space="preserve"> we create an object constructor will be called automatically.</w:t>
      </w:r>
      <w:r w:rsidR="00AD6D0C">
        <w:rPr>
          <w:sz w:val="28"/>
        </w:rPr>
        <w:t xml:space="preserve">constructor should </w:t>
      </w:r>
      <w:r w:rsidR="00AD6D0C">
        <w:rPr>
          <w:sz w:val="28"/>
        </w:rPr>
        <w:lastRenderedPageBreak/>
        <w:t>not be written in the main .constructor does not have any data type.it is permantely void.constructor will never get inherited.</w:t>
      </w:r>
    </w:p>
    <w:p w14:paraId="5F67984F" w14:textId="77777777" w:rsidR="00AD6D0C" w:rsidRDefault="00AD6D0C" w:rsidP="00785200">
      <w:pPr>
        <w:pStyle w:val="ListParagraph"/>
        <w:tabs>
          <w:tab w:val="left" w:pos="461"/>
        </w:tabs>
        <w:ind w:left="460" w:firstLine="0"/>
        <w:rPr>
          <w:sz w:val="28"/>
        </w:rPr>
      </w:pPr>
    </w:p>
    <w:p w14:paraId="487D48FE" w14:textId="244AEB2A" w:rsidR="00594048" w:rsidRDefault="00CF0667">
      <w:pPr>
        <w:pStyle w:val="ListParagraph"/>
        <w:numPr>
          <w:ilvl w:val="0"/>
          <w:numId w:val="2"/>
        </w:numPr>
        <w:tabs>
          <w:tab w:val="left" w:pos="461"/>
        </w:tabs>
        <w:spacing w:before="25" w:line="259" w:lineRule="auto"/>
        <w:ind w:right="752"/>
        <w:rPr>
          <w:sz w:val="28"/>
        </w:rPr>
      </w:pPr>
      <w:r>
        <w:rPr>
          <w:sz w:val="28"/>
        </w:rPr>
        <w:t>Explain</w:t>
      </w:r>
      <w:r>
        <w:rPr>
          <w:spacing w:val="-3"/>
          <w:sz w:val="28"/>
        </w:rPr>
        <w:t xml:space="preserve"> </w:t>
      </w:r>
      <w:r>
        <w:rPr>
          <w:sz w:val="28"/>
        </w:rPr>
        <w:t>about</w:t>
      </w:r>
      <w:r>
        <w:rPr>
          <w:spacing w:val="-5"/>
          <w:sz w:val="28"/>
        </w:rPr>
        <w:t xml:space="preserve"> </w:t>
      </w:r>
      <w:r>
        <w:rPr>
          <w:sz w:val="28"/>
        </w:rPr>
        <w:t>Constructor</w:t>
      </w:r>
      <w:r>
        <w:rPr>
          <w:spacing w:val="-3"/>
          <w:sz w:val="28"/>
        </w:rPr>
        <w:t xml:space="preserve"> </w:t>
      </w:r>
      <w:proofErr w:type="gramStart"/>
      <w:r>
        <w:rPr>
          <w:sz w:val="28"/>
        </w:rPr>
        <w:t>overloading</w:t>
      </w:r>
      <w:r>
        <w:rPr>
          <w:spacing w:val="-5"/>
          <w:sz w:val="28"/>
        </w:rPr>
        <w:t xml:space="preserve"> </w:t>
      </w:r>
      <w:r>
        <w:rPr>
          <w:sz w:val="28"/>
        </w:rPr>
        <w:t>,</w:t>
      </w:r>
      <w:proofErr w:type="gramEnd"/>
      <w:r>
        <w:rPr>
          <w:spacing w:val="-5"/>
          <w:sz w:val="28"/>
        </w:rPr>
        <w:t xml:space="preserve"> </w:t>
      </w:r>
      <w:r>
        <w:rPr>
          <w:sz w:val="28"/>
        </w:rPr>
        <w:t>Constructor</w:t>
      </w:r>
      <w:r>
        <w:rPr>
          <w:spacing w:val="-3"/>
          <w:sz w:val="28"/>
        </w:rPr>
        <w:t xml:space="preserve"> </w:t>
      </w:r>
      <w:r>
        <w:rPr>
          <w:sz w:val="28"/>
        </w:rPr>
        <w:t>chaining</w:t>
      </w:r>
      <w:r>
        <w:rPr>
          <w:spacing w:val="-5"/>
          <w:sz w:val="28"/>
        </w:rPr>
        <w:t xml:space="preserve"> </w:t>
      </w:r>
      <w:r>
        <w:rPr>
          <w:sz w:val="28"/>
        </w:rPr>
        <w:t>,</w:t>
      </w:r>
      <w:r>
        <w:rPr>
          <w:spacing w:val="-5"/>
          <w:sz w:val="28"/>
        </w:rPr>
        <w:t xml:space="preserve"> </w:t>
      </w:r>
      <w:r>
        <w:rPr>
          <w:sz w:val="28"/>
        </w:rPr>
        <w:t>Default</w:t>
      </w:r>
      <w:r>
        <w:rPr>
          <w:spacing w:val="-60"/>
          <w:sz w:val="28"/>
        </w:rPr>
        <w:t xml:space="preserve"> </w:t>
      </w:r>
      <w:r>
        <w:rPr>
          <w:sz w:val="28"/>
        </w:rPr>
        <w:t>Constructor</w:t>
      </w:r>
      <w:r>
        <w:rPr>
          <w:spacing w:val="-1"/>
          <w:sz w:val="28"/>
        </w:rPr>
        <w:t xml:space="preserve"> </w:t>
      </w:r>
      <w:r>
        <w:rPr>
          <w:sz w:val="28"/>
        </w:rPr>
        <w:t>?</w:t>
      </w:r>
    </w:p>
    <w:p w14:paraId="692C6347" w14:textId="580B1636" w:rsidR="00AD6D0C" w:rsidRDefault="00AD6D0C" w:rsidP="00AD6D0C">
      <w:pPr>
        <w:pStyle w:val="ListParagraph"/>
        <w:tabs>
          <w:tab w:val="left" w:pos="461"/>
        </w:tabs>
        <w:spacing w:before="25" w:line="259" w:lineRule="auto"/>
        <w:ind w:left="460" w:right="752" w:firstLine="0"/>
        <w:rPr>
          <w:sz w:val="28"/>
        </w:rPr>
      </w:pPr>
      <w:r>
        <w:rPr>
          <w:sz w:val="28"/>
        </w:rPr>
        <w:t xml:space="preserve">CONSTRUCTOR </w:t>
      </w:r>
      <w:proofErr w:type="gramStart"/>
      <w:r>
        <w:rPr>
          <w:sz w:val="28"/>
        </w:rPr>
        <w:t>OVERLOADING:In</w:t>
      </w:r>
      <w:proofErr w:type="gramEnd"/>
      <w:r>
        <w:rPr>
          <w:sz w:val="28"/>
        </w:rPr>
        <w:t xml:space="preserve"> constructor overloading we create more than one constructor in the same class with  different no of argument /different types of argument .</w:t>
      </w:r>
    </w:p>
    <w:p w14:paraId="3C5FFB25" w14:textId="76B86DF7" w:rsidR="00AD6D0C" w:rsidRDefault="00AD6D0C" w:rsidP="00AD6D0C">
      <w:pPr>
        <w:pStyle w:val="ListParagraph"/>
        <w:tabs>
          <w:tab w:val="left" w:pos="461"/>
        </w:tabs>
        <w:spacing w:before="25" w:line="259" w:lineRule="auto"/>
        <w:ind w:left="460" w:right="752" w:firstLine="0"/>
        <w:rPr>
          <w:sz w:val="28"/>
        </w:rPr>
      </w:pPr>
      <w:r>
        <w:rPr>
          <w:sz w:val="28"/>
        </w:rPr>
        <w:t xml:space="preserve">CONSTRUCTOR </w:t>
      </w:r>
      <w:proofErr w:type="gramStart"/>
      <w:r>
        <w:rPr>
          <w:sz w:val="28"/>
        </w:rPr>
        <w:t>CHAINING:When</w:t>
      </w:r>
      <w:proofErr w:type="gramEnd"/>
      <w:r>
        <w:rPr>
          <w:sz w:val="28"/>
        </w:rPr>
        <w:t xml:space="preserve"> we call one constructor from another constructor then it forms a flow of chain </w:t>
      </w:r>
      <w:r w:rsidR="001C5BB1">
        <w:rPr>
          <w:sz w:val="28"/>
        </w:rPr>
        <w:t>like structure that chainig is know as constructor chaining.</w:t>
      </w:r>
    </w:p>
    <w:p w14:paraId="1C5F9B10" w14:textId="63BF6210" w:rsidR="001C5BB1" w:rsidRDefault="001C5BB1" w:rsidP="00AD6D0C">
      <w:pPr>
        <w:pStyle w:val="ListParagraph"/>
        <w:tabs>
          <w:tab w:val="left" w:pos="461"/>
        </w:tabs>
        <w:spacing w:before="25" w:line="259" w:lineRule="auto"/>
        <w:ind w:left="460" w:right="752" w:firstLine="0"/>
        <w:rPr>
          <w:sz w:val="28"/>
        </w:rPr>
      </w:pPr>
      <w:r>
        <w:rPr>
          <w:sz w:val="28"/>
        </w:rPr>
        <w:t xml:space="preserve">DEFAULT </w:t>
      </w:r>
      <w:proofErr w:type="gramStart"/>
      <w:r>
        <w:rPr>
          <w:sz w:val="28"/>
        </w:rPr>
        <w:t>CONSTRUCTOR:When</w:t>
      </w:r>
      <w:proofErr w:type="gramEnd"/>
      <w:r>
        <w:rPr>
          <w:sz w:val="28"/>
        </w:rPr>
        <w:t xml:space="preserve"> we do not create a constructor then during compilation in dot class file automatically with no arguments,empty body constructors is created and this constructor is called as default constructors .</w:t>
      </w:r>
    </w:p>
    <w:p w14:paraId="4021FC1E" w14:textId="08BF9845" w:rsidR="001C5BB1" w:rsidRDefault="001C5BB1" w:rsidP="00AD6D0C">
      <w:pPr>
        <w:pStyle w:val="ListParagraph"/>
        <w:tabs>
          <w:tab w:val="left" w:pos="461"/>
        </w:tabs>
        <w:spacing w:before="25" w:line="259" w:lineRule="auto"/>
        <w:ind w:left="460" w:right="752" w:firstLine="0"/>
        <w:rPr>
          <w:sz w:val="28"/>
        </w:rPr>
      </w:pPr>
      <w:r>
        <w:rPr>
          <w:sz w:val="28"/>
        </w:rPr>
        <w:t>When an object with value is created then as a programmer explicitly we have to create matching constructor In the class.</w:t>
      </w:r>
    </w:p>
    <w:p w14:paraId="3A35E1BC" w14:textId="77777777" w:rsidR="00AD6D0C" w:rsidRDefault="00AD6D0C" w:rsidP="00AD6D0C">
      <w:pPr>
        <w:pStyle w:val="ListParagraph"/>
        <w:tabs>
          <w:tab w:val="left" w:pos="461"/>
        </w:tabs>
        <w:spacing w:before="25" w:line="259" w:lineRule="auto"/>
        <w:ind w:left="460" w:right="752" w:firstLine="0"/>
        <w:rPr>
          <w:sz w:val="28"/>
        </w:rPr>
      </w:pPr>
    </w:p>
    <w:p w14:paraId="09660B4C" w14:textId="3941452A" w:rsidR="00594048" w:rsidRDefault="00CF0667">
      <w:pPr>
        <w:pStyle w:val="ListParagraph"/>
        <w:numPr>
          <w:ilvl w:val="0"/>
          <w:numId w:val="2"/>
        </w:numPr>
        <w:tabs>
          <w:tab w:val="left" w:pos="461"/>
        </w:tabs>
        <w:spacing w:before="2"/>
        <w:ind w:hanging="361"/>
        <w:rPr>
          <w:sz w:val="28"/>
        </w:rPr>
      </w:pPr>
      <w:r>
        <w:rPr>
          <w:sz w:val="28"/>
        </w:rPr>
        <w:t>What</w:t>
      </w:r>
      <w:r>
        <w:rPr>
          <w:spacing w:val="-2"/>
          <w:sz w:val="28"/>
        </w:rPr>
        <w:t xml:space="preserve"> </w:t>
      </w:r>
      <w:r>
        <w:rPr>
          <w:sz w:val="28"/>
        </w:rPr>
        <w:t>is</w:t>
      </w:r>
      <w:r>
        <w:rPr>
          <w:spacing w:val="-1"/>
          <w:sz w:val="28"/>
        </w:rPr>
        <w:t xml:space="preserve"> </w:t>
      </w:r>
      <w:r>
        <w:rPr>
          <w:b/>
          <w:color w:val="6F2F9F"/>
          <w:sz w:val="28"/>
        </w:rPr>
        <w:t>this</w:t>
      </w:r>
      <w:r>
        <w:rPr>
          <w:b/>
          <w:color w:val="6F2F9F"/>
          <w:spacing w:val="-1"/>
          <w:sz w:val="28"/>
        </w:rPr>
        <w:t xml:space="preserve"> </w:t>
      </w:r>
      <w:r>
        <w:rPr>
          <w:sz w:val="28"/>
        </w:rPr>
        <w:t>keyword</w:t>
      </w:r>
      <w:r>
        <w:rPr>
          <w:spacing w:val="-2"/>
          <w:sz w:val="28"/>
        </w:rPr>
        <w:t xml:space="preserve"> </w:t>
      </w:r>
      <w:r>
        <w:rPr>
          <w:sz w:val="28"/>
        </w:rPr>
        <w:t>?</w:t>
      </w:r>
    </w:p>
    <w:p w14:paraId="18073BA5" w14:textId="1CFFC883" w:rsidR="001C5BB1" w:rsidRDefault="00E820D5" w:rsidP="001C5BB1">
      <w:pPr>
        <w:pStyle w:val="ListParagraph"/>
        <w:tabs>
          <w:tab w:val="left" w:pos="461"/>
        </w:tabs>
        <w:spacing w:before="2"/>
        <w:ind w:left="460" w:firstLine="0"/>
        <w:rPr>
          <w:sz w:val="28"/>
        </w:rPr>
      </w:pPr>
      <w:r>
        <w:rPr>
          <w:sz w:val="28"/>
        </w:rPr>
        <w:t>This is a special reference variable that automatically get created.this keyword points to the current object running in the program.using this keyword we can access non static variables.it can not access local variables.this can not be used in the static method so this cannot be run inside the main.using this() we can call constructors and this calling should be happen from another constructor and always should be a very first statement.</w:t>
      </w:r>
    </w:p>
    <w:p w14:paraId="1BBC011D" w14:textId="77777777" w:rsidR="00E820D5" w:rsidRDefault="00E820D5" w:rsidP="001C5BB1">
      <w:pPr>
        <w:pStyle w:val="ListParagraph"/>
        <w:tabs>
          <w:tab w:val="left" w:pos="461"/>
        </w:tabs>
        <w:spacing w:before="2"/>
        <w:ind w:left="460" w:firstLine="0"/>
        <w:rPr>
          <w:sz w:val="28"/>
        </w:rPr>
      </w:pPr>
    </w:p>
    <w:p w14:paraId="2ACC1FFA" w14:textId="16837FDE" w:rsidR="00594048" w:rsidRDefault="00CF0667">
      <w:pPr>
        <w:pStyle w:val="ListParagraph"/>
        <w:numPr>
          <w:ilvl w:val="0"/>
          <w:numId w:val="2"/>
        </w:numPr>
        <w:tabs>
          <w:tab w:val="left" w:pos="461"/>
        </w:tabs>
        <w:spacing w:before="25"/>
        <w:ind w:hanging="361"/>
        <w:rPr>
          <w:sz w:val="28"/>
        </w:rPr>
      </w:pPr>
      <w:r>
        <w:rPr>
          <w:sz w:val="28"/>
        </w:rPr>
        <w:t>What</w:t>
      </w:r>
      <w:r>
        <w:rPr>
          <w:spacing w:val="-3"/>
          <w:sz w:val="28"/>
        </w:rPr>
        <w:t xml:space="preserve"> </w:t>
      </w:r>
      <w:r>
        <w:rPr>
          <w:sz w:val="28"/>
        </w:rPr>
        <w:t>is</w:t>
      </w:r>
      <w:r>
        <w:rPr>
          <w:spacing w:val="-1"/>
          <w:sz w:val="28"/>
        </w:rPr>
        <w:t xml:space="preserve"> </w:t>
      </w:r>
      <w:r>
        <w:rPr>
          <w:b/>
          <w:color w:val="6F2F9F"/>
          <w:sz w:val="28"/>
        </w:rPr>
        <w:t>super</w:t>
      </w:r>
      <w:r>
        <w:rPr>
          <w:b/>
          <w:color w:val="6F2F9F"/>
          <w:spacing w:val="-2"/>
          <w:sz w:val="28"/>
        </w:rPr>
        <w:t xml:space="preserve"> </w:t>
      </w:r>
      <w:r>
        <w:rPr>
          <w:sz w:val="28"/>
        </w:rPr>
        <w:t>keyword ?</w:t>
      </w:r>
    </w:p>
    <w:p w14:paraId="4DCD2251" w14:textId="7861A084" w:rsidR="00E820D5" w:rsidRDefault="008A3022" w:rsidP="00E820D5">
      <w:pPr>
        <w:pStyle w:val="ListParagraph"/>
        <w:tabs>
          <w:tab w:val="left" w:pos="461"/>
        </w:tabs>
        <w:spacing w:before="25"/>
        <w:ind w:left="460" w:firstLine="0"/>
        <w:rPr>
          <w:sz w:val="28"/>
        </w:rPr>
      </w:pPr>
      <w:r>
        <w:rPr>
          <w:sz w:val="28"/>
        </w:rPr>
        <w:t xml:space="preserve">Using super keyword we can access the members of the parent class .inheritance must for the super keyword.using super keyword we can access static and non static members both.super keyword can not be used inside static context/method.using super keyword we can call constructor of the parent class but then we should use super keyword in child class constructor and it should be very first </w:t>
      </w:r>
      <w:r w:rsidR="00171A21">
        <w:rPr>
          <w:sz w:val="28"/>
        </w:rPr>
        <w:t xml:space="preserve">statement.if we don’t keep super keyword inside child class constructor then compiler will automatically place the super keyword such that it can call only no argument constructor of parent class.super keyword is not automatically kept when there are only constructors with argument in parent class .we can not use this keyword and super keyword in the same constructor to call another constructor .as </w:t>
      </w:r>
      <w:r w:rsidR="00171A21">
        <w:rPr>
          <w:sz w:val="28"/>
        </w:rPr>
        <w:lastRenderedPageBreak/>
        <w:t>either of the stmnt becomes second stmnt then we will get the error.</w:t>
      </w:r>
    </w:p>
    <w:p w14:paraId="5457ED1A" w14:textId="77777777" w:rsidR="00171A21" w:rsidRDefault="00171A21" w:rsidP="00E820D5">
      <w:pPr>
        <w:pStyle w:val="ListParagraph"/>
        <w:tabs>
          <w:tab w:val="left" w:pos="461"/>
        </w:tabs>
        <w:spacing w:before="25"/>
        <w:ind w:left="460" w:firstLine="0"/>
        <w:rPr>
          <w:sz w:val="28"/>
        </w:rPr>
      </w:pPr>
    </w:p>
    <w:p w14:paraId="73F38A97" w14:textId="5436F358" w:rsidR="00594048" w:rsidRDefault="00543B4E" w:rsidP="00543B4E">
      <w:pPr>
        <w:pStyle w:val="ListParagraph"/>
        <w:tabs>
          <w:tab w:val="left" w:pos="1180"/>
          <w:tab w:val="left" w:pos="1181"/>
        </w:tabs>
        <w:spacing w:line="259" w:lineRule="auto"/>
        <w:ind w:left="460" w:right="1152" w:firstLine="0"/>
        <w:rPr>
          <w:sz w:val="28"/>
        </w:rPr>
      </w:pPr>
      <w:r>
        <w:rPr>
          <w:sz w:val="28"/>
        </w:rPr>
        <w:t>10)</w:t>
      </w:r>
      <w:r w:rsidR="00CF0667">
        <w:rPr>
          <w:sz w:val="28"/>
        </w:rPr>
        <w:t>Explain about OOPS concept ? (Inheritance , Polymorphism ,</w:t>
      </w:r>
      <w:r w:rsidR="00CF0667">
        <w:rPr>
          <w:spacing w:val="-61"/>
          <w:sz w:val="28"/>
        </w:rPr>
        <w:t xml:space="preserve"> </w:t>
      </w:r>
      <w:r w:rsidR="00CF0667">
        <w:rPr>
          <w:sz w:val="28"/>
        </w:rPr>
        <w:t>Abstraction</w:t>
      </w:r>
      <w:r w:rsidR="00CF0667">
        <w:rPr>
          <w:spacing w:val="-1"/>
          <w:sz w:val="28"/>
        </w:rPr>
        <w:t xml:space="preserve"> </w:t>
      </w:r>
      <w:r w:rsidR="00CF0667">
        <w:rPr>
          <w:sz w:val="28"/>
        </w:rPr>
        <w:t>,</w:t>
      </w:r>
      <w:r w:rsidR="00CF0667">
        <w:rPr>
          <w:spacing w:val="-2"/>
          <w:sz w:val="28"/>
        </w:rPr>
        <w:t xml:space="preserve"> </w:t>
      </w:r>
      <w:r w:rsidR="00CF0667">
        <w:rPr>
          <w:sz w:val="28"/>
        </w:rPr>
        <w:t>Encapsulation</w:t>
      </w:r>
      <w:r w:rsidR="00CF0667">
        <w:rPr>
          <w:spacing w:val="1"/>
          <w:sz w:val="28"/>
        </w:rPr>
        <w:t xml:space="preserve"> </w:t>
      </w:r>
      <w:r w:rsidR="00CF0667">
        <w:rPr>
          <w:sz w:val="28"/>
        </w:rPr>
        <w:t>)</w:t>
      </w:r>
    </w:p>
    <w:p w14:paraId="639360F2" w14:textId="4C243DB9" w:rsidR="00C549B2" w:rsidRDefault="00961110" w:rsidP="00C549B2">
      <w:pPr>
        <w:pStyle w:val="ListParagraph"/>
        <w:tabs>
          <w:tab w:val="left" w:pos="1180"/>
          <w:tab w:val="left" w:pos="1181"/>
        </w:tabs>
        <w:spacing w:line="259" w:lineRule="auto"/>
        <w:ind w:left="460" w:right="1152" w:firstLine="0"/>
        <w:rPr>
          <w:sz w:val="28"/>
        </w:rPr>
      </w:pPr>
      <w:r>
        <w:rPr>
          <w:sz w:val="28"/>
        </w:rPr>
        <w:t>INHERITANCE:</w:t>
      </w:r>
      <w:r w:rsidR="00A14483">
        <w:rPr>
          <w:sz w:val="28"/>
        </w:rPr>
        <w:t>H</w:t>
      </w:r>
      <w:r>
        <w:rPr>
          <w:sz w:val="28"/>
        </w:rPr>
        <w:t xml:space="preserve">ere we inherit the non-static members of parent class to </w:t>
      </w:r>
      <w:r w:rsidR="00A14483">
        <w:rPr>
          <w:sz w:val="28"/>
        </w:rPr>
        <w:t>child class with an intension of reusing it.static members do not get inheritant but the they give us the feel of inheritance by converting the statement.</w:t>
      </w:r>
    </w:p>
    <w:p w14:paraId="2560B8FA" w14:textId="57359333" w:rsidR="00A14483" w:rsidRDefault="00A14483" w:rsidP="00C549B2">
      <w:pPr>
        <w:pStyle w:val="ListParagraph"/>
        <w:tabs>
          <w:tab w:val="left" w:pos="1180"/>
          <w:tab w:val="left" w:pos="1181"/>
        </w:tabs>
        <w:spacing w:line="259" w:lineRule="auto"/>
        <w:ind w:left="460" w:right="1152" w:firstLine="0"/>
        <w:rPr>
          <w:sz w:val="28"/>
        </w:rPr>
      </w:pPr>
      <w:r>
        <w:rPr>
          <w:sz w:val="28"/>
        </w:rPr>
        <w:t xml:space="preserve">JAVA DOESN’T SUPPORT MULTIPLE INHERITANCE </w:t>
      </w:r>
      <w:r w:rsidR="0028703B">
        <w:rPr>
          <w:sz w:val="28"/>
        </w:rPr>
        <w:t>AT CLASS LEVEL IT SUPPORT MULTIPLE INHERITANCE AT INTERFACE LEVEL.</w:t>
      </w:r>
    </w:p>
    <w:p w14:paraId="755D1EF6" w14:textId="5C4A47E7" w:rsidR="00A14483" w:rsidRDefault="00A14483" w:rsidP="00C549B2">
      <w:pPr>
        <w:pStyle w:val="ListParagraph"/>
        <w:tabs>
          <w:tab w:val="left" w:pos="1180"/>
          <w:tab w:val="left" w:pos="1181"/>
        </w:tabs>
        <w:spacing w:line="259" w:lineRule="auto"/>
        <w:ind w:left="460" w:right="1152" w:firstLine="0"/>
        <w:rPr>
          <w:sz w:val="28"/>
        </w:rPr>
      </w:pPr>
      <w:r>
        <w:rPr>
          <w:sz w:val="28"/>
        </w:rPr>
        <w:t>POLIMORPHISM:</w:t>
      </w:r>
      <w:r w:rsidR="0028703B">
        <w:rPr>
          <w:sz w:val="28"/>
        </w:rPr>
        <w:t>polymorphism is one of the pillor of oops concept .</w:t>
      </w:r>
    </w:p>
    <w:p w14:paraId="28B53FD6" w14:textId="73E75AB9" w:rsidR="0028703B" w:rsidRDefault="0028703B" w:rsidP="0028703B">
      <w:pPr>
        <w:pStyle w:val="ListParagraph"/>
        <w:numPr>
          <w:ilvl w:val="0"/>
          <w:numId w:val="7"/>
        </w:numPr>
        <w:tabs>
          <w:tab w:val="left" w:pos="1180"/>
          <w:tab w:val="left" w:pos="1181"/>
        </w:tabs>
        <w:spacing w:line="259" w:lineRule="auto"/>
        <w:ind w:right="1152"/>
        <w:rPr>
          <w:sz w:val="28"/>
        </w:rPr>
      </w:pPr>
      <w:r>
        <w:rPr>
          <w:sz w:val="28"/>
        </w:rPr>
        <w:t xml:space="preserve">Polymorphism </w:t>
      </w:r>
      <w:r w:rsidR="006002BB">
        <w:rPr>
          <w:sz w:val="28"/>
        </w:rPr>
        <w:t>in java is a concept by which we can perform a sigle action in different ways so polymorphism means many forms (developing a feature such that it can take more than one form)</w:t>
      </w:r>
    </w:p>
    <w:p w14:paraId="0D906305" w14:textId="5B54D318" w:rsidR="00207E3B" w:rsidRDefault="00207E3B" w:rsidP="00207E3B">
      <w:pPr>
        <w:pStyle w:val="ListParagraph"/>
        <w:tabs>
          <w:tab w:val="left" w:pos="1180"/>
          <w:tab w:val="left" w:pos="1181"/>
        </w:tabs>
        <w:spacing w:line="259" w:lineRule="auto"/>
        <w:ind w:right="1152" w:firstLine="0"/>
        <w:rPr>
          <w:sz w:val="28"/>
        </w:rPr>
      </w:pPr>
      <w:r>
        <w:rPr>
          <w:sz w:val="28"/>
        </w:rPr>
        <w:t>There are 2 types of polymorphism</w:t>
      </w:r>
    </w:p>
    <w:p w14:paraId="379BDE3F" w14:textId="77777777" w:rsidR="00207E3B" w:rsidRDefault="00207E3B" w:rsidP="00207E3B">
      <w:pPr>
        <w:pStyle w:val="ListParagraph"/>
        <w:tabs>
          <w:tab w:val="left" w:pos="1180"/>
          <w:tab w:val="left" w:pos="1181"/>
        </w:tabs>
        <w:spacing w:line="259" w:lineRule="auto"/>
        <w:ind w:right="1152" w:firstLine="0"/>
        <w:rPr>
          <w:sz w:val="28"/>
        </w:rPr>
      </w:pPr>
      <w:r>
        <w:rPr>
          <w:sz w:val="28"/>
        </w:rPr>
        <w:t>1.Overriding    2.overloading</w:t>
      </w:r>
    </w:p>
    <w:p w14:paraId="60332984" w14:textId="79712620" w:rsidR="00207E3B" w:rsidRDefault="00207E3B" w:rsidP="00207E3B">
      <w:pPr>
        <w:pStyle w:val="ListParagraph"/>
        <w:numPr>
          <w:ilvl w:val="0"/>
          <w:numId w:val="7"/>
        </w:numPr>
        <w:tabs>
          <w:tab w:val="left" w:pos="1180"/>
          <w:tab w:val="left" w:pos="1181"/>
        </w:tabs>
        <w:spacing w:line="259" w:lineRule="auto"/>
        <w:ind w:right="1152"/>
        <w:rPr>
          <w:sz w:val="28"/>
        </w:rPr>
      </w:pPr>
      <w:r>
        <w:rPr>
          <w:sz w:val="28"/>
        </w:rPr>
        <w:t>OVERRIDING:here we inherit a method and the modify the logic of inherited method in the child class by once again creating the method in the child class with some signature.</w:t>
      </w:r>
    </w:p>
    <w:p w14:paraId="227ED5A1" w14:textId="477337E4" w:rsidR="00413F7D" w:rsidRDefault="00413F7D" w:rsidP="00413F7D">
      <w:pPr>
        <w:pStyle w:val="ListParagraph"/>
        <w:tabs>
          <w:tab w:val="left" w:pos="1180"/>
          <w:tab w:val="left" w:pos="1181"/>
        </w:tabs>
        <w:spacing w:line="259" w:lineRule="auto"/>
        <w:ind w:right="1152" w:firstLine="0"/>
        <w:rPr>
          <w:sz w:val="28"/>
        </w:rPr>
      </w:pPr>
    </w:p>
    <w:p w14:paraId="059220E9" w14:textId="14870A4D" w:rsidR="00413F7D" w:rsidRDefault="00413F7D" w:rsidP="00413F7D">
      <w:pPr>
        <w:pStyle w:val="ListParagraph"/>
        <w:numPr>
          <w:ilvl w:val="0"/>
          <w:numId w:val="7"/>
        </w:numPr>
        <w:tabs>
          <w:tab w:val="left" w:pos="1180"/>
          <w:tab w:val="left" w:pos="1181"/>
        </w:tabs>
        <w:spacing w:line="259" w:lineRule="auto"/>
        <w:ind w:right="1152"/>
        <w:rPr>
          <w:sz w:val="28"/>
        </w:rPr>
      </w:pPr>
      <w:r>
        <w:rPr>
          <w:sz w:val="28"/>
        </w:rPr>
        <w:t>OVERLOADING:here we create more than one method with the same name in the same class with different no of arguments or different types of argument.</w:t>
      </w:r>
    </w:p>
    <w:p w14:paraId="5479B865" w14:textId="77777777" w:rsidR="00ED07EB" w:rsidRPr="00ED07EB" w:rsidRDefault="00ED07EB" w:rsidP="00ED07EB">
      <w:pPr>
        <w:pStyle w:val="ListParagraph"/>
        <w:rPr>
          <w:sz w:val="28"/>
        </w:rPr>
      </w:pPr>
    </w:p>
    <w:p w14:paraId="1BA2ED63" w14:textId="65EA364D" w:rsidR="00ED07EB" w:rsidRDefault="00ED07EB" w:rsidP="00ED07EB">
      <w:pPr>
        <w:tabs>
          <w:tab w:val="left" w:pos="1180"/>
          <w:tab w:val="left" w:pos="1181"/>
        </w:tabs>
        <w:spacing w:line="259" w:lineRule="auto"/>
        <w:ind w:right="1152"/>
        <w:rPr>
          <w:sz w:val="28"/>
        </w:rPr>
      </w:pPr>
      <w:r>
        <w:rPr>
          <w:sz w:val="28"/>
        </w:rPr>
        <w:t>ABSTRACTION:In abstraction we hide implementation details and this can be done in java by using interfaces and abstract class.</w:t>
      </w:r>
    </w:p>
    <w:p w14:paraId="653225A0" w14:textId="0C4084FA" w:rsidR="00ED07EB" w:rsidRPr="00ED07EB" w:rsidRDefault="00ED07EB" w:rsidP="00ED07EB">
      <w:pPr>
        <w:tabs>
          <w:tab w:val="left" w:pos="1180"/>
          <w:tab w:val="left" w:pos="1181"/>
        </w:tabs>
        <w:spacing w:line="259" w:lineRule="auto"/>
        <w:ind w:right="1152"/>
        <w:rPr>
          <w:sz w:val="28"/>
        </w:rPr>
      </w:pPr>
      <w:r>
        <w:rPr>
          <w:sz w:val="28"/>
        </w:rPr>
        <w:t>ENCAPSULATION :Encapsulation refers to bundling of the data with the methods that operate on the data restricting direct access to the variable</w:t>
      </w:r>
      <w:r w:rsidR="003A398E">
        <w:rPr>
          <w:sz w:val="28"/>
        </w:rPr>
        <w:t>.here we make the variable private to restrict its direct access.publicly define “getters”and “setters” methods are created to access these variables indirectly.</w:t>
      </w:r>
    </w:p>
    <w:p w14:paraId="04981076" w14:textId="5B2249EA" w:rsidR="00355F3F" w:rsidRDefault="00CE0872" w:rsidP="00355F3F">
      <w:pPr>
        <w:tabs>
          <w:tab w:val="left" w:pos="1180"/>
          <w:tab w:val="left" w:pos="1181"/>
        </w:tabs>
        <w:spacing w:before="1"/>
        <w:rPr>
          <w:sz w:val="28"/>
        </w:rPr>
      </w:pPr>
      <w:r>
        <w:rPr>
          <w:sz w:val="28"/>
        </w:rPr>
        <w:t>11)</w:t>
      </w:r>
      <w:r w:rsidR="00CF0667" w:rsidRPr="00CE0872">
        <w:rPr>
          <w:sz w:val="28"/>
        </w:rPr>
        <w:t>Explain</w:t>
      </w:r>
      <w:r w:rsidR="00CF0667" w:rsidRPr="00CE0872">
        <w:rPr>
          <w:spacing w:val="-2"/>
          <w:sz w:val="28"/>
        </w:rPr>
        <w:t xml:space="preserve"> </w:t>
      </w:r>
      <w:r w:rsidR="00CF0667" w:rsidRPr="00CE0872">
        <w:rPr>
          <w:sz w:val="28"/>
        </w:rPr>
        <w:t>about</w:t>
      </w:r>
      <w:r w:rsidR="00CF0667" w:rsidRPr="00CE0872">
        <w:rPr>
          <w:spacing w:val="-3"/>
          <w:sz w:val="28"/>
        </w:rPr>
        <w:t xml:space="preserve"> </w:t>
      </w:r>
      <w:r w:rsidR="00CF0667" w:rsidRPr="00CE0872">
        <w:rPr>
          <w:sz w:val="28"/>
        </w:rPr>
        <w:t>Type</w:t>
      </w:r>
      <w:r w:rsidR="00CF0667" w:rsidRPr="00CE0872">
        <w:rPr>
          <w:spacing w:val="-3"/>
          <w:sz w:val="28"/>
        </w:rPr>
        <w:t xml:space="preserve"> </w:t>
      </w:r>
      <w:r w:rsidR="00CF0667" w:rsidRPr="00CE0872">
        <w:rPr>
          <w:sz w:val="28"/>
        </w:rPr>
        <w:t>casting</w:t>
      </w:r>
      <w:r w:rsidR="00CF0667" w:rsidRPr="00CE0872">
        <w:rPr>
          <w:spacing w:val="-3"/>
          <w:sz w:val="28"/>
        </w:rPr>
        <w:t xml:space="preserve"> </w:t>
      </w:r>
      <w:r w:rsidR="00CF0667" w:rsidRPr="00CE0872">
        <w:rPr>
          <w:sz w:val="28"/>
        </w:rPr>
        <w:t>and</w:t>
      </w:r>
      <w:r w:rsidR="00CF0667" w:rsidRPr="00CE0872">
        <w:rPr>
          <w:spacing w:val="-1"/>
          <w:sz w:val="28"/>
        </w:rPr>
        <w:t xml:space="preserve"> </w:t>
      </w:r>
      <w:r w:rsidR="00CF0667" w:rsidRPr="00CE0872">
        <w:rPr>
          <w:sz w:val="28"/>
        </w:rPr>
        <w:t>Class</w:t>
      </w:r>
      <w:r w:rsidR="00CF0667" w:rsidRPr="00CE0872">
        <w:rPr>
          <w:spacing w:val="-1"/>
          <w:sz w:val="28"/>
        </w:rPr>
        <w:t xml:space="preserve"> </w:t>
      </w:r>
      <w:r w:rsidR="00CF0667" w:rsidRPr="00CE0872">
        <w:rPr>
          <w:sz w:val="28"/>
        </w:rPr>
        <w:t>casting</w:t>
      </w:r>
      <w:r w:rsidR="00CF0667" w:rsidRPr="00CE0872">
        <w:rPr>
          <w:spacing w:val="-3"/>
          <w:sz w:val="28"/>
        </w:rPr>
        <w:t xml:space="preserve"> </w:t>
      </w:r>
      <w:r w:rsidR="00CF0667" w:rsidRPr="00CE0872">
        <w:rPr>
          <w:sz w:val="28"/>
        </w:rPr>
        <w:t>?</w:t>
      </w:r>
    </w:p>
    <w:p w14:paraId="4D7A72C5" w14:textId="77777777" w:rsidR="00543B4E" w:rsidRDefault="00543B4E" w:rsidP="00355F3F">
      <w:pPr>
        <w:tabs>
          <w:tab w:val="left" w:pos="1180"/>
          <w:tab w:val="left" w:pos="1181"/>
        </w:tabs>
        <w:spacing w:before="1"/>
        <w:rPr>
          <w:sz w:val="28"/>
        </w:rPr>
      </w:pPr>
    </w:p>
    <w:p w14:paraId="0CE634E0" w14:textId="4E0B8624" w:rsidR="00594048" w:rsidRPr="00355F3F" w:rsidRDefault="00355F3F" w:rsidP="00355F3F">
      <w:pPr>
        <w:tabs>
          <w:tab w:val="left" w:pos="1180"/>
          <w:tab w:val="left" w:pos="1181"/>
        </w:tabs>
        <w:spacing w:before="1"/>
        <w:rPr>
          <w:sz w:val="28"/>
        </w:rPr>
      </w:pPr>
      <w:r>
        <w:rPr>
          <w:sz w:val="28"/>
        </w:rPr>
        <w:t>12)</w:t>
      </w:r>
      <w:r w:rsidR="00CF0667" w:rsidRPr="00355F3F">
        <w:rPr>
          <w:b/>
          <w:bCs/>
          <w:sz w:val="28"/>
        </w:rPr>
        <w:t>What</w:t>
      </w:r>
      <w:r w:rsidR="00CF0667" w:rsidRPr="00355F3F">
        <w:rPr>
          <w:b/>
          <w:bCs/>
          <w:spacing w:val="-3"/>
          <w:sz w:val="28"/>
        </w:rPr>
        <w:t xml:space="preserve"> </w:t>
      </w:r>
      <w:r w:rsidR="00CF0667" w:rsidRPr="00355F3F">
        <w:rPr>
          <w:b/>
          <w:bCs/>
          <w:sz w:val="28"/>
        </w:rPr>
        <w:t>is</w:t>
      </w:r>
      <w:r w:rsidR="00CF0667" w:rsidRPr="00355F3F">
        <w:rPr>
          <w:b/>
          <w:bCs/>
          <w:spacing w:val="-1"/>
          <w:sz w:val="28"/>
        </w:rPr>
        <w:t xml:space="preserve"> </w:t>
      </w:r>
      <w:r w:rsidR="00CF0667" w:rsidRPr="00355F3F">
        <w:rPr>
          <w:b/>
          <w:bCs/>
          <w:sz w:val="28"/>
        </w:rPr>
        <w:t>run</w:t>
      </w:r>
      <w:r w:rsidR="00CF0667" w:rsidRPr="00355F3F">
        <w:rPr>
          <w:b/>
          <w:bCs/>
          <w:spacing w:val="-1"/>
          <w:sz w:val="28"/>
        </w:rPr>
        <w:t xml:space="preserve"> </w:t>
      </w:r>
      <w:r w:rsidR="00CF0667" w:rsidRPr="00355F3F">
        <w:rPr>
          <w:b/>
          <w:bCs/>
          <w:sz w:val="28"/>
        </w:rPr>
        <w:t>-</w:t>
      </w:r>
      <w:r w:rsidR="00CF0667" w:rsidRPr="00355F3F">
        <w:rPr>
          <w:b/>
          <w:bCs/>
          <w:spacing w:val="-2"/>
          <w:sz w:val="28"/>
        </w:rPr>
        <w:t xml:space="preserve"> </w:t>
      </w:r>
      <w:r w:rsidR="00CF0667" w:rsidRPr="00355F3F">
        <w:rPr>
          <w:b/>
          <w:bCs/>
          <w:sz w:val="28"/>
        </w:rPr>
        <w:t>time</w:t>
      </w:r>
      <w:r w:rsidR="00CF0667" w:rsidRPr="00355F3F">
        <w:rPr>
          <w:b/>
          <w:bCs/>
          <w:spacing w:val="-2"/>
          <w:sz w:val="28"/>
        </w:rPr>
        <w:t xml:space="preserve"> </w:t>
      </w:r>
      <w:r w:rsidR="00CF0667" w:rsidRPr="00355F3F">
        <w:rPr>
          <w:b/>
          <w:bCs/>
          <w:sz w:val="28"/>
        </w:rPr>
        <w:t>polymorphism</w:t>
      </w:r>
      <w:r w:rsidR="00CF0667" w:rsidRPr="00355F3F">
        <w:rPr>
          <w:b/>
          <w:bCs/>
          <w:spacing w:val="-2"/>
          <w:sz w:val="28"/>
        </w:rPr>
        <w:t xml:space="preserve"> </w:t>
      </w:r>
      <w:r w:rsidR="00CF0667" w:rsidRPr="00355F3F">
        <w:rPr>
          <w:b/>
          <w:bCs/>
          <w:sz w:val="28"/>
        </w:rPr>
        <w:t>?</w:t>
      </w:r>
      <w:r w:rsidR="009F3B3F" w:rsidRPr="00355F3F">
        <w:rPr>
          <w:b/>
          <w:bCs/>
          <w:sz w:val="28"/>
        </w:rPr>
        <w:t>( both over</w:t>
      </w:r>
      <w:r w:rsidR="003C2995" w:rsidRPr="00355F3F">
        <w:rPr>
          <w:b/>
          <w:bCs/>
          <w:sz w:val="28"/>
        </w:rPr>
        <w:t>rideing</w:t>
      </w:r>
      <w:r w:rsidR="009F3B3F" w:rsidRPr="00355F3F">
        <w:rPr>
          <w:b/>
          <w:bCs/>
          <w:sz w:val="28"/>
        </w:rPr>
        <w:t xml:space="preserve"> as well class casting </w:t>
      </w:r>
      <w:r w:rsidR="003C2995" w:rsidRPr="00355F3F">
        <w:rPr>
          <w:b/>
          <w:bCs/>
          <w:sz w:val="28"/>
        </w:rPr>
        <w:t>)</w:t>
      </w:r>
      <w:r w:rsidR="002A3A44" w:rsidRPr="00355F3F">
        <w:rPr>
          <w:b/>
          <w:bCs/>
          <w:sz w:val="28"/>
        </w:rPr>
        <w:t>ans:</w:t>
      </w:r>
      <w:r w:rsidR="002A3A44" w:rsidRPr="00355F3F">
        <w:rPr>
          <w:rFonts w:ascii="Arial" w:hAnsi="Arial" w:cs="Arial"/>
          <w:color w:val="202124"/>
          <w:shd w:val="clear" w:color="auto" w:fill="FFFFFF"/>
        </w:rPr>
        <w:t xml:space="preserve"> Run-Time Polymorphism: </w:t>
      </w:r>
      <w:r w:rsidR="002A3A44" w:rsidRPr="00355F3F">
        <w:rPr>
          <w:rFonts w:ascii="Arial" w:hAnsi="Arial" w:cs="Arial"/>
          <w:b/>
          <w:bCs/>
          <w:color w:val="202124"/>
          <w:shd w:val="clear" w:color="auto" w:fill="FFFFFF"/>
        </w:rPr>
        <w:t>Whenever an object is bound with the functionality at run time</w:t>
      </w:r>
      <w:r w:rsidR="002A3A44" w:rsidRPr="00355F3F">
        <w:rPr>
          <w:rFonts w:ascii="Arial" w:hAnsi="Arial" w:cs="Arial"/>
          <w:color w:val="202124"/>
          <w:shd w:val="clear" w:color="auto" w:fill="FFFFFF"/>
        </w:rPr>
        <w:t xml:space="preserve">, this is known as runtime polymorphism. The runtime polymorphism can be achieved by </w:t>
      </w:r>
      <w:r w:rsidR="002A3A44" w:rsidRPr="00355F3F">
        <w:rPr>
          <w:rFonts w:ascii="Arial" w:hAnsi="Arial" w:cs="Arial"/>
          <w:color w:val="202124"/>
          <w:shd w:val="clear" w:color="auto" w:fill="FFFFFF"/>
        </w:rPr>
        <w:lastRenderedPageBreak/>
        <w:t>method overriding. Java virtual machine determines the proper method to call at the runtime, not at the compile time.</w:t>
      </w:r>
    </w:p>
    <w:p w14:paraId="4C53F3FD" w14:textId="77777777" w:rsidR="00355F3F" w:rsidRPr="00F6618C" w:rsidRDefault="00355F3F" w:rsidP="00355F3F">
      <w:pPr>
        <w:pStyle w:val="ListParagraph"/>
        <w:tabs>
          <w:tab w:val="left" w:pos="1180"/>
          <w:tab w:val="left" w:pos="1181"/>
        </w:tabs>
        <w:spacing w:before="25"/>
        <w:ind w:firstLine="0"/>
        <w:rPr>
          <w:b/>
          <w:bCs/>
          <w:sz w:val="28"/>
        </w:rPr>
      </w:pPr>
    </w:p>
    <w:p w14:paraId="76871D3C" w14:textId="26F9EEF5" w:rsidR="00594048" w:rsidRDefault="00CF0667">
      <w:pPr>
        <w:pStyle w:val="ListParagraph"/>
        <w:numPr>
          <w:ilvl w:val="0"/>
          <w:numId w:val="2"/>
        </w:numPr>
        <w:tabs>
          <w:tab w:val="left" w:pos="1180"/>
          <w:tab w:val="left" w:pos="1181"/>
        </w:tabs>
        <w:ind w:left="1180" w:hanging="1081"/>
        <w:rPr>
          <w:sz w:val="28"/>
        </w:rPr>
      </w:pPr>
      <w:r>
        <w:rPr>
          <w:sz w:val="28"/>
        </w:rPr>
        <w:t>Explain</w:t>
      </w:r>
      <w:r>
        <w:rPr>
          <w:spacing w:val="-2"/>
          <w:sz w:val="28"/>
        </w:rPr>
        <w:t xml:space="preserve"> </w:t>
      </w:r>
      <w:r>
        <w:rPr>
          <w:sz w:val="28"/>
        </w:rPr>
        <w:t>about</w:t>
      </w:r>
      <w:r>
        <w:rPr>
          <w:spacing w:val="-4"/>
          <w:sz w:val="28"/>
        </w:rPr>
        <w:t xml:space="preserve"> </w:t>
      </w:r>
      <w:r>
        <w:rPr>
          <w:sz w:val="28"/>
        </w:rPr>
        <w:t>Interfaces</w:t>
      </w:r>
      <w:r>
        <w:rPr>
          <w:spacing w:val="-2"/>
          <w:sz w:val="28"/>
        </w:rPr>
        <w:t xml:space="preserve"> </w:t>
      </w:r>
      <w:r>
        <w:rPr>
          <w:sz w:val="28"/>
        </w:rPr>
        <w:t>?</w:t>
      </w:r>
    </w:p>
    <w:p w14:paraId="5D5105F1" w14:textId="10516157" w:rsidR="00BE76DD" w:rsidRDefault="00BE76DD" w:rsidP="00BE76DD">
      <w:pPr>
        <w:pStyle w:val="ListParagraph"/>
        <w:tabs>
          <w:tab w:val="left" w:pos="1180"/>
          <w:tab w:val="left" w:pos="1181"/>
        </w:tabs>
        <w:ind w:firstLine="0"/>
        <w:rPr>
          <w:sz w:val="28"/>
        </w:rPr>
      </w:pPr>
      <w:r>
        <w:rPr>
          <w:sz w:val="28"/>
        </w:rPr>
        <w:t>Interface consist of incomplete methods.it help us to achieve good designing of the program.in java interfaces support multiple inheritance.a class can implements more than one interface.we can use extends and implements together but extends is used first and then implements.every variable in the interface by default is static and final.</w:t>
      </w:r>
      <w:r w:rsidR="003F0F2C">
        <w:rPr>
          <w:sz w:val="28"/>
        </w:rPr>
        <w:t>an object for an interface cannot be created but the reference can be created.if we want to define the incomplete methods it is not mandatory to use abstract keyword.</w:t>
      </w:r>
      <w:r w:rsidR="008228E1" w:rsidRPr="008228E1">
        <w:rPr>
          <w:sz w:val="28"/>
        </w:rPr>
        <w:t xml:space="preserve"> </w:t>
      </w:r>
      <w:r w:rsidR="008228E1">
        <w:rPr>
          <w:sz w:val="28"/>
        </w:rPr>
        <w:t>Interfaces can also contain complete method using default keyword</w:t>
      </w:r>
    </w:p>
    <w:p w14:paraId="6D4B200F" w14:textId="77777777" w:rsidR="003F0F2C" w:rsidRDefault="003F0F2C" w:rsidP="00BE76DD">
      <w:pPr>
        <w:pStyle w:val="ListParagraph"/>
        <w:tabs>
          <w:tab w:val="left" w:pos="1180"/>
          <w:tab w:val="left" w:pos="1181"/>
        </w:tabs>
        <w:ind w:firstLine="0"/>
        <w:rPr>
          <w:sz w:val="28"/>
        </w:rPr>
      </w:pPr>
    </w:p>
    <w:p w14:paraId="387978EA" w14:textId="7619CA5E" w:rsidR="00594048" w:rsidRDefault="00CF0667">
      <w:pPr>
        <w:pStyle w:val="ListParagraph"/>
        <w:numPr>
          <w:ilvl w:val="0"/>
          <w:numId w:val="2"/>
        </w:numPr>
        <w:tabs>
          <w:tab w:val="left" w:pos="1180"/>
          <w:tab w:val="left" w:pos="1181"/>
        </w:tabs>
        <w:ind w:left="1180" w:hanging="1081"/>
        <w:rPr>
          <w:sz w:val="28"/>
        </w:rPr>
      </w:pPr>
      <w:r>
        <w:rPr>
          <w:sz w:val="28"/>
        </w:rPr>
        <w:t>Explain</w:t>
      </w:r>
      <w:r>
        <w:rPr>
          <w:spacing w:val="-1"/>
          <w:sz w:val="28"/>
        </w:rPr>
        <w:t xml:space="preserve"> </w:t>
      </w:r>
      <w:r>
        <w:rPr>
          <w:sz w:val="28"/>
        </w:rPr>
        <w:t>all</w:t>
      </w:r>
      <w:r>
        <w:rPr>
          <w:spacing w:val="-2"/>
          <w:sz w:val="28"/>
        </w:rPr>
        <w:t xml:space="preserve"> </w:t>
      </w:r>
      <w:r>
        <w:rPr>
          <w:sz w:val="28"/>
        </w:rPr>
        <w:t>access specifiers</w:t>
      </w:r>
      <w:r>
        <w:rPr>
          <w:spacing w:val="-1"/>
          <w:sz w:val="28"/>
        </w:rPr>
        <w:t xml:space="preserve"> </w:t>
      </w:r>
      <w:r>
        <w:rPr>
          <w:sz w:val="28"/>
        </w:rPr>
        <w:t>?</w:t>
      </w:r>
      <w:r>
        <w:rPr>
          <w:spacing w:val="-2"/>
          <w:sz w:val="28"/>
        </w:rPr>
        <w:t xml:space="preserve"> </w:t>
      </w:r>
      <w:r>
        <w:rPr>
          <w:sz w:val="28"/>
        </w:rPr>
        <w:t>(</w:t>
      </w:r>
      <w:r>
        <w:rPr>
          <w:spacing w:val="-1"/>
          <w:sz w:val="28"/>
        </w:rPr>
        <w:t xml:space="preserve"> </w:t>
      </w:r>
      <w:r>
        <w:rPr>
          <w:sz w:val="28"/>
        </w:rPr>
        <w:t>public</w:t>
      </w:r>
      <w:r>
        <w:rPr>
          <w:spacing w:val="-2"/>
          <w:sz w:val="28"/>
        </w:rPr>
        <w:t xml:space="preserve"> </w:t>
      </w:r>
      <w:r>
        <w:rPr>
          <w:sz w:val="28"/>
        </w:rPr>
        <w:t>,</w:t>
      </w:r>
      <w:r>
        <w:rPr>
          <w:spacing w:val="-2"/>
          <w:sz w:val="28"/>
        </w:rPr>
        <w:t xml:space="preserve"> </w:t>
      </w:r>
      <w:r>
        <w:rPr>
          <w:sz w:val="28"/>
        </w:rPr>
        <w:t>private</w:t>
      </w:r>
      <w:r>
        <w:rPr>
          <w:spacing w:val="-4"/>
          <w:sz w:val="28"/>
        </w:rPr>
        <w:t xml:space="preserve"> </w:t>
      </w:r>
      <w:r>
        <w:rPr>
          <w:sz w:val="28"/>
        </w:rPr>
        <w:t>,</w:t>
      </w:r>
      <w:r>
        <w:rPr>
          <w:spacing w:val="-2"/>
          <w:sz w:val="28"/>
        </w:rPr>
        <w:t xml:space="preserve"> </w:t>
      </w:r>
      <w:r>
        <w:rPr>
          <w:sz w:val="28"/>
        </w:rPr>
        <w:t>protected</w:t>
      </w:r>
      <w:r>
        <w:rPr>
          <w:spacing w:val="-1"/>
          <w:sz w:val="28"/>
        </w:rPr>
        <w:t xml:space="preserve"> </w:t>
      </w:r>
      <w:r>
        <w:rPr>
          <w:sz w:val="28"/>
        </w:rPr>
        <w:t>,</w:t>
      </w:r>
      <w:r>
        <w:rPr>
          <w:spacing w:val="-3"/>
          <w:sz w:val="28"/>
        </w:rPr>
        <w:t xml:space="preserve"> </w:t>
      </w:r>
      <w:r>
        <w:rPr>
          <w:sz w:val="28"/>
        </w:rPr>
        <w:t>default</w:t>
      </w:r>
      <w:r>
        <w:rPr>
          <w:spacing w:val="-1"/>
          <w:sz w:val="28"/>
        </w:rPr>
        <w:t xml:space="preserve"> </w:t>
      </w:r>
      <w:r>
        <w:rPr>
          <w:sz w:val="28"/>
        </w:rPr>
        <w:t>)</w:t>
      </w:r>
    </w:p>
    <w:p w14:paraId="56758024" w14:textId="156E95BD" w:rsidR="003F0F2C" w:rsidRDefault="003F0F2C" w:rsidP="003F0F2C">
      <w:pPr>
        <w:pStyle w:val="ListParagraph"/>
        <w:tabs>
          <w:tab w:val="left" w:pos="1180"/>
          <w:tab w:val="left" w:pos="1181"/>
        </w:tabs>
        <w:ind w:firstLine="0"/>
        <w:rPr>
          <w:sz w:val="28"/>
        </w:rPr>
      </w:pPr>
      <w:r w:rsidRPr="00C82C57">
        <w:rPr>
          <w:color w:val="FF0000"/>
          <w:sz w:val="28"/>
        </w:rPr>
        <w:t>Private</w:t>
      </w:r>
      <w:r>
        <w:rPr>
          <w:sz w:val="28"/>
        </w:rPr>
        <w:t xml:space="preserve">:if we make a </w:t>
      </w:r>
      <w:r w:rsidRPr="00C82C57">
        <w:rPr>
          <w:b/>
          <w:bCs/>
          <w:sz w:val="28"/>
        </w:rPr>
        <w:t>variable/method</w:t>
      </w:r>
      <w:r>
        <w:rPr>
          <w:sz w:val="28"/>
        </w:rPr>
        <w:t xml:space="preserve"> private then it can be accessed only in same class.if u make </w:t>
      </w:r>
      <w:r w:rsidRPr="003F0F2C">
        <w:rPr>
          <w:b/>
          <w:bCs/>
          <w:sz w:val="28"/>
        </w:rPr>
        <w:t>constructor</w:t>
      </w:r>
      <w:r>
        <w:rPr>
          <w:sz w:val="28"/>
        </w:rPr>
        <w:t xml:space="preserve"> private then its object can be created in same class only but not in different class,different package.</w:t>
      </w:r>
    </w:p>
    <w:p w14:paraId="057B45E3" w14:textId="77777777" w:rsidR="00C82C57" w:rsidRDefault="00C82C57" w:rsidP="003F0F2C">
      <w:pPr>
        <w:pStyle w:val="ListParagraph"/>
        <w:tabs>
          <w:tab w:val="left" w:pos="1180"/>
          <w:tab w:val="left" w:pos="1181"/>
        </w:tabs>
        <w:ind w:firstLine="0"/>
        <w:rPr>
          <w:sz w:val="28"/>
        </w:rPr>
      </w:pPr>
      <w:r>
        <w:rPr>
          <w:color w:val="FF0000"/>
          <w:sz w:val="28"/>
        </w:rPr>
        <w:t>Default</w:t>
      </w:r>
      <w:r w:rsidRPr="00C82C57">
        <w:rPr>
          <w:sz w:val="28"/>
        </w:rPr>
        <w:t xml:space="preserve">: </w:t>
      </w:r>
      <w:r>
        <w:rPr>
          <w:sz w:val="28"/>
        </w:rPr>
        <w:t xml:space="preserve">if we make a </w:t>
      </w:r>
      <w:r w:rsidRPr="00C82C57">
        <w:rPr>
          <w:b/>
          <w:bCs/>
          <w:sz w:val="28"/>
        </w:rPr>
        <w:t>variable/method</w:t>
      </w:r>
      <w:r>
        <w:rPr>
          <w:sz w:val="28"/>
        </w:rPr>
        <w:t xml:space="preserve"> default then it can be accessed only in same package but not in different package.if u make </w:t>
      </w:r>
      <w:r w:rsidRPr="003F0F2C">
        <w:rPr>
          <w:b/>
          <w:bCs/>
          <w:sz w:val="28"/>
        </w:rPr>
        <w:t>constructor</w:t>
      </w:r>
      <w:r>
        <w:rPr>
          <w:sz w:val="28"/>
        </w:rPr>
        <w:t xml:space="preserve"> default then its object can be created in same classs and in same package but not in different package.if we make a </w:t>
      </w:r>
      <w:r w:rsidRPr="00C82C57">
        <w:rPr>
          <w:b/>
          <w:bCs/>
          <w:sz w:val="28"/>
        </w:rPr>
        <w:t xml:space="preserve">class </w:t>
      </w:r>
      <w:r>
        <w:rPr>
          <w:sz w:val="28"/>
        </w:rPr>
        <w:t>.</w:t>
      </w:r>
    </w:p>
    <w:p w14:paraId="4E732749" w14:textId="6534BDC6" w:rsidR="00C82C57" w:rsidRDefault="00C82C57" w:rsidP="003F0F2C">
      <w:pPr>
        <w:pStyle w:val="ListParagraph"/>
        <w:tabs>
          <w:tab w:val="left" w:pos="1180"/>
          <w:tab w:val="left" w:pos="1181"/>
        </w:tabs>
        <w:ind w:firstLine="0"/>
        <w:rPr>
          <w:sz w:val="28"/>
        </w:rPr>
      </w:pPr>
      <w:r>
        <w:rPr>
          <w:sz w:val="28"/>
        </w:rPr>
        <w:t>default it can be access only in the same package.</w:t>
      </w:r>
    </w:p>
    <w:p w14:paraId="0FD5A312" w14:textId="5E97B550" w:rsidR="00C82C57" w:rsidRDefault="00C82C57" w:rsidP="00006A92">
      <w:pPr>
        <w:pStyle w:val="ListParagraph"/>
        <w:tabs>
          <w:tab w:val="left" w:pos="1180"/>
          <w:tab w:val="left" w:pos="1181"/>
        </w:tabs>
        <w:ind w:firstLine="0"/>
        <w:rPr>
          <w:sz w:val="28"/>
        </w:rPr>
      </w:pPr>
      <w:r>
        <w:rPr>
          <w:color w:val="FF0000"/>
          <w:sz w:val="28"/>
        </w:rPr>
        <w:t>Protected:</w:t>
      </w:r>
      <w:r w:rsidRPr="00C82C57">
        <w:rPr>
          <w:sz w:val="28"/>
        </w:rPr>
        <w:t xml:space="preserve"> </w:t>
      </w:r>
      <w:r>
        <w:rPr>
          <w:sz w:val="28"/>
        </w:rPr>
        <w:t xml:space="preserve">if we make a </w:t>
      </w:r>
      <w:r w:rsidRPr="00C82C57">
        <w:rPr>
          <w:b/>
          <w:bCs/>
          <w:sz w:val="28"/>
        </w:rPr>
        <w:t>variable/method</w:t>
      </w:r>
      <w:r>
        <w:rPr>
          <w:sz w:val="28"/>
        </w:rPr>
        <w:t xml:space="preserve"> protected then it can be accessed  in same package </w:t>
      </w:r>
      <w:r w:rsidR="00006A92">
        <w:rPr>
          <w:sz w:val="28"/>
        </w:rPr>
        <w:t xml:space="preserve">and </w:t>
      </w:r>
      <w:r>
        <w:rPr>
          <w:sz w:val="28"/>
        </w:rPr>
        <w:t>in different package</w:t>
      </w:r>
      <w:r w:rsidR="00006A92">
        <w:rPr>
          <w:sz w:val="28"/>
        </w:rPr>
        <w:t xml:space="preserve"> only through inheritance</w:t>
      </w:r>
      <w:r>
        <w:rPr>
          <w:sz w:val="28"/>
        </w:rPr>
        <w:t xml:space="preserve">.if u make </w:t>
      </w:r>
      <w:r w:rsidRPr="003F0F2C">
        <w:rPr>
          <w:b/>
          <w:bCs/>
          <w:sz w:val="28"/>
        </w:rPr>
        <w:t>constructor</w:t>
      </w:r>
      <w:r>
        <w:rPr>
          <w:sz w:val="28"/>
        </w:rPr>
        <w:t xml:space="preserve"> </w:t>
      </w:r>
      <w:r w:rsidR="00006A92">
        <w:rPr>
          <w:sz w:val="28"/>
        </w:rPr>
        <w:t>protected</w:t>
      </w:r>
      <w:r>
        <w:rPr>
          <w:sz w:val="28"/>
        </w:rPr>
        <w:t xml:space="preserve"> then its object can be created in same classs and in same package but not in different package.</w:t>
      </w:r>
    </w:p>
    <w:p w14:paraId="7D13A23D" w14:textId="3A79F7CC" w:rsidR="00006A92" w:rsidRPr="00006A92" w:rsidRDefault="00006A92" w:rsidP="00006A92">
      <w:pPr>
        <w:pStyle w:val="ListParagraph"/>
        <w:tabs>
          <w:tab w:val="left" w:pos="1180"/>
          <w:tab w:val="left" w:pos="1181"/>
        </w:tabs>
        <w:ind w:firstLine="0"/>
        <w:rPr>
          <w:sz w:val="28"/>
        </w:rPr>
      </w:pPr>
      <w:r>
        <w:rPr>
          <w:color w:val="FF0000"/>
          <w:sz w:val="28"/>
        </w:rPr>
        <w:t>Private:</w:t>
      </w:r>
      <w:r w:rsidRPr="00006A92">
        <w:rPr>
          <w:color w:val="FF0000"/>
          <w:sz w:val="28"/>
        </w:rPr>
        <w:t xml:space="preserve"> </w:t>
      </w:r>
      <w:r>
        <w:rPr>
          <w:color w:val="FF0000"/>
          <w:sz w:val="28"/>
        </w:rPr>
        <w:t>:</w:t>
      </w:r>
      <w:r w:rsidRPr="00C82C57">
        <w:rPr>
          <w:sz w:val="28"/>
        </w:rPr>
        <w:t xml:space="preserve"> </w:t>
      </w:r>
      <w:r>
        <w:rPr>
          <w:sz w:val="28"/>
        </w:rPr>
        <w:t xml:space="preserve">if we make a </w:t>
      </w:r>
      <w:r w:rsidRPr="00C82C57">
        <w:rPr>
          <w:b/>
          <w:bCs/>
          <w:sz w:val="28"/>
        </w:rPr>
        <w:t>variable/method</w:t>
      </w:r>
      <w:r>
        <w:rPr>
          <w:sz w:val="28"/>
        </w:rPr>
        <w:t xml:space="preserve"> private then it can be accessed  in same package and in different packag.if u make a class as public then it can be access in same package and in different package as well.if u make </w:t>
      </w:r>
      <w:r w:rsidRPr="003F0F2C">
        <w:rPr>
          <w:b/>
          <w:bCs/>
          <w:sz w:val="28"/>
        </w:rPr>
        <w:t>constructor</w:t>
      </w:r>
      <w:r>
        <w:rPr>
          <w:sz w:val="28"/>
        </w:rPr>
        <w:t xml:space="preserve"> private then its object can be created in same classs and in same package and in different package as well.</w:t>
      </w:r>
    </w:p>
    <w:p w14:paraId="33614A7E" w14:textId="11DD9C6B" w:rsidR="00C82C57" w:rsidRPr="00C82C57" w:rsidRDefault="00C82C57" w:rsidP="003F0F2C">
      <w:pPr>
        <w:pStyle w:val="ListParagraph"/>
        <w:tabs>
          <w:tab w:val="left" w:pos="1180"/>
          <w:tab w:val="left" w:pos="1181"/>
        </w:tabs>
        <w:ind w:firstLine="0"/>
        <w:rPr>
          <w:sz w:val="28"/>
        </w:rPr>
      </w:pPr>
    </w:p>
    <w:p w14:paraId="27207510" w14:textId="7424315C" w:rsidR="00594048" w:rsidRDefault="00CF0667">
      <w:pPr>
        <w:pStyle w:val="ListParagraph"/>
        <w:numPr>
          <w:ilvl w:val="0"/>
          <w:numId w:val="2"/>
        </w:numPr>
        <w:tabs>
          <w:tab w:val="left" w:pos="1180"/>
          <w:tab w:val="left" w:pos="1181"/>
        </w:tabs>
        <w:spacing w:before="26"/>
        <w:ind w:left="1180" w:hanging="1081"/>
        <w:rPr>
          <w:sz w:val="28"/>
        </w:rPr>
      </w:pPr>
      <w:r>
        <w:rPr>
          <w:sz w:val="28"/>
        </w:rPr>
        <w:t>What</w:t>
      </w:r>
      <w:r>
        <w:rPr>
          <w:spacing w:val="-3"/>
          <w:sz w:val="28"/>
        </w:rPr>
        <w:t xml:space="preserve"> </w:t>
      </w:r>
      <w:r>
        <w:rPr>
          <w:sz w:val="28"/>
        </w:rPr>
        <w:t>is final</w:t>
      </w:r>
      <w:r>
        <w:rPr>
          <w:spacing w:val="-2"/>
          <w:sz w:val="28"/>
        </w:rPr>
        <w:t xml:space="preserve"> </w:t>
      </w:r>
      <w:r>
        <w:rPr>
          <w:sz w:val="28"/>
        </w:rPr>
        <w:t>keyword ?</w:t>
      </w:r>
    </w:p>
    <w:p w14:paraId="2B8697F9" w14:textId="46D6E14C" w:rsidR="00006A92" w:rsidRDefault="00006A92" w:rsidP="00006A92">
      <w:pPr>
        <w:pStyle w:val="ListParagraph"/>
        <w:tabs>
          <w:tab w:val="left" w:pos="1180"/>
          <w:tab w:val="left" w:pos="1181"/>
        </w:tabs>
        <w:spacing w:before="26"/>
        <w:ind w:firstLine="0"/>
        <w:rPr>
          <w:sz w:val="28"/>
        </w:rPr>
      </w:pPr>
      <w:r>
        <w:rPr>
          <w:sz w:val="28"/>
        </w:rPr>
        <w:t>1.if we make a variable final then changing of the value is not allowed.</w:t>
      </w:r>
    </w:p>
    <w:p w14:paraId="3C8DF5E1" w14:textId="276B3D7B" w:rsidR="00006A92" w:rsidRDefault="00006A92" w:rsidP="00006A92">
      <w:pPr>
        <w:pStyle w:val="ListParagraph"/>
        <w:tabs>
          <w:tab w:val="left" w:pos="1180"/>
          <w:tab w:val="left" w:pos="1181"/>
        </w:tabs>
        <w:spacing w:before="26"/>
        <w:ind w:firstLine="0"/>
        <w:rPr>
          <w:sz w:val="28"/>
        </w:rPr>
      </w:pPr>
      <w:r>
        <w:rPr>
          <w:sz w:val="28"/>
        </w:rPr>
        <w:t>2.if we make a method as final then overriding of the method is not allowed.</w:t>
      </w:r>
    </w:p>
    <w:p w14:paraId="58226A2E" w14:textId="5C94DCBE" w:rsidR="00006A92" w:rsidRDefault="00006A92" w:rsidP="00006A92">
      <w:pPr>
        <w:pStyle w:val="ListParagraph"/>
        <w:tabs>
          <w:tab w:val="left" w:pos="1180"/>
          <w:tab w:val="left" w:pos="1181"/>
        </w:tabs>
        <w:spacing w:before="26"/>
        <w:ind w:firstLine="0"/>
        <w:rPr>
          <w:sz w:val="28"/>
        </w:rPr>
      </w:pPr>
      <w:r>
        <w:rPr>
          <w:sz w:val="28"/>
        </w:rPr>
        <w:t>3.</w:t>
      </w:r>
      <w:r w:rsidR="0045698E">
        <w:rPr>
          <w:sz w:val="28"/>
        </w:rPr>
        <w:t>if we make non-static/static final then initialization of the variable is mandatory.</w:t>
      </w:r>
    </w:p>
    <w:p w14:paraId="55E54588" w14:textId="592E6CAB" w:rsidR="0045698E" w:rsidRDefault="0045698E" w:rsidP="00006A92">
      <w:pPr>
        <w:pStyle w:val="ListParagraph"/>
        <w:tabs>
          <w:tab w:val="left" w:pos="1180"/>
          <w:tab w:val="left" w:pos="1181"/>
        </w:tabs>
        <w:spacing w:before="26"/>
        <w:ind w:firstLine="0"/>
        <w:rPr>
          <w:sz w:val="28"/>
        </w:rPr>
      </w:pPr>
      <w:r>
        <w:rPr>
          <w:sz w:val="28"/>
        </w:rPr>
        <w:lastRenderedPageBreak/>
        <w:t>4.if we make a class as final then inheritance of the class is not allowed.</w:t>
      </w:r>
    </w:p>
    <w:p w14:paraId="650BD308" w14:textId="77777777" w:rsidR="0045698E" w:rsidRDefault="0045698E" w:rsidP="00006A92">
      <w:pPr>
        <w:pStyle w:val="ListParagraph"/>
        <w:tabs>
          <w:tab w:val="left" w:pos="1180"/>
          <w:tab w:val="left" w:pos="1181"/>
        </w:tabs>
        <w:spacing w:before="26"/>
        <w:ind w:firstLine="0"/>
        <w:rPr>
          <w:sz w:val="28"/>
        </w:rPr>
      </w:pPr>
    </w:p>
    <w:p w14:paraId="2337A84D" w14:textId="42D384EE" w:rsidR="00594048" w:rsidRDefault="001C3DD3" w:rsidP="000D042C">
      <w:pPr>
        <w:pStyle w:val="ListParagraph"/>
        <w:tabs>
          <w:tab w:val="left" w:pos="1180"/>
          <w:tab w:val="left" w:pos="1181"/>
        </w:tabs>
        <w:spacing w:line="259" w:lineRule="auto"/>
        <w:ind w:left="460" w:right="686" w:firstLine="0"/>
        <w:rPr>
          <w:sz w:val="28"/>
        </w:rPr>
      </w:pPr>
      <w:r>
        <w:rPr>
          <w:noProof/>
        </w:rPr>
        <mc:AlternateContent>
          <mc:Choice Requires="wps">
            <w:drawing>
              <wp:anchor distT="0" distB="0" distL="114300" distR="114300" simplePos="0" relativeHeight="487448064" behindDoc="1" locked="0" layoutInCell="1" allowOverlap="1" wp14:anchorId="312D1146" wp14:editId="08C26C5F">
                <wp:simplePos x="0" y="0"/>
                <wp:positionH relativeFrom="page">
                  <wp:posOffset>3845560</wp:posOffset>
                </wp:positionH>
                <wp:positionV relativeFrom="paragraph">
                  <wp:posOffset>250825</wp:posOffset>
                </wp:positionV>
                <wp:extent cx="80645" cy="217805"/>
                <wp:effectExtent l="0" t="0" r="0" b="0"/>
                <wp:wrapNone/>
                <wp:docPr id="17" name="docshape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645" cy="217805"/>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77F0FB" id="docshape2" o:spid="_x0000_s1026" style="position:absolute;margin-left:302.8pt;margin-top:19.75pt;width:6.35pt;height:17.15pt;z-index:-1586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" fillcolor="red" stroked="f">
                <w10:wrap anchorx="page"/>
              </v:rect>
            </w:pict>
          </mc:Fallback>
        </mc:AlternateContent>
      </w:r>
      <w:r w:rsidR="000D042C">
        <w:rPr>
          <w:sz w:val="28"/>
        </w:rPr>
        <w:t>14)</w:t>
      </w:r>
      <w:r w:rsidR="00CF0667">
        <w:rPr>
          <w:sz w:val="28"/>
        </w:rPr>
        <w:t>Explain new features of Java 8 ?( default ,</w:t>
      </w:r>
      <w:r w:rsidR="00CF0667">
        <w:rPr>
          <w:spacing w:val="1"/>
          <w:sz w:val="28"/>
        </w:rPr>
        <w:t xml:space="preserve"> </w:t>
      </w:r>
      <w:r w:rsidR="00CF0667">
        <w:rPr>
          <w:sz w:val="28"/>
        </w:rPr>
        <w:t>functional interfaces ,</w:t>
      </w:r>
      <w:r w:rsidR="00CF0667">
        <w:rPr>
          <w:spacing w:val="-61"/>
          <w:sz w:val="28"/>
        </w:rPr>
        <w:t xml:space="preserve"> </w:t>
      </w:r>
      <w:r w:rsidR="00CF0667">
        <w:rPr>
          <w:sz w:val="28"/>
        </w:rPr>
        <w:t>lambda</w:t>
      </w:r>
      <w:r w:rsidR="00CF0667">
        <w:rPr>
          <w:spacing w:val="-1"/>
          <w:sz w:val="28"/>
        </w:rPr>
        <w:t xml:space="preserve"> </w:t>
      </w:r>
      <w:r w:rsidR="00CF0667">
        <w:rPr>
          <w:sz w:val="28"/>
        </w:rPr>
        <w:t>expressions</w:t>
      </w:r>
      <w:r w:rsidR="00CF0667">
        <w:rPr>
          <w:spacing w:val="-1"/>
          <w:sz w:val="28"/>
        </w:rPr>
        <w:t xml:space="preserve"> </w:t>
      </w:r>
      <w:r w:rsidR="00CF0667">
        <w:rPr>
          <w:sz w:val="28"/>
        </w:rPr>
        <w:t>,</w:t>
      </w:r>
      <w:r w:rsidR="00CF0667">
        <w:rPr>
          <w:spacing w:val="-2"/>
          <w:sz w:val="28"/>
        </w:rPr>
        <w:t xml:space="preserve"> </w:t>
      </w:r>
      <w:r w:rsidR="00CF0667">
        <w:rPr>
          <w:sz w:val="28"/>
        </w:rPr>
        <w:t>stream</w:t>
      </w:r>
      <w:r w:rsidR="00CF0667">
        <w:rPr>
          <w:spacing w:val="-3"/>
          <w:sz w:val="28"/>
        </w:rPr>
        <w:t xml:space="preserve"> </w:t>
      </w:r>
      <w:r w:rsidR="00CF0667">
        <w:rPr>
          <w:sz w:val="28"/>
        </w:rPr>
        <w:t>API ) ?</w:t>
      </w:r>
    </w:p>
    <w:p w14:paraId="479F7C59" w14:textId="77777777" w:rsidR="000D042C" w:rsidRDefault="000D042C" w:rsidP="000D042C">
      <w:pPr>
        <w:pStyle w:val="ListParagraph"/>
        <w:tabs>
          <w:tab w:val="left" w:pos="1180"/>
          <w:tab w:val="left" w:pos="1181"/>
        </w:tabs>
        <w:spacing w:line="259" w:lineRule="auto"/>
        <w:ind w:left="460" w:right="686" w:firstLine="0"/>
        <w:rPr>
          <w:sz w:val="28"/>
        </w:rPr>
      </w:pPr>
    </w:p>
    <w:p w14:paraId="049F869B" w14:textId="6C86B920" w:rsidR="0045698E" w:rsidRDefault="0045698E" w:rsidP="0045698E">
      <w:pPr>
        <w:pStyle w:val="ListParagraph"/>
        <w:tabs>
          <w:tab w:val="left" w:pos="1180"/>
          <w:tab w:val="left" w:pos="1181"/>
        </w:tabs>
        <w:spacing w:line="259" w:lineRule="auto"/>
        <w:ind w:left="460" w:right="686" w:firstLine="0"/>
        <w:rPr>
          <w:sz w:val="28"/>
        </w:rPr>
      </w:pPr>
      <w:r w:rsidRPr="0045698E">
        <w:rPr>
          <w:color w:val="FF0000"/>
          <w:sz w:val="28"/>
        </w:rPr>
        <w:t>Default keyword</w:t>
      </w:r>
      <w:r>
        <w:rPr>
          <w:sz w:val="28"/>
        </w:rPr>
        <w:t>:it was introduced in the version 8 of java.using default keyword we can create complete methods in an interface.</w:t>
      </w:r>
    </w:p>
    <w:p w14:paraId="0778ED33" w14:textId="77EA0E3F" w:rsidR="0045698E" w:rsidRDefault="0045698E" w:rsidP="0045698E">
      <w:pPr>
        <w:pStyle w:val="ListParagraph"/>
        <w:tabs>
          <w:tab w:val="left" w:pos="1180"/>
          <w:tab w:val="left" w:pos="1181"/>
        </w:tabs>
        <w:spacing w:line="259" w:lineRule="auto"/>
        <w:ind w:left="460" w:right="686" w:firstLine="0"/>
        <w:rPr>
          <w:sz w:val="28"/>
        </w:rPr>
      </w:pPr>
      <w:r>
        <w:rPr>
          <w:color w:val="FF0000"/>
          <w:sz w:val="28"/>
        </w:rPr>
        <w:t>Functional interface</w:t>
      </w:r>
      <w:r w:rsidRPr="0045698E">
        <w:rPr>
          <w:sz w:val="28"/>
        </w:rPr>
        <w:t>:</w:t>
      </w:r>
      <w:r>
        <w:rPr>
          <w:sz w:val="28"/>
        </w:rPr>
        <w:t>functional interface should consist of exactly one incomplete method/abstract method in it.functional interface can not have 0 abstract method.</w:t>
      </w:r>
      <w:r w:rsidR="008318EA">
        <w:rPr>
          <w:sz w:val="28"/>
        </w:rPr>
        <w:t>a functional interface should consist of exactly one incomplete method but can consist of any no of complete methods.</w:t>
      </w:r>
    </w:p>
    <w:p w14:paraId="69317B06" w14:textId="4F2E23E6" w:rsidR="008318EA" w:rsidRDefault="008318EA" w:rsidP="0045698E">
      <w:pPr>
        <w:pStyle w:val="ListParagraph"/>
        <w:tabs>
          <w:tab w:val="left" w:pos="1180"/>
          <w:tab w:val="left" w:pos="1181"/>
        </w:tabs>
        <w:spacing w:line="259" w:lineRule="auto"/>
        <w:ind w:left="460" w:right="686" w:firstLine="0"/>
        <w:rPr>
          <w:sz w:val="28"/>
        </w:rPr>
      </w:pPr>
      <w:r>
        <w:rPr>
          <w:color w:val="FF0000"/>
          <w:sz w:val="28"/>
        </w:rPr>
        <w:t>Lambda expressions</w:t>
      </w:r>
      <w:r w:rsidRPr="008318EA">
        <w:rPr>
          <w:sz w:val="28"/>
        </w:rPr>
        <w:t>:</w:t>
      </w:r>
      <w:r>
        <w:rPr>
          <w:sz w:val="28"/>
        </w:rPr>
        <w:t>it reduces no of lines of the code during development.it is applicable only on functional interface.it is the faster way to implement but it decreases the readability.because of lambda expressions java is known as functionl proframming language</w:t>
      </w:r>
    </w:p>
    <w:p w14:paraId="3823FF07" w14:textId="4313E9E7" w:rsidR="008318EA" w:rsidRDefault="008318EA" w:rsidP="0045698E">
      <w:pPr>
        <w:pStyle w:val="ListParagraph"/>
        <w:tabs>
          <w:tab w:val="left" w:pos="1180"/>
          <w:tab w:val="left" w:pos="1181"/>
        </w:tabs>
        <w:spacing w:line="259" w:lineRule="auto"/>
        <w:ind w:left="460" w:right="686" w:firstLine="0"/>
        <w:rPr>
          <w:sz w:val="28"/>
        </w:rPr>
      </w:pPr>
      <w:r>
        <w:rPr>
          <w:sz w:val="28"/>
        </w:rPr>
        <w:t>Non static members can be access without object creation by using lambda expressions which is functional thing.</w:t>
      </w:r>
    </w:p>
    <w:p w14:paraId="17D98444" w14:textId="77777777" w:rsidR="00BE136A" w:rsidRDefault="008318EA" w:rsidP="00BE136A">
      <w:pPr>
        <w:pStyle w:val="ListParagraph"/>
        <w:tabs>
          <w:tab w:val="left" w:pos="1180"/>
          <w:tab w:val="left" w:pos="1181"/>
        </w:tabs>
        <w:spacing w:line="259" w:lineRule="auto"/>
        <w:ind w:left="460" w:right="686" w:firstLine="0"/>
        <w:rPr>
          <w:sz w:val="28"/>
        </w:rPr>
      </w:pPr>
      <w:r>
        <w:rPr>
          <w:sz w:val="28"/>
        </w:rPr>
        <w:t>Syntax for lambda expressions:</w:t>
      </w:r>
      <w:r w:rsidR="00BE136A">
        <w:rPr>
          <w:sz w:val="28"/>
        </w:rPr>
        <w:t xml:space="preserve"> A a1=()-&gt;{      </w:t>
      </w:r>
      <w:r w:rsidR="00BE136A" w:rsidRPr="00BE136A">
        <w:rPr>
          <w:sz w:val="28"/>
        </w:rPr>
        <w:t>};</w:t>
      </w:r>
    </w:p>
    <w:p w14:paraId="0D9765D1" w14:textId="23AB9B93" w:rsidR="00CC625F" w:rsidRDefault="00CC625F" w:rsidP="00CC625F">
      <w:pPr>
        <w:pStyle w:val="ListParagraph"/>
        <w:tabs>
          <w:tab w:val="left" w:pos="1180"/>
          <w:tab w:val="left" w:pos="1181"/>
        </w:tabs>
        <w:spacing w:line="259" w:lineRule="auto"/>
        <w:ind w:left="460" w:right="686" w:firstLine="0"/>
        <w:rPr>
          <w:sz w:val="28"/>
        </w:rPr>
      </w:pPr>
      <w:r>
        <w:rPr>
          <w:rFonts w:ascii="Arial" w:hAnsi="Arial" w:cs="Arial"/>
          <w:color w:val="202124"/>
          <w:shd w:val="clear" w:color="auto" w:fill="FFFFFF"/>
        </w:rPr>
        <w:t>Lambda Expressions were added in Java 8. A lambda expression is </w:t>
      </w:r>
      <w:r>
        <w:rPr>
          <w:rFonts w:ascii="Arial" w:hAnsi="Arial" w:cs="Arial"/>
          <w:b/>
          <w:bCs/>
          <w:color w:val="202124"/>
          <w:shd w:val="clear" w:color="auto" w:fill="FFFFFF"/>
        </w:rPr>
        <w:t>a short block of code which takes in parameters and returns a value</w:t>
      </w:r>
      <w:r>
        <w:rPr>
          <w:rFonts w:ascii="Arial" w:hAnsi="Arial" w:cs="Arial"/>
          <w:color w:val="202124"/>
          <w:shd w:val="clear" w:color="auto" w:fill="FFFFFF"/>
        </w:rPr>
        <w:t>. Lambda expressions are similar to methods, but they do not need a name and they can be implemented right in the body of a method</w:t>
      </w:r>
    </w:p>
    <w:p w14:paraId="286D00DD" w14:textId="77777777" w:rsidR="00BE136A" w:rsidRDefault="00BE136A" w:rsidP="00BE136A">
      <w:pPr>
        <w:pStyle w:val="ListParagraph"/>
        <w:tabs>
          <w:tab w:val="left" w:pos="1180"/>
          <w:tab w:val="left" w:pos="1181"/>
        </w:tabs>
        <w:spacing w:line="259" w:lineRule="auto"/>
        <w:ind w:left="460" w:right="686" w:firstLine="0"/>
        <w:rPr>
          <w:sz w:val="28"/>
        </w:rPr>
      </w:pPr>
    </w:p>
    <w:p w14:paraId="2940625F" w14:textId="273B4A01" w:rsidR="00594048" w:rsidRDefault="00BE136A" w:rsidP="00BE136A">
      <w:pPr>
        <w:pStyle w:val="ListParagraph"/>
        <w:tabs>
          <w:tab w:val="left" w:pos="1180"/>
          <w:tab w:val="left" w:pos="1181"/>
        </w:tabs>
        <w:spacing w:line="259" w:lineRule="auto"/>
        <w:ind w:left="460" w:right="686" w:firstLine="0"/>
        <w:rPr>
          <w:sz w:val="28"/>
        </w:rPr>
      </w:pPr>
      <w:r>
        <w:rPr>
          <w:sz w:val="28"/>
        </w:rPr>
        <w:t>16)</w:t>
      </w:r>
      <w:r w:rsidR="00CF0667" w:rsidRPr="00BE136A">
        <w:rPr>
          <w:sz w:val="28"/>
        </w:rPr>
        <w:t>Explain</w:t>
      </w:r>
      <w:r w:rsidR="00CF0667" w:rsidRPr="00BE136A">
        <w:rPr>
          <w:spacing w:val="-2"/>
          <w:sz w:val="28"/>
        </w:rPr>
        <w:t xml:space="preserve"> </w:t>
      </w:r>
      <w:r w:rsidR="00CF0667" w:rsidRPr="00BE136A">
        <w:rPr>
          <w:sz w:val="28"/>
        </w:rPr>
        <w:t>about</w:t>
      </w:r>
      <w:r w:rsidR="00CF0667" w:rsidRPr="00BE136A">
        <w:rPr>
          <w:spacing w:val="-3"/>
          <w:sz w:val="28"/>
        </w:rPr>
        <w:t xml:space="preserve"> </w:t>
      </w:r>
      <w:r w:rsidR="00CF0667" w:rsidRPr="00BE136A">
        <w:rPr>
          <w:sz w:val="28"/>
        </w:rPr>
        <w:t>abstract</w:t>
      </w:r>
      <w:r w:rsidR="00CF0667" w:rsidRPr="00BE136A">
        <w:rPr>
          <w:spacing w:val="-3"/>
          <w:sz w:val="28"/>
        </w:rPr>
        <w:t xml:space="preserve"> </w:t>
      </w:r>
      <w:r w:rsidR="00CF0667" w:rsidRPr="00BE136A">
        <w:rPr>
          <w:sz w:val="28"/>
        </w:rPr>
        <w:t>class</w:t>
      </w:r>
      <w:r w:rsidR="00CF0667" w:rsidRPr="00BE136A">
        <w:rPr>
          <w:spacing w:val="-2"/>
          <w:sz w:val="28"/>
        </w:rPr>
        <w:t xml:space="preserve"> </w:t>
      </w:r>
      <w:r w:rsidR="00CF0667" w:rsidRPr="00BE136A">
        <w:rPr>
          <w:sz w:val="28"/>
        </w:rPr>
        <w:t>?</w:t>
      </w:r>
    </w:p>
    <w:p w14:paraId="2892D278" w14:textId="440C7159" w:rsidR="00BE136A" w:rsidRDefault="00BE136A" w:rsidP="00BE136A">
      <w:pPr>
        <w:pStyle w:val="ListParagraph"/>
        <w:tabs>
          <w:tab w:val="left" w:pos="1180"/>
          <w:tab w:val="left" w:pos="1181"/>
        </w:tabs>
        <w:spacing w:line="259" w:lineRule="auto"/>
        <w:ind w:left="460" w:right="686" w:firstLine="0"/>
        <w:rPr>
          <w:sz w:val="28"/>
        </w:rPr>
      </w:pPr>
      <w:r>
        <w:rPr>
          <w:sz w:val="28"/>
        </w:rPr>
        <w:t>An abstract class should consist of both complete and incomplete methods in it.to define incomplete methods in abstract class it is mandatory to use abstract keyword.we  can create static and non-static variables in an abstract class.abstract class doesn’t support multiple inheritance.we can create main method in an abstract class.an object of the a</w:t>
      </w:r>
      <w:r w:rsidR="006D2CFA">
        <w:rPr>
          <w:sz w:val="28"/>
        </w:rPr>
        <w:t>bstract class can not be created but reference of that variable of abstract class can be created.</w:t>
      </w:r>
    </w:p>
    <w:p w14:paraId="2C653F32" w14:textId="16140A65" w:rsidR="006D2CFA" w:rsidRDefault="006D2CFA" w:rsidP="00BE136A">
      <w:pPr>
        <w:pStyle w:val="ListParagraph"/>
        <w:tabs>
          <w:tab w:val="left" w:pos="1180"/>
          <w:tab w:val="left" w:pos="1181"/>
        </w:tabs>
        <w:spacing w:line="259" w:lineRule="auto"/>
        <w:ind w:left="460" w:right="686" w:firstLine="0"/>
        <w:rPr>
          <w:sz w:val="28"/>
        </w:rPr>
      </w:pPr>
      <w:r>
        <w:rPr>
          <w:sz w:val="28"/>
        </w:rPr>
        <w:t>If we declare a method in a class aabstract to use it we have to override this method in the subclass but overriding is not possible with static methods therefore an adstract class can not be static .</w:t>
      </w:r>
    </w:p>
    <w:p w14:paraId="19DF7B51" w14:textId="77777777" w:rsidR="006D2CFA" w:rsidRPr="00BE136A" w:rsidRDefault="006D2CFA" w:rsidP="00BE136A">
      <w:pPr>
        <w:pStyle w:val="ListParagraph"/>
        <w:tabs>
          <w:tab w:val="left" w:pos="1180"/>
          <w:tab w:val="left" w:pos="1181"/>
        </w:tabs>
        <w:spacing w:line="259" w:lineRule="auto"/>
        <w:ind w:left="460" w:right="686" w:firstLine="0"/>
        <w:rPr>
          <w:sz w:val="28"/>
        </w:rPr>
      </w:pPr>
    </w:p>
    <w:p w14:paraId="260AAC88" w14:textId="70D5EBF1" w:rsidR="00594048" w:rsidRDefault="00CF0667">
      <w:pPr>
        <w:pStyle w:val="ListParagraph"/>
        <w:numPr>
          <w:ilvl w:val="0"/>
          <w:numId w:val="2"/>
        </w:numPr>
        <w:tabs>
          <w:tab w:val="left" w:pos="1180"/>
          <w:tab w:val="left" w:pos="1181"/>
        </w:tabs>
        <w:spacing w:before="27"/>
        <w:ind w:left="1180" w:hanging="1081"/>
        <w:rPr>
          <w:sz w:val="28"/>
        </w:rPr>
      </w:pPr>
      <w:r>
        <w:rPr>
          <w:sz w:val="28"/>
        </w:rPr>
        <w:t>Difference</w:t>
      </w:r>
      <w:r>
        <w:rPr>
          <w:spacing w:val="-4"/>
          <w:sz w:val="28"/>
        </w:rPr>
        <w:t xml:space="preserve"> </w:t>
      </w:r>
      <w:r>
        <w:rPr>
          <w:sz w:val="28"/>
        </w:rPr>
        <w:t>between</w:t>
      </w:r>
      <w:r>
        <w:rPr>
          <w:spacing w:val="-3"/>
          <w:sz w:val="28"/>
        </w:rPr>
        <w:t xml:space="preserve"> </w:t>
      </w:r>
      <w:r>
        <w:rPr>
          <w:sz w:val="28"/>
        </w:rPr>
        <w:t>Interfaces</w:t>
      </w:r>
      <w:r>
        <w:rPr>
          <w:spacing w:val="-3"/>
          <w:sz w:val="28"/>
        </w:rPr>
        <w:t xml:space="preserve"> </w:t>
      </w:r>
      <w:r>
        <w:rPr>
          <w:sz w:val="28"/>
        </w:rPr>
        <w:t>and</w:t>
      </w:r>
      <w:r>
        <w:rPr>
          <w:spacing w:val="-1"/>
          <w:sz w:val="28"/>
        </w:rPr>
        <w:t xml:space="preserve"> </w:t>
      </w:r>
      <w:r>
        <w:rPr>
          <w:sz w:val="28"/>
        </w:rPr>
        <w:t>abstract</w:t>
      </w:r>
      <w:r>
        <w:rPr>
          <w:spacing w:val="-4"/>
          <w:sz w:val="28"/>
        </w:rPr>
        <w:t xml:space="preserve"> </w:t>
      </w:r>
      <w:r>
        <w:rPr>
          <w:sz w:val="28"/>
        </w:rPr>
        <w:t>class</w:t>
      </w:r>
      <w:r>
        <w:rPr>
          <w:spacing w:val="-2"/>
          <w:sz w:val="28"/>
        </w:rPr>
        <w:t xml:space="preserve"> </w:t>
      </w:r>
      <w:r>
        <w:rPr>
          <w:sz w:val="28"/>
        </w:rPr>
        <w:t>?</w:t>
      </w:r>
    </w:p>
    <w:p w14:paraId="59C97FC0" w14:textId="77777777" w:rsidR="00F25033" w:rsidRDefault="00F25033" w:rsidP="00F25033">
      <w:pPr>
        <w:pStyle w:val="ListParagraph"/>
        <w:tabs>
          <w:tab w:val="left" w:pos="1180"/>
          <w:tab w:val="left" w:pos="1181"/>
        </w:tabs>
        <w:spacing w:before="27"/>
        <w:ind w:firstLine="0"/>
        <w:rPr>
          <w:sz w:val="28"/>
        </w:rPr>
      </w:pPr>
    </w:p>
    <w:tbl>
      <w:tblPr>
        <w:tblStyle w:val="TableGrid"/>
        <w:tblW w:w="0" w:type="auto"/>
        <w:tblInd w:w="1180" w:type="dxa"/>
        <w:tblLook w:val="04A0" w:firstRow="1" w:lastRow="0" w:firstColumn="1" w:lastColumn="0" w:noHBand="0" w:noVBand="1"/>
      </w:tblPr>
      <w:tblGrid>
        <w:gridCol w:w="3970"/>
        <w:gridCol w:w="4020"/>
      </w:tblGrid>
      <w:tr w:rsidR="006D2CFA" w14:paraId="7CF4DC24" w14:textId="77777777" w:rsidTr="006D2CFA">
        <w:tc>
          <w:tcPr>
            <w:tcW w:w="4698" w:type="dxa"/>
          </w:tcPr>
          <w:p w14:paraId="64DB2824" w14:textId="74EEEAB8" w:rsidR="006D2CFA" w:rsidRDefault="006D2CFA" w:rsidP="006D2CFA">
            <w:pPr>
              <w:pStyle w:val="ListParagraph"/>
              <w:tabs>
                <w:tab w:val="left" w:pos="1180"/>
                <w:tab w:val="left" w:pos="1181"/>
              </w:tabs>
              <w:spacing w:before="27"/>
              <w:ind w:left="0" w:firstLine="0"/>
              <w:rPr>
                <w:sz w:val="28"/>
              </w:rPr>
            </w:pPr>
            <w:r>
              <w:rPr>
                <w:sz w:val="28"/>
              </w:rPr>
              <w:t>interface</w:t>
            </w:r>
          </w:p>
        </w:tc>
        <w:tc>
          <w:tcPr>
            <w:tcW w:w="4698" w:type="dxa"/>
          </w:tcPr>
          <w:p w14:paraId="469FD681" w14:textId="48B7A061" w:rsidR="006D2CFA" w:rsidRDefault="006D2CFA" w:rsidP="006D2CFA">
            <w:pPr>
              <w:pStyle w:val="ListParagraph"/>
              <w:tabs>
                <w:tab w:val="left" w:pos="1180"/>
                <w:tab w:val="left" w:pos="1181"/>
              </w:tabs>
              <w:spacing w:before="27"/>
              <w:ind w:left="0" w:firstLine="0"/>
              <w:rPr>
                <w:sz w:val="28"/>
              </w:rPr>
            </w:pPr>
            <w:r>
              <w:rPr>
                <w:sz w:val="28"/>
              </w:rPr>
              <w:t>Abstract class</w:t>
            </w:r>
          </w:p>
        </w:tc>
      </w:tr>
      <w:tr w:rsidR="006D2CFA" w14:paraId="4F601E2D" w14:textId="77777777" w:rsidTr="006D2CFA">
        <w:tc>
          <w:tcPr>
            <w:tcW w:w="4698" w:type="dxa"/>
          </w:tcPr>
          <w:p w14:paraId="58AE43A4" w14:textId="7171C70F" w:rsidR="006D2CFA" w:rsidRDefault="006D2CFA" w:rsidP="006D2CFA">
            <w:pPr>
              <w:pStyle w:val="ListParagraph"/>
              <w:tabs>
                <w:tab w:val="left" w:pos="1180"/>
                <w:tab w:val="left" w:pos="1181"/>
              </w:tabs>
              <w:spacing w:before="27"/>
              <w:ind w:left="0" w:firstLine="0"/>
              <w:rPr>
                <w:sz w:val="28"/>
              </w:rPr>
            </w:pPr>
            <w:r>
              <w:rPr>
                <w:sz w:val="28"/>
              </w:rPr>
              <w:t>1.interface is 100% incomplete method</w:t>
            </w:r>
          </w:p>
        </w:tc>
        <w:tc>
          <w:tcPr>
            <w:tcW w:w="4698" w:type="dxa"/>
          </w:tcPr>
          <w:p w14:paraId="3065E071" w14:textId="2E7056E0" w:rsidR="006D2CFA" w:rsidRDefault="006D2CFA" w:rsidP="006D2CFA">
            <w:pPr>
              <w:pStyle w:val="ListParagraph"/>
              <w:tabs>
                <w:tab w:val="left" w:pos="1180"/>
                <w:tab w:val="left" w:pos="1181"/>
              </w:tabs>
              <w:spacing w:before="27"/>
              <w:ind w:left="0" w:firstLine="0"/>
              <w:rPr>
                <w:sz w:val="28"/>
              </w:rPr>
            </w:pPr>
            <w:r>
              <w:rPr>
                <w:sz w:val="28"/>
              </w:rPr>
              <w:t>1.abstract class can have  0-100% incomplete methods.</w:t>
            </w:r>
          </w:p>
        </w:tc>
      </w:tr>
      <w:tr w:rsidR="006D2CFA" w14:paraId="0F4B5B10" w14:textId="77777777" w:rsidTr="006D2CFA">
        <w:tc>
          <w:tcPr>
            <w:tcW w:w="4698" w:type="dxa"/>
          </w:tcPr>
          <w:p w14:paraId="357276FF" w14:textId="1C071204" w:rsidR="006D2CFA" w:rsidRDefault="006D2CFA" w:rsidP="006D2CFA">
            <w:pPr>
              <w:pStyle w:val="ListParagraph"/>
              <w:tabs>
                <w:tab w:val="left" w:pos="1180"/>
                <w:tab w:val="left" w:pos="1181"/>
              </w:tabs>
              <w:spacing w:before="27"/>
              <w:ind w:left="0" w:firstLine="0"/>
              <w:rPr>
                <w:sz w:val="28"/>
              </w:rPr>
            </w:pPr>
            <w:r>
              <w:rPr>
                <w:sz w:val="28"/>
              </w:rPr>
              <w:t>2.support multiple inheritance</w:t>
            </w:r>
          </w:p>
        </w:tc>
        <w:tc>
          <w:tcPr>
            <w:tcW w:w="4698" w:type="dxa"/>
          </w:tcPr>
          <w:p w14:paraId="034BD587" w14:textId="549FB57E" w:rsidR="006D2CFA" w:rsidRDefault="006D2CFA" w:rsidP="006D2CFA">
            <w:pPr>
              <w:pStyle w:val="ListParagraph"/>
              <w:tabs>
                <w:tab w:val="left" w:pos="1180"/>
                <w:tab w:val="left" w:pos="1181"/>
              </w:tabs>
              <w:spacing w:before="27"/>
              <w:ind w:left="0" w:firstLine="0"/>
              <w:rPr>
                <w:sz w:val="28"/>
              </w:rPr>
            </w:pPr>
            <w:r>
              <w:rPr>
                <w:sz w:val="28"/>
              </w:rPr>
              <w:t>2.doesnt support multiple inheritance.</w:t>
            </w:r>
          </w:p>
        </w:tc>
      </w:tr>
      <w:tr w:rsidR="006D2CFA" w14:paraId="3EBF68B9" w14:textId="77777777" w:rsidTr="006D2CFA">
        <w:tc>
          <w:tcPr>
            <w:tcW w:w="4698" w:type="dxa"/>
          </w:tcPr>
          <w:p w14:paraId="050EE9F0" w14:textId="77777777" w:rsidR="00333931" w:rsidRDefault="006D2CFA" w:rsidP="006D2CFA">
            <w:pPr>
              <w:pStyle w:val="ListParagraph"/>
              <w:tabs>
                <w:tab w:val="left" w:pos="1180"/>
                <w:tab w:val="left" w:pos="1181"/>
              </w:tabs>
              <w:spacing w:before="27"/>
              <w:ind w:left="0" w:firstLine="0"/>
              <w:rPr>
                <w:sz w:val="28"/>
              </w:rPr>
            </w:pPr>
            <w:r>
              <w:rPr>
                <w:sz w:val="28"/>
              </w:rPr>
              <w:t>3.</w:t>
            </w:r>
            <w:r w:rsidR="00333931">
              <w:rPr>
                <w:sz w:val="28"/>
              </w:rPr>
              <w:t>all variables by default final and static</w:t>
            </w:r>
          </w:p>
          <w:p w14:paraId="58F11F13" w14:textId="51866EA2" w:rsidR="006D2CFA" w:rsidRDefault="00333931" w:rsidP="006D2CFA">
            <w:pPr>
              <w:pStyle w:val="ListParagraph"/>
              <w:tabs>
                <w:tab w:val="left" w:pos="1180"/>
                <w:tab w:val="left" w:pos="1181"/>
              </w:tabs>
              <w:spacing w:before="27"/>
              <w:ind w:left="0" w:firstLine="0"/>
              <w:rPr>
                <w:sz w:val="28"/>
              </w:rPr>
            </w:pPr>
            <w:r>
              <w:rPr>
                <w:sz w:val="28"/>
              </w:rPr>
              <w:t>4.to define incomplete methods it is not mandatory to use abstract keyword</w:t>
            </w:r>
          </w:p>
        </w:tc>
        <w:tc>
          <w:tcPr>
            <w:tcW w:w="4698" w:type="dxa"/>
          </w:tcPr>
          <w:p w14:paraId="08BA23AA" w14:textId="77777777" w:rsidR="006D2CFA" w:rsidRDefault="00333931" w:rsidP="006D2CFA">
            <w:pPr>
              <w:pStyle w:val="ListParagraph"/>
              <w:tabs>
                <w:tab w:val="left" w:pos="1180"/>
                <w:tab w:val="left" w:pos="1181"/>
              </w:tabs>
              <w:spacing w:before="27"/>
              <w:ind w:left="0" w:firstLine="0"/>
              <w:rPr>
                <w:sz w:val="28"/>
              </w:rPr>
            </w:pPr>
            <w:r>
              <w:rPr>
                <w:sz w:val="28"/>
              </w:rPr>
              <w:t>3.all variables can be static and non-static</w:t>
            </w:r>
          </w:p>
          <w:p w14:paraId="3541F777" w14:textId="081DAF20" w:rsidR="00333931" w:rsidRDefault="00333931" w:rsidP="006D2CFA">
            <w:pPr>
              <w:pStyle w:val="ListParagraph"/>
              <w:tabs>
                <w:tab w:val="left" w:pos="1180"/>
                <w:tab w:val="left" w:pos="1181"/>
              </w:tabs>
              <w:spacing w:before="27"/>
              <w:ind w:left="0" w:firstLine="0"/>
              <w:rPr>
                <w:sz w:val="28"/>
              </w:rPr>
            </w:pPr>
            <w:r>
              <w:rPr>
                <w:sz w:val="28"/>
              </w:rPr>
              <w:t>4.to define incomplete methods in abstract class it is not mandatory to use abstract keyword.</w:t>
            </w:r>
          </w:p>
        </w:tc>
      </w:tr>
      <w:tr w:rsidR="006D2CFA" w14:paraId="2440BA4E" w14:textId="77777777" w:rsidTr="006D2CFA">
        <w:tc>
          <w:tcPr>
            <w:tcW w:w="4698" w:type="dxa"/>
          </w:tcPr>
          <w:p w14:paraId="5021488A" w14:textId="57190ABC" w:rsidR="006D2CFA" w:rsidRDefault="00333931" w:rsidP="006D2CFA">
            <w:pPr>
              <w:pStyle w:val="ListParagraph"/>
              <w:tabs>
                <w:tab w:val="left" w:pos="1180"/>
                <w:tab w:val="left" w:pos="1181"/>
              </w:tabs>
              <w:spacing w:before="27"/>
              <w:ind w:left="0" w:firstLine="0"/>
              <w:rPr>
                <w:sz w:val="28"/>
              </w:rPr>
            </w:pPr>
            <w:r>
              <w:rPr>
                <w:sz w:val="28"/>
              </w:rPr>
              <w:t>5.usage of the constructors is not allowed</w:t>
            </w:r>
          </w:p>
        </w:tc>
        <w:tc>
          <w:tcPr>
            <w:tcW w:w="4698" w:type="dxa"/>
          </w:tcPr>
          <w:p w14:paraId="27E8ACFA" w14:textId="55CFFBEE" w:rsidR="006D2CFA" w:rsidRDefault="00333931" w:rsidP="006D2CFA">
            <w:pPr>
              <w:pStyle w:val="ListParagraph"/>
              <w:tabs>
                <w:tab w:val="left" w:pos="1180"/>
                <w:tab w:val="left" w:pos="1181"/>
              </w:tabs>
              <w:spacing w:before="27"/>
              <w:ind w:left="0" w:firstLine="0"/>
              <w:rPr>
                <w:sz w:val="28"/>
              </w:rPr>
            </w:pPr>
            <w:r>
              <w:rPr>
                <w:sz w:val="28"/>
              </w:rPr>
              <w:t>5.constructors can be used.</w:t>
            </w:r>
          </w:p>
        </w:tc>
      </w:tr>
    </w:tbl>
    <w:p w14:paraId="38A4050B" w14:textId="77777777" w:rsidR="006D2CFA" w:rsidRDefault="006D2CFA" w:rsidP="006D2CFA">
      <w:pPr>
        <w:pStyle w:val="ListParagraph"/>
        <w:tabs>
          <w:tab w:val="left" w:pos="1180"/>
          <w:tab w:val="left" w:pos="1181"/>
        </w:tabs>
        <w:spacing w:before="27"/>
        <w:ind w:firstLine="0"/>
        <w:rPr>
          <w:sz w:val="28"/>
        </w:rPr>
      </w:pPr>
    </w:p>
    <w:p w14:paraId="0289A4F8" w14:textId="4C722CA9" w:rsidR="00594048" w:rsidRDefault="00CF0667">
      <w:pPr>
        <w:pStyle w:val="ListParagraph"/>
        <w:numPr>
          <w:ilvl w:val="0"/>
          <w:numId w:val="2"/>
        </w:numPr>
        <w:tabs>
          <w:tab w:val="left" w:pos="1180"/>
          <w:tab w:val="left" w:pos="1181"/>
        </w:tabs>
        <w:ind w:left="1180" w:hanging="1081"/>
        <w:rPr>
          <w:sz w:val="28"/>
        </w:rPr>
      </w:pPr>
      <w:r>
        <w:rPr>
          <w:sz w:val="28"/>
        </w:rPr>
        <w:t>Explain</w:t>
      </w:r>
      <w:r>
        <w:rPr>
          <w:spacing w:val="-3"/>
          <w:sz w:val="28"/>
        </w:rPr>
        <w:t xml:space="preserve"> </w:t>
      </w:r>
      <w:r>
        <w:rPr>
          <w:sz w:val="28"/>
        </w:rPr>
        <w:t>about</w:t>
      </w:r>
      <w:r>
        <w:rPr>
          <w:spacing w:val="-4"/>
          <w:sz w:val="28"/>
        </w:rPr>
        <w:t xml:space="preserve"> </w:t>
      </w:r>
      <w:r>
        <w:rPr>
          <w:sz w:val="28"/>
        </w:rPr>
        <w:t>Exceptions</w:t>
      </w:r>
      <w:r>
        <w:rPr>
          <w:spacing w:val="-3"/>
          <w:sz w:val="28"/>
        </w:rPr>
        <w:t xml:space="preserve"> </w:t>
      </w:r>
      <w:r>
        <w:rPr>
          <w:sz w:val="28"/>
        </w:rPr>
        <w:t>?</w:t>
      </w:r>
    </w:p>
    <w:p w14:paraId="5328306D" w14:textId="77777777" w:rsidR="000D042C" w:rsidRDefault="000D042C" w:rsidP="000D042C">
      <w:pPr>
        <w:pStyle w:val="ListParagraph"/>
        <w:tabs>
          <w:tab w:val="left" w:pos="1180"/>
          <w:tab w:val="left" w:pos="1181"/>
        </w:tabs>
        <w:ind w:firstLine="0"/>
        <w:rPr>
          <w:sz w:val="28"/>
        </w:rPr>
      </w:pPr>
    </w:p>
    <w:p w14:paraId="048CD3BB" w14:textId="77777777" w:rsidR="00333931" w:rsidRDefault="00333931" w:rsidP="00333931">
      <w:pPr>
        <w:pStyle w:val="ListParagraph"/>
        <w:tabs>
          <w:tab w:val="left" w:pos="1180"/>
          <w:tab w:val="left" w:pos="1181"/>
        </w:tabs>
        <w:ind w:firstLine="0"/>
        <w:rPr>
          <w:sz w:val="28"/>
        </w:rPr>
      </w:pPr>
    </w:p>
    <w:p w14:paraId="758A5D1C" w14:textId="7A34CC1B" w:rsidR="00594048" w:rsidRDefault="001C3DD3">
      <w:pPr>
        <w:pStyle w:val="ListParagraph"/>
        <w:numPr>
          <w:ilvl w:val="0"/>
          <w:numId w:val="2"/>
        </w:numPr>
        <w:tabs>
          <w:tab w:val="left" w:pos="1180"/>
          <w:tab w:val="left" w:pos="1181"/>
        </w:tabs>
        <w:spacing w:before="26"/>
        <w:ind w:left="1180" w:hanging="1081"/>
        <w:rPr>
          <w:b/>
          <w:bCs/>
          <w:sz w:val="28"/>
        </w:rPr>
      </w:pPr>
      <w:r>
        <w:rPr>
          <w:b/>
          <w:bCs/>
          <w:noProof/>
        </w:rPr>
        <mc:AlternateContent>
          <mc:Choice Requires="wps">
            <w:drawing>
              <wp:anchor distT="0" distB="0" distL="114300" distR="114300" simplePos="0" relativeHeight="487448576" behindDoc="1" locked="0" layoutInCell="1" allowOverlap="1" wp14:anchorId="28FC706A" wp14:editId="7483AA9A">
                <wp:simplePos x="0" y="0"/>
                <wp:positionH relativeFrom="page">
                  <wp:posOffset>4090035</wp:posOffset>
                </wp:positionH>
                <wp:positionV relativeFrom="paragraph">
                  <wp:posOffset>15240</wp:posOffset>
                </wp:positionV>
                <wp:extent cx="82550" cy="217805"/>
                <wp:effectExtent l="0" t="0" r="0" b="0"/>
                <wp:wrapNone/>
                <wp:docPr id="16"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550" cy="217805"/>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8598B8" id="docshape3" o:spid="_x0000_s1026" style="position:absolute;margin-left:322.05pt;margin-top:1.2pt;width:6.5pt;height:17.15pt;z-index:-1586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" fillcolor="red" stroked="f">
                <w10:wrap anchorx="page"/>
              </v:rect>
            </w:pict>
          </mc:Fallback>
        </mc:AlternateContent>
      </w:r>
      <w:r w:rsidR="00CF0667" w:rsidRPr="00F6618C">
        <w:rPr>
          <w:b/>
          <w:bCs/>
          <w:sz w:val="28"/>
        </w:rPr>
        <w:t>What</w:t>
      </w:r>
      <w:r w:rsidR="00CF0667" w:rsidRPr="00F6618C">
        <w:rPr>
          <w:b/>
          <w:bCs/>
          <w:spacing w:val="-4"/>
          <w:sz w:val="28"/>
        </w:rPr>
        <w:t xml:space="preserve"> </w:t>
      </w:r>
      <w:r w:rsidR="00CF0667" w:rsidRPr="00F6618C">
        <w:rPr>
          <w:b/>
          <w:bCs/>
          <w:sz w:val="28"/>
        </w:rPr>
        <w:t>is</w:t>
      </w:r>
      <w:r w:rsidR="00CF0667" w:rsidRPr="00F6618C">
        <w:rPr>
          <w:b/>
          <w:bCs/>
          <w:spacing w:val="-1"/>
          <w:sz w:val="28"/>
        </w:rPr>
        <w:t xml:space="preserve"> </w:t>
      </w:r>
      <w:r w:rsidR="00CF0667" w:rsidRPr="00F6618C">
        <w:rPr>
          <w:b/>
          <w:bCs/>
          <w:sz w:val="28"/>
        </w:rPr>
        <w:t>Exception</w:t>
      </w:r>
      <w:r w:rsidR="00CF0667" w:rsidRPr="00F6618C">
        <w:rPr>
          <w:b/>
          <w:bCs/>
          <w:spacing w:val="-1"/>
          <w:sz w:val="28"/>
        </w:rPr>
        <w:t xml:space="preserve"> </w:t>
      </w:r>
      <w:r w:rsidR="00CF0667" w:rsidRPr="00F6618C">
        <w:rPr>
          <w:b/>
          <w:bCs/>
          <w:sz w:val="28"/>
        </w:rPr>
        <w:t>propagation ?</w:t>
      </w:r>
    </w:p>
    <w:p w14:paraId="385968D7" w14:textId="77777777" w:rsidR="001C2601" w:rsidRPr="001C2601" w:rsidRDefault="001C2601" w:rsidP="001C2601">
      <w:pPr>
        <w:pStyle w:val="ListParagraph"/>
        <w:rPr>
          <w:b/>
          <w:bCs/>
          <w:sz w:val="28"/>
        </w:rPr>
      </w:pPr>
    </w:p>
    <w:p w14:paraId="34E86BE2" w14:textId="77777777" w:rsidR="001C2601" w:rsidRPr="00A63A9C" w:rsidRDefault="001C2601" w:rsidP="001C2601">
      <w:pPr>
        <w:pStyle w:val="NormalWeb"/>
        <w:shd w:val="clear" w:color="auto" w:fill="FFFFFF"/>
        <w:spacing w:before="0" w:beforeAutospacing="0" w:after="150" w:afterAutospacing="0"/>
        <w:ind w:left="460"/>
        <w:textAlignment w:val="baseline"/>
        <w:rPr>
          <w:rFonts w:ascii="Arial" w:hAnsi="Arial" w:cs="Arial"/>
          <w:color w:val="273239"/>
          <w:spacing w:val="2"/>
          <w:sz w:val="26"/>
          <w:szCs w:val="26"/>
        </w:rPr>
      </w:pPr>
      <w:r w:rsidRPr="00A63A9C">
        <w:rPr>
          <w:rFonts w:ascii="Arial" w:hAnsi="Arial" w:cs="Arial"/>
          <w:color w:val="273239"/>
          <w:spacing w:val="2"/>
          <w:sz w:val="26"/>
          <w:szCs w:val="26"/>
        </w:rPr>
        <w:t>when an exception happens, Propagation is a process in which the exception is being dropped from to the top to the bottom of the stack. If not caught once, the exception again drops down to the previous method and so on until it gets caught or until it reach the very bottom of the call stack. This is called exception propagation and this happens in case of Unchecked Exceptions.</w:t>
      </w:r>
    </w:p>
    <w:p w14:paraId="537F84F5" w14:textId="77777777" w:rsidR="001C2601" w:rsidRPr="001C2601" w:rsidRDefault="001C2601" w:rsidP="001C2601">
      <w:pPr>
        <w:pStyle w:val="ListParagraph"/>
        <w:widowControl/>
        <w:shd w:val="clear" w:color="auto" w:fill="FFFFFF"/>
        <w:autoSpaceDE/>
        <w:autoSpaceDN/>
        <w:spacing w:after="150"/>
        <w:ind w:left="460" w:firstLine="0"/>
        <w:textAlignment w:val="baseline"/>
        <w:rPr>
          <w:rFonts w:ascii="Arial" w:eastAsia="Times New Roman" w:hAnsi="Arial" w:cs="Arial"/>
          <w:color w:val="273239"/>
          <w:spacing w:val="2"/>
          <w:sz w:val="26"/>
          <w:szCs w:val="26"/>
          <w:lang w:val="en-IN" w:eastAsia="en-IN"/>
        </w:rPr>
      </w:pPr>
      <w:r w:rsidRPr="001C2601">
        <w:rPr>
          <w:rFonts w:ascii="Arial" w:eastAsia="Times New Roman" w:hAnsi="Arial" w:cs="Arial"/>
          <w:color w:val="273239"/>
          <w:spacing w:val="2"/>
          <w:sz w:val="26"/>
          <w:szCs w:val="26"/>
          <w:lang w:val="en-IN" w:eastAsia="en-IN"/>
        </w:rPr>
        <w:t>In the example below, exception occurs in m() method where it is not handled, so it is propagated to previous n() method where it is not handled, again it is propagated to p() method where exception is handled.</w:t>
      </w:r>
      <w:r w:rsidRPr="001C2601">
        <w:rPr>
          <w:rFonts w:ascii="Arial" w:eastAsia="Times New Roman" w:hAnsi="Arial" w:cs="Arial"/>
          <w:color w:val="273239"/>
          <w:spacing w:val="2"/>
          <w:sz w:val="26"/>
          <w:szCs w:val="26"/>
          <w:lang w:val="en-IN" w:eastAsia="en-IN"/>
        </w:rPr>
        <w:br/>
        <w:t>Exception can be handled in any method in call stack either in main() method, p() method, n() method or m() method.</w:t>
      </w:r>
    </w:p>
    <w:p w14:paraId="5E1C8C42" w14:textId="77777777" w:rsidR="001C2601" w:rsidRPr="001C2601" w:rsidRDefault="001C2601" w:rsidP="001C2601">
      <w:pPr>
        <w:pStyle w:val="ListParagraph"/>
        <w:widowControl/>
        <w:shd w:val="clear" w:color="auto" w:fill="FFFFFF"/>
        <w:autoSpaceDE/>
        <w:autoSpaceDN/>
        <w:ind w:left="460" w:firstLine="0"/>
        <w:textAlignment w:val="baseline"/>
        <w:rPr>
          <w:rFonts w:ascii="Arial" w:eastAsia="Times New Roman" w:hAnsi="Arial" w:cs="Arial"/>
          <w:color w:val="273239"/>
          <w:spacing w:val="2"/>
          <w:sz w:val="26"/>
          <w:szCs w:val="26"/>
          <w:lang w:val="en-IN" w:eastAsia="en-IN"/>
        </w:rPr>
      </w:pPr>
      <w:r w:rsidRPr="001C2601">
        <w:rPr>
          <w:rFonts w:ascii="Arial" w:eastAsia="Times New Roman" w:hAnsi="Arial" w:cs="Arial"/>
          <w:b/>
          <w:bCs/>
          <w:color w:val="273239"/>
          <w:spacing w:val="2"/>
          <w:sz w:val="26"/>
          <w:szCs w:val="26"/>
          <w:bdr w:val="none" w:sz="0" w:space="0" w:color="auto" w:frame="1"/>
          <w:lang w:val="en-IN" w:eastAsia="en-IN"/>
        </w:rPr>
        <w:t>Note : </w:t>
      </w:r>
      <w:r w:rsidRPr="001C2601">
        <w:rPr>
          <w:rFonts w:ascii="Arial" w:eastAsia="Times New Roman" w:hAnsi="Arial" w:cs="Arial"/>
          <w:color w:val="273239"/>
          <w:spacing w:val="2"/>
          <w:sz w:val="26"/>
          <w:szCs w:val="26"/>
          <w:lang w:val="en-IN" w:eastAsia="en-IN"/>
        </w:rPr>
        <w:t>By default, Unchecked Exceptions are forwarded in calling chain (propagated).</w:t>
      </w:r>
    </w:p>
    <w:p w14:paraId="24DFCA1C" w14:textId="77777777" w:rsidR="001C2601" w:rsidRPr="00F6618C" w:rsidRDefault="001C2601" w:rsidP="001C2601">
      <w:pPr>
        <w:pStyle w:val="ListParagraph"/>
        <w:tabs>
          <w:tab w:val="left" w:pos="1180"/>
          <w:tab w:val="left" w:pos="1181"/>
        </w:tabs>
        <w:spacing w:before="26"/>
        <w:ind w:firstLine="0"/>
        <w:rPr>
          <w:b/>
          <w:bCs/>
          <w:sz w:val="28"/>
        </w:rPr>
      </w:pPr>
    </w:p>
    <w:p w14:paraId="58230305" w14:textId="3276D3FE" w:rsidR="00594048" w:rsidRDefault="001C3DD3">
      <w:pPr>
        <w:pStyle w:val="ListParagraph"/>
        <w:numPr>
          <w:ilvl w:val="0"/>
          <w:numId w:val="2"/>
        </w:numPr>
        <w:tabs>
          <w:tab w:val="left" w:pos="1180"/>
          <w:tab w:val="left" w:pos="1181"/>
        </w:tabs>
        <w:ind w:left="1180" w:hanging="1081"/>
        <w:rPr>
          <w:sz w:val="28"/>
        </w:rPr>
      </w:pPr>
      <w:r>
        <w:rPr>
          <w:noProof/>
        </w:rPr>
        <mc:AlternateContent>
          <mc:Choice Requires="wps">
            <w:drawing>
              <wp:anchor distT="0" distB="0" distL="114300" distR="114300" simplePos="0" relativeHeight="487449088" behindDoc="1" locked="0" layoutInCell="1" allowOverlap="1" wp14:anchorId="77715F02" wp14:editId="2F99985C">
                <wp:simplePos x="0" y="0"/>
                <wp:positionH relativeFrom="page">
                  <wp:posOffset>3699510</wp:posOffset>
                </wp:positionH>
                <wp:positionV relativeFrom="paragraph">
                  <wp:posOffset>16510</wp:posOffset>
                </wp:positionV>
                <wp:extent cx="80645" cy="217805"/>
                <wp:effectExtent l="0" t="0" r="0" b="0"/>
                <wp:wrapNone/>
                <wp:docPr id="15" name="docshape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645" cy="217805"/>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1D0EAC" id="docshape4" o:spid="_x0000_s1026" style="position:absolute;margin-left:291.3pt;margin-top:1.3pt;width:6.35pt;height:17.15pt;z-index:-1586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" fillcolor="red" stroked="f">
                <w10:wrap anchorx="page"/>
              </v:rect>
            </w:pict>
          </mc:Fallback>
        </mc:AlternateContent>
      </w:r>
      <w:r w:rsidR="00CF0667" w:rsidRPr="00F6618C">
        <w:rPr>
          <w:sz w:val="28"/>
        </w:rPr>
        <w:t>Explain</w:t>
      </w:r>
      <w:r w:rsidR="00CF0667" w:rsidRPr="00F6618C">
        <w:rPr>
          <w:spacing w:val="-1"/>
          <w:sz w:val="28"/>
        </w:rPr>
        <w:t xml:space="preserve"> </w:t>
      </w:r>
      <w:r w:rsidR="00CF0667" w:rsidRPr="00F6618C">
        <w:rPr>
          <w:sz w:val="28"/>
        </w:rPr>
        <w:t>about</w:t>
      </w:r>
      <w:r w:rsidR="00CF0667" w:rsidRPr="00F6618C">
        <w:rPr>
          <w:spacing w:val="-2"/>
          <w:sz w:val="28"/>
        </w:rPr>
        <w:t xml:space="preserve"> </w:t>
      </w:r>
      <w:r w:rsidR="00CF0667" w:rsidRPr="00F6618C">
        <w:rPr>
          <w:sz w:val="28"/>
        </w:rPr>
        <w:t>multi</w:t>
      </w:r>
      <w:r w:rsidR="00CF0667" w:rsidRPr="00F6618C">
        <w:rPr>
          <w:spacing w:val="-4"/>
          <w:sz w:val="28"/>
        </w:rPr>
        <w:t xml:space="preserve"> </w:t>
      </w:r>
      <w:r w:rsidR="00CF0667" w:rsidRPr="00F6618C">
        <w:rPr>
          <w:sz w:val="28"/>
        </w:rPr>
        <w:t>catch</w:t>
      </w:r>
      <w:r w:rsidR="00CF0667" w:rsidRPr="00F6618C">
        <w:rPr>
          <w:spacing w:val="2"/>
          <w:sz w:val="28"/>
        </w:rPr>
        <w:t xml:space="preserve"> </w:t>
      </w:r>
      <w:r w:rsidR="00CF0667" w:rsidRPr="00F6618C">
        <w:rPr>
          <w:sz w:val="28"/>
        </w:rPr>
        <w:t>?</w:t>
      </w:r>
    </w:p>
    <w:p w14:paraId="2B09AA79" w14:textId="09A3D622" w:rsidR="00BF4D1F" w:rsidRPr="00F6618C" w:rsidRDefault="00BF4D1F" w:rsidP="00BF4D1F">
      <w:pPr>
        <w:pStyle w:val="ListParagraph"/>
        <w:tabs>
          <w:tab w:val="left" w:pos="1180"/>
          <w:tab w:val="left" w:pos="1181"/>
        </w:tabs>
        <w:ind w:firstLine="0"/>
        <w:rPr>
          <w:sz w:val="28"/>
        </w:rPr>
      </w:pPr>
      <w:r>
        <w:rPr>
          <w:sz w:val="28"/>
        </w:rPr>
        <w:t>ANS:</w:t>
      </w:r>
      <w:r w:rsidRPr="00BF4D1F">
        <w:rPr>
          <w:rFonts w:ascii="Arial" w:hAnsi="Arial" w:cs="Arial"/>
          <w:b/>
          <w:bCs/>
          <w:color w:val="202124"/>
          <w:shd w:val="clear" w:color="auto" w:fill="FFFFFF"/>
        </w:rPr>
        <w:t xml:space="preserve"> </w:t>
      </w:r>
      <w:r>
        <w:rPr>
          <w:rFonts w:ascii="Arial" w:hAnsi="Arial" w:cs="Arial"/>
          <w:b/>
          <w:bCs/>
          <w:color w:val="202124"/>
          <w:shd w:val="clear" w:color="auto" w:fill="FFFFFF"/>
        </w:rPr>
        <w:t>A try block can be followed by one or more catch blocks</w:t>
      </w:r>
      <w:r>
        <w:rPr>
          <w:rFonts w:ascii="Arial" w:hAnsi="Arial" w:cs="Arial"/>
          <w:color w:val="202124"/>
          <w:shd w:val="clear" w:color="auto" w:fill="FFFFFF"/>
        </w:rPr>
        <w:t>. Each catch block must contain a different exception handler. So, if you have to perform different tasks at the occurrence of different exceptions, use java multi-catch block</w:t>
      </w:r>
    </w:p>
    <w:p w14:paraId="5237AD5C" w14:textId="77777777" w:rsidR="00594048" w:rsidRDefault="00CF0667">
      <w:pPr>
        <w:pStyle w:val="ListParagraph"/>
        <w:numPr>
          <w:ilvl w:val="0"/>
          <w:numId w:val="2"/>
        </w:numPr>
        <w:tabs>
          <w:tab w:val="left" w:pos="1180"/>
          <w:tab w:val="left" w:pos="1181"/>
        </w:tabs>
        <w:spacing w:before="27"/>
        <w:ind w:left="1180" w:hanging="1081"/>
        <w:rPr>
          <w:sz w:val="28"/>
        </w:rPr>
      </w:pPr>
      <w:r>
        <w:rPr>
          <w:sz w:val="28"/>
        </w:rPr>
        <w:t>Explain</w:t>
      </w:r>
      <w:r>
        <w:rPr>
          <w:spacing w:val="-3"/>
          <w:sz w:val="28"/>
        </w:rPr>
        <w:t xml:space="preserve"> </w:t>
      </w:r>
      <w:r>
        <w:rPr>
          <w:sz w:val="28"/>
        </w:rPr>
        <w:t>about</w:t>
      </w:r>
      <w:r>
        <w:rPr>
          <w:spacing w:val="-2"/>
          <w:sz w:val="28"/>
        </w:rPr>
        <w:t xml:space="preserve"> </w:t>
      </w:r>
      <w:r>
        <w:rPr>
          <w:sz w:val="28"/>
        </w:rPr>
        <w:t>Serialization</w:t>
      </w:r>
      <w:r>
        <w:rPr>
          <w:spacing w:val="-1"/>
          <w:sz w:val="28"/>
        </w:rPr>
        <w:t xml:space="preserve"> </w:t>
      </w:r>
      <w:r>
        <w:rPr>
          <w:sz w:val="28"/>
        </w:rPr>
        <w:t>and</w:t>
      </w:r>
      <w:r>
        <w:rPr>
          <w:spacing w:val="-2"/>
          <w:sz w:val="28"/>
        </w:rPr>
        <w:t xml:space="preserve"> </w:t>
      </w:r>
      <w:r>
        <w:rPr>
          <w:sz w:val="28"/>
        </w:rPr>
        <w:t>de-Serialization</w:t>
      </w:r>
      <w:r>
        <w:rPr>
          <w:spacing w:val="-2"/>
          <w:sz w:val="28"/>
        </w:rPr>
        <w:t xml:space="preserve"> </w:t>
      </w:r>
      <w:r>
        <w:rPr>
          <w:sz w:val="28"/>
        </w:rPr>
        <w:t>?</w:t>
      </w:r>
    </w:p>
    <w:p w14:paraId="3D027465" w14:textId="77777777" w:rsidR="00594048" w:rsidRDefault="00CF0667">
      <w:pPr>
        <w:pStyle w:val="ListParagraph"/>
        <w:numPr>
          <w:ilvl w:val="0"/>
          <w:numId w:val="2"/>
        </w:numPr>
        <w:tabs>
          <w:tab w:val="left" w:pos="1180"/>
          <w:tab w:val="left" w:pos="1181"/>
        </w:tabs>
        <w:spacing w:before="26"/>
        <w:ind w:left="1180" w:hanging="1081"/>
        <w:rPr>
          <w:sz w:val="28"/>
        </w:rPr>
      </w:pPr>
      <w:r>
        <w:rPr>
          <w:sz w:val="28"/>
        </w:rPr>
        <w:t>What</w:t>
      </w:r>
      <w:r>
        <w:rPr>
          <w:spacing w:val="-3"/>
          <w:sz w:val="28"/>
        </w:rPr>
        <w:t xml:space="preserve"> </w:t>
      </w:r>
      <w:r>
        <w:rPr>
          <w:sz w:val="28"/>
        </w:rPr>
        <w:t>is Transient</w:t>
      </w:r>
      <w:r>
        <w:rPr>
          <w:spacing w:val="-3"/>
          <w:sz w:val="28"/>
        </w:rPr>
        <w:t xml:space="preserve"> </w:t>
      </w:r>
      <w:r>
        <w:rPr>
          <w:sz w:val="28"/>
        </w:rPr>
        <w:t>keyword ?</w:t>
      </w:r>
    </w:p>
    <w:p w14:paraId="22381598" w14:textId="526B15D5" w:rsidR="00594048" w:rsidRDefault="00CF0667">
      <w:pPr>
        <w:pStyle w:val="ListParagraph"/>
        <w:numPr>
          <w:ilvl w:val="0"/>
          <w:numId w:val="2"/>
        </w:numPr>
        <w:tabs>
          <w:tab w:val="left" w:pos="1180"/>
          <w:tab w:val="left" w:pos="1181"/>
        </w:tabs>
        <w:ind w:left="1180" w:hanging="1081"/>
        <w:rPr>
          <w:sz w:val="28"/>
        </w:rPr>
      </w:pPr>
      <w:r>
        <w:rPr>
          <w:sz w:val="28"/>
        </w:rPr>
        <w:lastRenderedPageBreak/>
        <w:t>Explain</w:t>
      </w:r>
      <w:r>
        <w:rPr>
          <w:spacing w:val="-2"/>
          <w:sz w:val="28"/>
        </w:rPr>
        <w:t xml:space="preserve"> </w:t>
      </w:r>
      <w:r>
        <w:rPr>
          <w:sz w:val="28"/>
        </w:rPr>
        <w:t>about</w:t>
      </w:r>
      <w:r>
        <w:rPr>
          <w:spacing w:val="-3"/>
          <w:sz w:val="28"/>
        </w:rPr>
        <w:t xml:space="preserve"> </w:t>
      </w:r>
      <w:r>
        <w:rPr>
          <w:sz w:val="28"/>
        </w:rPr>
        <w:t>mutable</w:t>
      </w:r>
      <w:r>
        <w:rPr>
          <w:spacing w:val="-3"/>
          <w:sz w:val="28"/>
        </w:rPr>
        <w:t xml:space="preserve"> </w:t>
      </w:r>
      <w:r>
        <w:rPr>
          <w:sz w:val="28"/>
        </w:rPr>
        <w:t>and</w:t>
      </w:r>
      <w:r>
        <w:rPr>
          <w:spacing w:val="-1"/>
          <w:sz w:val="28"/>
        </w:rPr>
        <w:t xml:space="preserve"> </w:t>
      </w:r>
      <w:r>
        <w:rPr>
          <w:sz w:val="28"/>
        </w:rPr>
        <w:t>immutable</w:t>
      </w:r>
      <w:r>
        <w:rPr>
          <w:spacing w:val="-3"/>
          <w:sz w:val="28"/>
        </w:rPr>
        <w:t xml:space="preserve"> </w:t>
      </w:r>
      <w:r>
        <w:rPr>
          <w:sz w:val="28"/>
        </w:rPr>
        <w:t>?</w:t>
      </w:r>
    </w:p>
    <w:p w14:paraId="5874F895" w14:textId="77777777" w:rsidR="009C4579" w:rsidRPr="009C4579" w:rsidRDefault="00CF0667" w:rsidP="009C4579">
      <w:pPr>
        <w:pStyle w:val="ListParagraph"/>
        <w:numPr>
          <w:ilvl w:val="0"/>
          <w:numId w:val="2"/>
        </w:numPr>
        <w:tabs>
          <w:tab w:val="left" w:pos="1180"/>
          <w:tab w:val="left" w:pos="1181"/>
        </w:tabs>
        <w:ind w:left="1180" w:hanging="1081"/>
        <w:rPr>
          <w:sz w:val="28"/>
          <w:szCs w:val="28"/>
        </w:rPr>
      </w:pPr>
      <w:r w:rsidRPr="009C4579">
        <w:rPr>
          <w:b/>
          <w:bCs/>
          <w:sz w:val="28"/>
          <w:szCs w:val="28"/>
        </w:rPr>
        <w:t>Why</w:t>
      </w:r>
      <w:r w:rsidRPr="009C4579">
        <w:rPr>
          <w:b/>
          <w:bCs/>
          <w:spacing w:val="-2"/>
          <w:sz w:val="28"/>
          <w:szCs w:val="28"/>
        </w:rPr>
        <w:t xml:space="preserve"> </w:t>
      </w:r>
      <w:r w:rsidRPr="009C4579">
        <w:rPr>
          <w:b/>
          <w:bCs/>
          <w:sz w:val="28"/>
          <w:szCs w:val="28"/>
        </w:rPr>
        <w:t>String</w:t>
      </w:r>
      <w:r w:rsidRPr="009C4579">
        <w:rPr>
          <w:b/>
          <w:bCs/>
          <w:spacing w:val="-3"/>
          <w:sz w:val="28"/>
          <w:szCs w:val="28"/>
        </w:rPr>
        <w:t xml:space="preserve"> </w:t>
      </w:r>
      <w:r w:rsidRPr="009C4579">
        <w:rPr>
          <w:b/>
          <w:bCs/>
          <w:sz w:val="28"/>
          <w:szCs w:val="28"/>
        </w:rPr>
        <w:t>is</w:t>
      </w:r>
      <w:r w:rsidRPr="009C4579">
        <w:rPr>
          <w:b/>
          <w:bCs/>
          <w:spacing w:val="-1"/>
          <w:sz w:val="28"/>
          <w:szCs w:val="28"/>
        </w:rPr>
        <w:t xml:space="preserve"> </w:t>
      </w:r>
      <w:r w:rsidRPr="009C4579">
        <w:rPr>
          <w:b/>
          <w:bCs/>
          <w:sz w:val="28"/>
          <w:szCs w:val="28"/>
        </w:rPr>
        <w:t>immutable</w:t>
      </w:r>
      <w:r w:rsidRPr="009C4579">
        <w:rPr>
          <w:b/>
          <w:bCs/>
          <w:spacing w:val="-2"/>
          <w:sz w:val="28"/>
          <w:szCs w:val="28"/>
        </w:rPr>
        <w:t xml:space="preserve"> </w:t>
      </w:r>
      <w:r w:rsidRPr="009C4579">
        <w:rPr>
          <w:b/>
          <w:bCs/>
          <w:sz w:val="28"/>
          <w:szCs w:val="28"/>
        </w:rPr>
        <w:t>?</w:t>
      </w:r>
    </w:p>
    <w:p w14:paraId="1AA71076" w14:textId="4AF71EF8" w:rsidR="0038415A" w:rsidRPr="009C4579" w:rsidRDefault="0038415A" w:rsidP="009C4579">
      <w:pPr>
        <w:pStyle w:val="ListParagraph"/>
        <w:tabs>
          <w:tab w:val="left" w:pos="1180"/>
          <w:tab w:val="left" w:pos="1181"/>
        </w:tabs>
        <w:ind w:firstLine="0"/>
        <w:rPr>
          <w:sz w:val="28"/>
        </w:rPr>
      </w:pPr>
      <w:r w:rsidRPr="009C4579">
        <w:rPr>
          <w:rFonts w:ascii="Arial" w:hAnsi="Arial" w:cs="Arial"/>
          <w:color w:val="273239"/>
          <w:spacing w:val="2"/>
          <w:sz w:val="20"/>
          <w:szCs w:val="20"/>
        </w:rPr>
        <w:t xml:space="preserve"> </w:t>
      </w:r>
      <w:r w:rsidRPr="009C4579">
        <w:rPr>
          <w:rFonts w:ascii="Arial" w:eastAsia="Times New Roman" w:hAnsi="Arial" w:cs="Arial"/>
          <w:color w:val="273239"/>
          <w:spacing w:val="2"/>
          <w:sz w:val="20"/>
          <w:szCs w:val="20"/>
          <w:lang w:val="en-IN" w:eastAsia="en-IN"/>
        </w:rPr>
        <w:t xml:space="preserve">The String pool cannot be possible if String is not immutable in Java. A lot of heap space is saved by JRE. The same string variable can be referred to by more than one string variable in the pool. </w:t>
      </w:r>
      <w:r w:rsidRPr="009C4579">
        <w:rPr>
          <w:rFonts w:ascii="Arial" w:eastAsia="Times New Roman" w:hAnsi="Arial" w:cs="Arial"/>
          <w:b/>
          <w:bCs/>
          <w:color w:val="273239"/>
          <w:spacing w:val="2"/>
          <w:sz w:val="20"/>
          <w:szCs w:val="20"/>
          <w:lang w:val="en-IN" w:eastAsia="en-IN"/>
        </w:rPr>
        <w:t>String interning</w:t>
      </w:r>
      <w:r w:rsidR="008B5884" w:rsidRPr="009C4579">
        <w:rPr>
          <w:rFonts w:ascii="Arial" w:eastAsia="Times New Roman" w:hAnsi="Arial" w:cs="Arial"/>
          <w:color w:val="273239"/>
          <w:spacing w:val="2"/>
          <w:sz w:val="20"/>
          <w:szCs w:val="20"/>
          <w:lang w:val="en-IN" w:eastAsia="en-IN"/>
        </w:rPr>
        <w:t>(</w:t>
      </w:r>
      <w:r w:rsidR="008B5884" w:rsidRPr="009C4579">
        <w:rPr>
          <w:rFonts w:ascii="Roboto" w:hAnsi="Roboto"/>
          <w:color w:val="202124"/>
          <w:sz w:val="20"/>
          <w:szCs w:val="20"/>
          <w:shd w:val="clear" w:color="auto" w:fill="FFFFFF"/>
        </w:rPr>
        <w:t>String Interning is a method of storing only one copy of each distinct String Value, which must be immutable.)</w:t>
      </w:r>
      <w:r w:rsidRPr="009C4579">
        <w:rPr>
          <w:rFonts w:ascii="Arial" w:eastAsia="Times New Roman" w:hAnsi="Arial" w:cs="Arial"/>
          <w:color w:val="273239"/>
          <w:spacing w:val="2"/>
          <w:sz w:val="20"/>
          <w:szCs w:val="20"/>
          <w:lang w:val="en-IN" w:eastAsia="en-IN"/>
        </w:rPr>
        <w:t xml:space="preserve"> can also not be possible if the String would not be immutable.</w:t>
      </w:r>
    </w:p>
    <w:p w14:paraId="162F4FDE" w14:textId="77777777" w:rsidR="0038415A" w:rsidRPr="009445EC" w:rsidRDefault="0038415A" w:rsidP="0038415A">
      <w:pPr>
        <w:widowControl/>
        <w:numPr>
          <w:ilvl w:val="0"/>
          <w:numId w:val="3"/>
        </w:numPr>
        <w:shd w:val="clear" w:color="auto" w:fill="FFFFFF"/>
        <w:autoSpaceDE/>
        <w:autoSpaceDN/>
        <w:ind w:left="1080"/>
        <w:jc w:val="both"/>
        <w:textAlignment w:val="baseline"/>
        <w:rPr>
          <w:rFonts w:ascii="Arial" w:eastAsia="Times New Roman" w:hAnsi="Arial" w:cs="Arial"/>
          <w:color w:val="273239"/>
          <w:spacing w:val="2"/>
          <w:sz w:val="20"/>
          <w:szCs w:val="20"/>
          <w:lang w:val="en-IN" w:eastAsia="en-IN"/>
        </w:rPr>
      </w:pPr>
      <w:r w:rsidRPr="009445EC">
        <w:rPr>
          <w:rFonts w:ascii="Arial" w:eastAsia="Times New Roman" w:hAnsi="Arial" w:cs="Arial"/>
          <w:color w:val="273239"/>
          <w:spacing w:val="2"/>
          <w:sz w:val="20"/>
          <w:szCs w:val="20"/>
          <w:lang w:val="en-IN" w:eastAsia="en-IN"/>
        </w:rPr>
        <w:t>If we don’t make the String immutable, it will pose a serious security threat to the application. For example</w:t>
      </w:r>
      <w:r w:rsidRPr="009B229C">
        <w:rPr>
          <w:rFonts w:ascii="Arial" w:eastAsia="Times New Roman" w:hAnsi="Arial" w:cs="Arial"/>
          <w:b/>
          <w:bCs/>
          <w:color w:val="273239"/>
          <w:spacing w:val="2"/>
          <w:lang w:val="en-IN" w:eastAsia="en-IN"/>
        </w:rPr>
        <w:t>, database usernames, passwords are passed as strings to receive database connections. The socket programming host and port descriptions are also passed as strings.</w:t>
      </w:r>
      <w:r w:rsidRPr="009B229C">
        <w:rPr>
          <w:rFonts w:ascii="Arial" w:eastAsia="Times New Roman" w:hAnsi="Arial" w:cs="Arial"/>
          <w:color w:val="273239"/>
          <w:spacing w:val="2"/>
          <w:lang w:val="en-IN" w:eastAsia="en-IN"/>
        </w:rPr>
        <w:t xml:space="preserve"> </w:t>
      </w:r>
      <w:r w:rsidRPr="009445EC">
        <w:rPr>
          <w:rFonts w:ascii="Arial" w:eastAsia="Times New Roman" w:hAnsi="Arial" w:cs="Arial"/>
          <w:color w:val="273239"/>
          <w:spacing w:val="2"/>
          <w:sz w:val="20"/>
          <w:szCs w:val="20"/>
          <w:lang w:val="en-IN" w:eastAsia="en-IN"/>
        </w:rPr>
        <w:t>The String is immutable, so its value cannot be changed. If the String doesn’t remain immutable, any hacker can cause a security issue in the application by changing the reference value</w:t>
      </w:r>
    </w:p>
    <w:p w14:paraId="5CA125F5" w14:textId="3017B8B0" w:rsidR="00594048" w:rsidRPr="009C267E" w:rsidRDefault="00594048" w:rsidP="009C267E">
      <w:pPr>
        <w:tabs>
          <w:tab w:val="left" w:pos="1180"/>
          <w:tab w:val="left" w:pos="1181"/>
        </w:tabs>
        <w:rPr>
          <w:sz w:val="28"/>
        </w:rPr>
      </w:pPr>
    </w:p>
    <w:p w14:paraId="2D3A1B9F" w14:textId="77777777" w:rsidR="00594048" w:rsidRDefault="00CF0667">
      <w:pPr>
        <w:pStyle w:val="ListParagraph"/>
        <w:numPr>
          <w:ilvl w:val="0"/>
          <w:numId w:val="2"/>
        </w:numPr>
        <w:tabs>
          <w:tab w:val="left" w:pos="1180"/>
          <w:tab w:val="left" w:pos="1181"/>
        </w:tabs>
        <w:ind w:left="1180" w:hanging="1081"/>
        <w:rPr>
          <w:sz w:val="28"/>
        </w:rPr>
      </w:pPr>
      <w:r>
        <w:rPr>
          <w:sz w:val="28"/>
        </w:rPr>
        <w:t>How</w:t>
      </w:r>
      <w:r>
        <w:rPr>
          <w:spacing w:val="-1"/>
          <w:sz w:val="28"/>
        </w:rPr>
        <w:t xml:space="preserve"> </w:t>
      </w:r>
      <w:r>
        <w:rPr>
          <w:sz w:val="28"/>
        </w:rPr>
        <w:t>to</w:t>
      </w:r>
      <w:r>
        <w:rPr>
          <w:spacing w:val="-4"/>
          <w:sz w:val="28"/>
        </w:rPr>
        <w:t xml:space="preserve"> </w:t>
      </w:r>
      <w:r>
        <w:rPr>
          <w:sz w:val="28"/>
        </w:rPr>
        <w:t>create</w:t>
      </w:r>
      <w:r>
        <w:rPr>
          <w:spacing w:val="-3"/>
          <w:sz w:val="28"/>
        </w:rPr>
        <w:t xml:space="preserve"> </w:t>
      </w:r>
      <w:r>
        <w:rPr>
          <w:sz w:val="28"/>
        </w:rPr>
        <w:t>immutable</w:t>
      </w:r>
      <w:r>
        <w:rPr>
          <w:spacing w:val="-1"/>
          <w:sz w:val="28"/>
        </w:rPr>
        <w:t xml:space="preserve"> </w:t>
      </w:r>
      <w:r>
        <w:rPr>
          <w:sz w:val="28"/>
        </w:rPr>
        <w:t>class</w:t>
      </w:r>
      <w:r>
        <w:rPr>
          <w:spacing w:val="-1"/>
          <w:sz w:val="28"/>
        </w:rPr>
        <w:t xml:space="preserve"> </w:t>
      </w:r>
      <w:r>
        <w:rPr>
          <w:sz w:val="28"/>
        </w:rPr>
        <w:t>?</w:t>
      </w:r>
    </w:p>
    <w:p w14:paraId="294260A7" w14:textId="023BFD7F" w:rsidR="00594048" w:rsidRDefault="00CF0667">
      <w:pPr>
        <w:pStyle w:val="ListParagraph"/>
        <w:numPr>
          <w:ilvl w:val="0"/>
          <w:numId w:val="2"/>
        </w:numPr>
        <w:tabs>
          <w:tab w:val="left" w:pos="1180"/>
          <w:tab w:val="left" w:pos="1181"/>
        </w:tabs>
        <w:spacing w:before="25"/>
        <w:ind w:left="1180" w:hanging="1081"/>
        <w:rPr>
          <w:sz w:val="28"/>
        </w:rPr>
      </w:pPr>
      <w:r>
        <w:rPr>
          <w:sz w:val="28"/>
        </w:rPr>
        <w:t>Explain</w:t>
      </w:r>
      <w:r>
        <w:rPr>
          <w:spacing w:val="-2"/>
          <w:sz w:val="28"/>
        </w:rPr>
        <w:t xml:space="preserve"> </w:t>
      </w:r>
      <w:r>
        <w:rPr>
          <w:sz w:val="28"/>
        </w:rPr>
        <w:t>about</w:t>
      </w:r>
      <w:r>
        <w:rPr>
          <w:spacing w:val="-3"/>
          <w:sz w:val="28"/>
        </w:rPr>
        <w:t xml:space="preserve"> </w:t>
      </w:r>
      <w:r>
        <w:rPr>
          <w:sz w:val="28"/>
        </w:rPr>
        <w:t>String</w:t>
      </w:r>
      <w:r>
        <w:rPr>
          <w:spacing w:val="-5"/>
          <w:sz w:val="28"/>
        </w:rPr>
        <w:t xml:space="preserve"> </w:t>
      </w:r>
      <w:r>
        <w:rPr>
          <w:sz w:val="28"/>
        </w:rPr>
        <w:t>constant</w:t>
      </w:r>
      <w:r>
        <w:rPr>
          <w:spacing w:val="-6"/>
          <w:sz w:val="28"/>
        </w:rPr>
        <w:t xml:space="preserve"> </w:t>
      </w:r>
      <w:r>
        <w:rPr>
          <w:sz w:val="28"/>
        </w:rPr>
        <w:t>pool</w:t>
      </w:r>
      <w:r>
        <w:rPr>
          <w:spacing w:val="-3"/>
          <w:sz w:val="28"/>
        </w:rPr>
        <w:t xml:space="preserve"> </w:t>
      </w:r>
      <w:r>
        <w:rPr>
          <w:sz w:val="28"/>
        </w:rPr>
        <w:t>?</w:t>
      </w:r>
    </w:p>
    <w:p w14:paraId="527891A8" w14:textId="77777777" w:rsidR="00575FAC" w:rsidRDefault="00575FAC" w:rsidP="00575FAC">
      <w:pPr>
        <w:pStyle w:val="ListParagraph"/>
        <w:tabs>
          <w:tab w:val="left" w:pos="1180"/>
          <w:tab w:val="left" w:pos="1181"/>
        </w:tabs>
        <w:spacing w:before="25"/>
        <w:ind w:firstLine="0"/>
        <w:rPr>
          <w:sz w:val="28"/>
        </w:rPr>
      </w:pPr>
    </w:p>
    <w:p w14:paraId="44D9C0F2" w14:textId="77777777" w:rsidR="00A27911" w:rsidRDefault="00A27911" w:rsidP="00A27911">
      <w:pPr>
        <w:pStyle w:val="ListParagraph"/>
        <w:tabs>
          <w:tab w:val="left" w:pos="1180"/>
          <w:tab w:val="left" w:pos="1181"/>
        </w:tabs>
        <w:spacing w:before="25"/>
        <w:ind w:firstLine="0"/>
        <w:rPr>
          <w:sz w:val="28"/>
        </w:rPr>
      </w:pPr>
    </w:p>
    <w:p w14:paraId="7282C1DA" w14:textId="77777777" w:rsidR="00594048" w:rsidRDefault="00CF0667">
      <w:pPr>
        <w:pStyle w:val="ListParagraph"/>
        <w:numPr>
          <w:ilvl w:val="0"/>
          <w:numId w:val="2"/>
        </w:numPr>
        <w:tabs>
          <w:tab w:val="left" w:pos="1180"/>
          <w:tab w:val="left" w:pos="1181"/>
        </w:tabs>
        <w:ind w:left="1180" w:hanging="1081"/>
        <w:rPr>
          <w:sz w:val="28"/>
        </w:rPr>
      </w:pPr>
      <w:r>
        <w:rPr>
          <w:sz w:val="28"/>
        </w:rPr>
        <w:t>Difference</w:t>
      </w:r>
      <w:r>
        <w:rPr>
          <w:spacing w:val="-4"/>
          <w:sz w:val="28"/>
        </w:rPr>
        <w:t xml:space="preserve"> </w:t>
      </w:r>
      <w:r>
        <w:rPr>
          <w:sz w:val="28"/>
        </w:rPr>
        <w:t>between</w:t>
      </w:r>
      <w:r>
        <w:rPr>
          <w:spacing w:val="-2"/>
          <w:sz w:val="28"/>
        </w:rPr>
        <w:t xml:space="preserve"> </w:t>
      </w:r>
      <w:r>
        <w:rPr>
          <w:sz w:val="28"/>
        </w:rPr>
        <w:t>String</w:t>
      </w:r>
      <w:r>
        <w:rPr>
          <w:spacing w:val="-3"/>
          <w:sz w:val="28"/>
        </w:rPr>
        <w:t xml:space="preserve"> </w:t>
      </w:r>
      <w:r>
        <w:rPr>
          <w:sz w:val="28"/>
        </w:rPr>
        <w:t>,</w:t>
      </w:r>
      <w:r>
        <w:rPr>
          <w:spacing w:val="-3"/>
          <w:sz w:val="28"/>
        </w:rPr>
        <w:t xml:space="preserve"> </w:t>
      </w:r>
      <w:r>
        <w:rPr>
          <w:sz w:val="28"/>
        </w:rPr>
        <w:t>String</w:t>
      </w:r>
      <w:r>
        <w:rPr>
          <w:spacing w:val="-4"/>
          <w:sz w:val="28"/>
        </w:rPr>
        <w:t xml:space="preserve"> </w:t>
      </w:r>
      <w:r>
        <w:rPr>
          <w:sz w:val="28"/>
        </w:rPr>
        <w:t>Buffer</w:t>
      </w:r>
      <w:r>
        <w:rPr>
          <w:spacing w:val="-1"/>
          <w:sz w:val="28"/>
        </w:rPr>
        <w:t xml:space="preserve"> </w:t>
      </w:r>
      <w:r>
        <w:rPr>
          <w:sz w:val="28"/>
        </w:rPr>
        <w:t>,</w:t>
      </w:r>
      <w:r>
        <w:rPr>
          <w:spacing w:val="-3"/>
          <w:sz w:val="28"/>
        </w:rPr>
        <w:t xml:space="preserve"> </w:t>
      </w:r>
      <w:r>
        <w:rPr>
          <w:sz w:val="28"/>
        </w:rPr>
        <w:t>String</w:t>
      </w:r>
      <w:r>
        <w:rPr>
          <w:spacing w:val="3"/>
          <w:sz w:val="28"/>
        </w:rPr>
        <w:t xml:space="preserve"> </w:t>
      </w:r>
      <w:r>
        <w:rPr>
          <w:sz w:val="28"/>
        </w:rPr>
        <w:t>Builder</w:t>
      </w:r>
      <w:r>
        <w:rPr>
          <w:spacing w:val="-3"/>
          <w:sz w:val="28"/>
        </w:rPr>
        <w:t xml:space="preserve"> </w:t>
      </w:r>
      <w:r>
        <w:rPr>
          <w:sz w:val="28"/>
        </w:rPr>
        <w:t>?</w:t>
      </w:r>
    </w:p>
    <w:p w14:paraId="451C079E" w14:textId="2E9BC9A5" w:rsidR="00D64D78" w:rsidRPr="00D64D78" w:rsidRDefault="00D64D78" w:rsidP="00D64D78">
      <w:pPr>
        <w:pStyle w:val="ListParagraph"/>
        <w:numPr>
          <w:ilvl w:val="0"/>
          <w:numId w:val="6"/>
        </w:numPr>
        <w:tabs>
          <w:tab w:val="left" w:pos="1180"/>
          <w:tab w:val="left" w:pos="1181"/>
        </w:tabs>
        <w:rPr>
          <w:i/>
          <w:iCs/>
          <w:sz w:val="28"/>
          <w:lang w:val="en-IN"/>
        </w:rPr>
      </w:pPr>
      <w:r w:rsidRPr="00D64D78">
        <w:rPr>
          <w:b/>
          <w:bCs/>
          <w:sz w:val="28"/>
        </w:rPr>
        <w:t>Ans:</w:t>
      </w:r>
      <w:r w:rsidRPr="00D64D78">
        <w:rPr>
          <w:rFonts w:ascii="Arial" w:eastAsia="Times New Roman" w:hAnsi="Arial" w:cs="Arial"/>
          <w:i/>
          <w:iCs/>
          <w:color w:val="273239"/>
          <w:spacing w:val="2"/>
          <w:sz w:val="26"/>
          <w:szCs w:val="26"/>
          <w:lang w:val="en-IN" w:eastAsia="en-IN"/>
        </w:rPr>
        <w:t xml:space="preserve"> </w:t>
      </w:r>
      <w:r w:rsidRPr="00D64D78">
        <w:rPr>
          <w:i/>
          <w:iCs/>
          <w:sz w:val="28"/>
          <w:lang w:val="en-IN"/>
        </w:rPr>
        <w:t>If a string is going to remain constant throughout the program, then use the String class object because a String object is immutable.</w:t>
      </w:r>
    </w:p>
    <w:p w14:paraId="5F5D0C3E" w14:textId="77777777" w:rsidR="00D64D78" w:rsidRPr="00D64D78" w:rsidRDefault="00D64D78" w:rsidP="00D64D78">
      <w:pPr>
        <w:pStyle w:val="ListParagraph"/>
        <w:numPr>
          <w:ilvl w:val="0"/>
          <w:numId w:val="6"/>
        </w:numPr>
        <w:tabs>
          <w:tab w:val="left" w:pos="1180"/>
          <w:tab w:val="left" w:pos="1181"/>
        </w:tabs>
        <w:rPr>
          <w:i/>
          <w:iCs/>
          <w:sz w:val="28"/>
          <w:lang w:val="en-IN"/>
        </w:rPr>
      </w:pPr>
      <w:r w:rsidRPr="00D64D78">
        <w:rPr>
          <w:i/>
          <w:iCs/>
          <w:sz w:val="28"/>
          <w:lang w:val="en-IN"/>
        </w:rPr>
        <w:t>If a string can change (for example: lots of logic and operations in the construction of the string) and will only be accessed from a single thread, using a StringBuilder is good enough.</w:t>
      </w:r>
    </w:p>
    <w:p w14:paraId="0FAB8A2E" w14:textId="77777777" w:rsidR="00D64D78" w:rsidRPr="00D64D78" w:rsidRDefault="00D64D78" w:rsidP="00D64D78">
      <w:pPr>
        <w:pStyle w:val="ListParagraph"/>
        <w:numPr>
          <w:ilvl w:val="0"/>
          <w:numId w:val="6"/>
        </w:numPr>
        <w:tabs>
          <w:tab w:val="left" w:pos="1180"/>
          <w:tab w:val="left" w:pos="1181"/>
        </w:tabs>
        <w:rPr>
          <w:i/>
          <w:iCs/>
          <w:sz w:val="28"/>
          <w:lang w:val="en-IN"/>
        </w:rPr>
      </w:pPr>
      <w:r w:rsidRPr="00D64D78">
        <w:rPr>
          <w:i/>
          <w:iCs/>
          <w:sz w:val="28"/>
          <w:lang w:val="en-IN"/>
        </w:rPr>
        <w:t>If a string can change and will be accessed from multiple threads, use a StringBuffer because StringBuffer is synchronous, so you have thread-safety.</w:t>
      </w:r>
    </w:p>
    <w:p w14:paraId="42E0D084" w14:textId="77777777" w:rsidR="00D64D78" w:rsidRDefault="00D64D78" w:rsidP="00D64D78">
      <w:pPr>
        <w:pStyle w:val="ListParagraph"/>
        <w:numPr>
          <w:ilvl w:val="0"/>
          <w:numId w:val="6"/>
        </w:numPr>
        <w:tabs>
          <w:tab w:val="left" w:pos="1180"/>
          <w:tab w:val="left" w:pos="1181"/>
        </w:tabs>
        <w:rPr>
          <w:i/>
          <w:iCs/>
          <w:sz w:val="28"/>
          <w:lang w:val="en-IN"/>
        </w:rPr>
      </w:pPr>
      <w:r w:rsidRPr="00D64D78">
        <w:rPr>
          <w:i/>
          <w:iCs/>
          <w:sz w:val="28"/>
          <w:lang w:val="en-IN"/>
        </w:rPr>
        <w:t>If you don’t want thread-safety than you can also go with StringBuilder class as it is not synchronized.</w:t>
      </w:r>
    </w:p>
    <w:p w14:paraId="062802F3" w14:textId="77777777" w:rsidR="00B50208" w:rsidRPr="00B50208" w:rsidRDefault="00B50208" w:rsidP="00B50208">
      <w:pPr>
        <w:tabs>
          <w:tab w:val="left" w:pos="1180"/>
          <w:tab w:val="left" w:pos="1181"/>
        </w:tabs>
        <w:rPr>
          <w:i/>
          <w:iCs/>
          <w:sz w:val="28"/>
          <w:lang w:val="en-IN"/>
        </w:rPr>
      </w:pPr>
    </w:p>
    <w:tbl>
      <w:tblPr>
        <w:tblpPr w:leftFromText="180" w:rightFromText="180" w:horzAnchor="margin" w:tblpXSpec="center" w:tblpY="240"/>
        <w:tblW w:w="947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76"/>
        <w:gridCol w:w="4051"/>
        <w:gridCol w:w="3645"/>
      </w:tblGrid>
      <w:tr w:rsidR="00991664" w:rsidRPr="00FC24B2" w14:paraId="45507715" w14:textId="77777777" w:rsidTr="00536DE3">
        <w:trPr>
          <w:gridAfter w:val="1"/>
          <w:wAfter w:w="3645" w:type="dxa"/>
          <w:trHeight w:val="202"/>
        </w:trPr>
        <w:tc>
          <w:tcPr>
            <w:tcW w:w="0" w:type="auto"/>
            <w:shd w:val="clear" w:color="auto" w:fill="C7CCBE"/>
            <w:tcMar>
              <w:top w:w="180" w:type="dxa"/>
              <w:left w:w="180" w:type="dxa"/>
              <w:bottom w:w="180" w:type="dxa"/>
              <w:right w:w="180" w:type="dxa"/>
            </w:tcMar>
            <w:hideMark/>
          </w:tcPr>
          <w:p w14:paraId="2E4DD057" w14:textId="77777777" w:rsidR="00991664" w:rsidRPr="00FC24B2" w:rsidRDefault="00991664" w:rsidP="00536DE3">
            <w:pPr>
              <w:widowControl/>
              <w:autoSpaceDE/>
              <w:autoSpaceDN/>
              <w:rPr>
                <w:rFonts w:ascii="Times New Roman" w:eastAsia="Times New Roman" w:hAnsi="Times New Roman" w:cs="Times New Roman"/>
                <w:b/>
                <w:bCs/>
                <w:color w:val="000000"/>
                <w:sz w:val="26"/>
                <w:szCs w:val="26"/>
                <w:lang w:val="en-IN" w:eastAsia="en-IN"/>
              </w:rPr>
            </w:pPr>
            <w:r w:rsidRPr="00FC24B2">
              <w:rPr>
                <w:rFonts w:ascii="Times New Roman" w:eastAsia="Times New Roman" w:hAnsi="Times New Roman" w:cs="Times New Roman"/>
                <w:b/>
                <w:bCs/>
                <w:color w:val="000000"/>
                <w:sz w:val="26"/>
                <w:szCs w:val="26"/>
                <w:lang w:val="en-IN" w:eastAsia="en-IN"/>
              </w:rPr>
              <w:t>StringBuffer</w:t>
            </w:r>
          </w:p>
        </w:tc>
        <w:tc>
          <w:tcPr>
            <w:tcW w:w="4051" w:type="dxa"/>
            <w:shd w:val="clear" w:color="auto" w:fill="C7CCBE"/>
            <w:tcMar>
              <w:top w:w="180" w:type="dxa"/>
              <w:left w:w="180" w:type="dxa"/>
              <w:bottom w:w="180" w:type="dxa"/>
              <w:right w:w="180" w:type="dxa"/>
            </w:tcMar>
            <w:hideMark/>
          </w:tcPr>
          <w:p w14:paraId="7A3E5BB0" w14:textId="77777777" w:rsidR="00991664" w:rsidRPr="00FC24B2" w:rsidRDefault="00991664" w:rsidP="00536DE3">
            <w:pPr>
              <w:widowControl/>
              <w:autoSpaceDE/>
              <w:autoSpaceDN/>
              <w:rPr>
                <w:rFonts w:ascii="Times New Roman" w:eastAsia="Times New Roman" w:hAnsi="Times New Roman" w:cs="Times New Roman"/>
                <w:b/>
                <w:bCs/>
                <w:color w:val="000000"/>
                <w:sz w:val="26"/>
                <w:szCs w:val="26"/>
                <w:lang w:val="en-IN" w:eastAsia="en-IN"/>
              </w:rPr>
            </w:pPr>
            <w:r w:rsidRPr="00FC24B2">
              <w:rPr>
                <w:rFonts w:ascii="Times New Roman" w:eastAsia="Times New Roman" w:hAnsi="Times New Roman" w:cs="Times New Roman"/>
                <w:b/>
                <w:bCs/>
                <w:color w:val="000000"/>
                <w:sz w:val="26"/>
                <w:szCs w:val="26"/>
                <w:lang w:val="en-IN" w:eastAsia="en-IN"/>
              </w:rPr>
              <w:t>StringBuilder</w:t>
            </w:r>
          </w:p>
        </w:tc>
      </w:tr>
      <w:tr w:rsidR="00991664" w:rsidRPr="00FC24B2" w14:paraId="2C1C047B" w14:textId="77777777" w:rsidTr="00536DE3">
        <w:trPr>
          <w:trHeight w:val="64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F53C1E" w14:textId="77777777" w:rsidR="00991664" w:rsidRPr="00FC24B2" w:rsidRDefault="00991664" w:rsidP="00536DE3">
            <w:pPr>
              <w:widowControl/>
              <w:autoSpaceDE/>
              <w:autoSpaceDN/>
              <w:jc w:val="both"/>
              <w:rPr>
                <w:rFonts w:ascii="Segoe UI" w:eastAsia="Times New Roman" w:hAnsi="Segoe UI" w:cs="Segoe UI"/>
                <w:color w:val="333333"/>
                <w:sz w:val="24"/>
                <w:szCs w:val="24"/>
                <w:lang w:val="en-IN" w:eastAsia="en-IN"/>
              </w:rPr>
            </w:pPr>
            <w:r w:rsidRPr="00FC24B2">
              <w:rPr>
                <w:rFonts w:ascii="Segoe UI" w:eastAsia="Times New Roman" w:hAnsi="Segoe UI" w:cs="Segoe UI"/>
                <w:color w:val="333333"/>
                <w:sz w:val="24"/>
                <w:szCs w:val="24"/>
                <w:lang w:val="en-IN" w:eastAsia="en-IN"/>
              </w:rPr>
              <w:t>1)</w:t>
            </w:r>
          </w:p>
        </w:tc>
        <w:tc>
          <w:tcPr>
            <w:tcW w:w="40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101C6B" w14:textId="77777777" w:rsidR="00991664" w:rsidRPr="00FC24B2" w:rsidRDefault="00991664" w:rsidP="00536DE3">
            <w:pPr>
              <w:widowControl/>
              <w:autoSpaceDE/>
              <w:autoSpaceDN/>
              <w:jc w:val="both"/>
              <w:rPr>
                <w:rFonts w:ascii="Segoe UI" w:eastAsia="Times New Roman" w:hAnsi="Segoe UI" w:cs="Segoe UI"/>
                <w:color w:val="333333"/>
                <w:sz w:val="24"/>
                <w:szCs w:val="24"/>
                <w:lang w:val="en-IN" w:eastAsia="en-IN"/>
              </w:rPr>
            </w:pPr>
            <w:r w:rsidRPr="00FC24B2">
              <w:rPr>
                <w:rFonts w:ascii="Segoe UI" w:eastAsia="Times New Roman" w:hAnsi="Segoe UI" w:cs="Segoe UI"/>
                <w:color w:val="333333"/>
                <w:sz w:val="24"/>
                <w:szCs w:val="24"/>
                <w:lang w:val="en-IN" w:eastAsia="en-IN"/>
              </w:rPr>
              <w:t>StringBuffer is </w:t>
            </w:r>
            <w:r w:rsidRPr="00FC24B2">
              <w:rPr>
                <w:rFonts w:ascii="Segoe UI" w:eastAsia="Times New Roman" w:hAnsi="Segoe UI" w:cs="Segoe UI"/>
                <w:i/>
                <w:iCs/>
                <w:color w:val="333333"/>
                <w:sz w:val="24"/>
                <w:szCs w:val="24"/>
                <w:lang w:val="en-IN" w:eastAsia="en-IN"/>
              </w:rPr>
              <w:t>synchronized</w:t>
            </w:r>
            <w:r w:rsidRPr="00FC24B2">
              <w:rPr>
                <w:rFonts w:ascii="Segoe UI" w:eastAsia="Times New Roman" w:hAnsi="Segoe UI" w:cs="Segoe UI"/>
                <w:color w:val="333333"/>
                <w:sz w:val="24"/>
                <w:szCs w:val="24"/>
                <w:lang w:val="en-IN" w:eastAsia="en-IN"/>
              </w:rPr>
              <w:t> i.e. thread safe. It means two threads can't call the methods of StringBuffer simultaneously.</w:t>
            </w:r>
          </w:p>
        </w:tc>
        <w:tc>
          <w:tcPr>
            <w:tcW w:w="364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1F26B1" w14:textId="77777777" w:rsidR="00991664" w:rsidRPr="00FC24B2" w:rsidRDefault="00991664" w:rsidP="00536DE3">
            <w:pPr>
              <w:widowControl/>
              <w:autoSpaceDE/>
              <w:autoSpaceDN/>
              <w:jc w:val="both"/>
              <w:rPr>
                <w:rFonts w:ascii="Segoe UI" w:eastAsia="Times New Roman" w:hAnsi="Segoe UI" w:cs="Segoe UI"/>
                <w:color w:val="333333"/>
                <w:sz w:val="24"/>
                <w:szCs w:val="24"/>
                <w:lang w:val="en-IN" w:eastAsia="en-IN"/>
              </w:rPr>
            </w:pPr>
            <w:r w:rsidRPr="00FC24B2">
              <w:rPr>
                <w:rFonts w:ascii="Segoe UI" w:eastAsia="Times New Roman" w:hAnsi="Segoe UI" w:cs="Segoe UI"/>
                <w:color w:val="333333"/>
                <w:sz w:val="24"/>
                <w:szCs w:val="24"/>
                <w:lang w:val="en-IN" w:eastAsia="en-IN"/>
              </w:rPr>
              <w:t>StringBuilder is </w:t>
            </w:r>
            <w:r w:rsidRPr="00FC24B2">
              <w:rPr>
                <w:rFonts w:ascii="Segoe UI" w:eastAsia="Times New Roman" w:hAnsi="Segoe UI" w:cs="Segoe UI"/>
                <w:i/>
                <w:iCs/>
                <w:color w:val="333333"/>
                <w:sz w:val="24"/>
                <w:szCs w:val="24"/>
                <w:lang w:val="en-IN" w:eastAsia="en-IN"/>
              </w:rPr>
              <w:t>non-synchronized</w:t>
            </w:r>
            <w:r w:rsidRPr="00FC24B2">
              <w:rPr>
                <w:rFonts w:ascii="Segoe UI" w:eastAsia="Times New Roman" w:hAnsi="Segoe UI" w:cs="Segoe UI"/>
                <w:color w:val="333333"/>
                <w:sz w:val="24"/>
                <w:szCs w:val="24"/>
                <w:lang w:val="en-IN" w:eastAsia="en-IN"/>
              </w:rPr>
              <w:t> i.e. not thread safe. It means two threads can call the methods of StringBuilder simultaneously.</w:t>
            </w:r>
          </w:p>
        </w:tc>
      </w:tr>
      <w:tr w:rsidR="00991664" w:rsidRPr="00FC24B2" w14:paraId="4B12B4ED" w14:textId="77777777" w:rsidTr="00536DE3">
        <w:trPr>
          <w:trHeight w:val="21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E4B4A8" w14:textId="77777777" w:rsidR="00991664" w:rsidRPr="00FC24B2" w:rsidRDefault="00991664" w:rsidP="00536DE3">
            <w:pPr>
              <w:widowControl/>
              <w:autoSpaceDE/>
              <w:autoSpaceDN/>
              <w:jc w:val="both"/>
              <w:rPr>
                <w:rFonts w:ascii="Segoe UI" w:eastAsia="Times New Roman" w:hAnsi="Segoe UI" w:cs="Segoe UI"/>
                <w:color w:val="333333"/>
                <w:sz w:val="24"/>
                <w:szCs w:val="24"/>
                <w:lang w:val="en-IN" w:eastAsia="en-IN"/>
              </w:rPr>
            </w:pPr>
            <w:r w:rsidRPr="00FC24B2">
              <w:rPr>
                <w:rFonts w:ascii="Segoe UI" w:eastAsia="Times New Roman" w:hAnsi="Segoe UI" w:cs="Segoe UI"/>
                <w:color w:val="333333"/>
                <w:sz w:val="24"/>
                <w:szCs w:val="24"/>
                <w:lang w:val="en-IN" w:eastAsia="en-IN"/>
              </w:rPr>
              <w:t>2)</w:t>
            </w:r>
          </w:p>
        </w:tc>
        <w:tc>
          <w:tcPr>
            <w:tcW w:w="40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F35FEE" w14:textId="77777777" w:rsidR="00991664" w:rsidRPr="00FC24B2" w:rsidRDefault="00991664" w:rsidP="00536DE3">
            <w:pPr>
              <w:widowControl/>
              <w:autoSpaceDE/>
              <w:autoSpaceDN/>
              <w:jc w:val="both"/>
              <w:rPr>
                <w:rFonts w:ascii="Segoe UI" w:eastAsia="Times New Roman" w:hAnsi="Segoe UI" w:cs="Segoe UI"/>
                <w:color w:val="333333"/>
                <w:sz w:val="24"/>
                <w:szCs w:val="24"/>
                <w:lang w:val="en-IN" w:eastAsia="en-IN"/>
              </w:rPr>
            </w:pPr>
            <w:r w:rsidRPr="00FC24B2">
              <w:rPr>
                <w:rFonts w:ascii="Segoe UI" w:eastAsia="Times New Roman" w:hAnsi="Segoe UI" w:cs="Segoe UI"/>
                <w:color w:val="333333"/>
                <w:sz w:val="24"/>
                <w:szCs w:val="24"/>
                <w:lang w:val="en-IN" w:eastAsia="en-IN"/>
              </w:rPr>
              <w:t>StringBuffer is </w:t>
            </w:r>
            <w:r w:rsidRPr="00FC24B2">
              <w:rPr>
                <w:rFonts w:ascii="Segoe UI" w:eastAsia="Times New Roman" w:hAnsi="Segoe UI" w:cs="Segoe UI"/>
                <w:i/>
                <w:iCs/>
                <w:color w:val="333333"/>
                <w:sz w:val="24"/>
                <w:szCs w:val="24"/>
                <w:lang w:val="en-IN" w:eastAsia="en-IN"/>
              </w:rPr>
              <w:t>less efficient</w:t>
            </w:r>
            <w:r w:rsidRPr="00FC24B2">
              <w:rPr>
                <w:rFonts w:ascii="Segoe UI" w:eastAsia="Times New Roman" w:hAnsi="Segoe UI" w:cs="Segoe UI"/>
                <w:color w:val="333333"/>
                <w:sz w:val="24"/>
                <w:szCs w:val="24"/>
                <w:lang w:val="en-IN" w:eastAsia="en-IN"/>
              </w:rPr>
              <w:t> than StringBuilder.</w:t>
            </w:r>
          </w:p>
        </w:tc>
        <w:tc>
          <w:tcPr>
            <w:tcW w:w="364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B41191" w14:textId="77777777" w:rsidR="00991664" w:rsidRPr="00FC24B2" w:rsidRDefault="00991664" w:rsidP="00536DE3">
            <w:pPr>
              <w:widowControl/>
              <w:autoSpaceDE/>
              <w:autoSpaceDN/>
              <w:jc w:val="both"/>
              <w:rPr>
                <w:rFonts w:ascii="Segoe UI" w:eastAsia="Times New Roman" w:hAnsi="Segoe UI" w:cs="Segoe UI"/>
                <w:color w:val="333333"/>
                <w:sz w:val="24"/>
                <w:szCs w:val="24"/>
                <w:lang w:val="en-IN" w:eastAsia="en-IN"/>
              </w:rPr>
            </w:pPr>
            <w:r w:rsidRPr="00FC24B2">
              <w:rPr>
                <w:rFonts w:ascii="Segoe UI" w:eastAsia="Times New Roman" w:hAnsi="Segoe UI" w:cs="Segoe UI"/>
                <w:color w:val="333333"/>
                <w:sz w:val="24"/>
                <w:szCs w:val="24"/>
                <w:lang w:val="en-IN" w:eastAsia="en-IN"/>
              </w:rPr>
              <w:t>StringBuilder is </w:t>
            </w:r>
            <w:r w:rsidRPr="00FC24B2">
              <w:rPr>
                <w:rFonts w:ascii="Segoe UI" w:eastAsia="Times New Roman" w:hAnsi="Segoe UI" w:cs="Segoe UI"/>
                <w:i/>
                <w:iCs/>
                <w:color w:val="333333"/>
                <w:sz w:val="24"/>
                <w:szCs w:val="24"/>
                <w:lang w:val="en-IN" w:eastAsia="en-IN"/>
              </w:rPr>
              <w:t>more efficient</w:t>
            </w:r>
            <w:r w:rsidRPr="00FC24B2">
              <w:rPr>
                <w:rFonts w:ascii="Segoe UI" w:eastAsia="Times New Roman" w:hAnsi="Segoe UI" w:cs="Segoe UI"/>
                <w:color w:val="333333"/>
                <w:sz w:val="24"/>
                <w:szCs w:val="24"/>
                <w:lang w:val="en-IN" w:eastAsia="en-IN"/>
              </w:rPr>
              <w:t> than StringBuffer.</w:t>
            </w:r>
          </w:p>
        </w:tc>
      </w:tr>
      <w:tr w:rsidR="00991664" w:rsidRPr="00FC24B2" w14:paraId="6F731178" w14:textId="77777777" w:rsidTr="00536DE3">
        <w:trPr>
          <w:trHeight w:val="21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B3CC5B" w14:textId="77777777" w:rsidR="00991664" w:rsidRPr="00FC24B2" w:rsidRDefault="00991664" w:rsidP="00536DE3">
            <w:pPr>
              <w:widowControl/>
              <w:autoSpaceDE/>
              <w:autoSpaceDN/>
              <w:jc w:val="both"/>
              <w:rPr>
                <w:rFonts w:ascii="Segoe UI" w:eastAsia="Times New Roman" w:hAnsi="Segoe UI" w:cs="Segoe UI"/>
                <w:color w:val="333333"/>
                <w:sz w:val="24"/>
                <w:szCs w:val="24"/>
                <w:lang w:val="en-IN" w:eastAsia="en-IN"/>
              </w:rPr>
            </w:pPr>
            <w:r w:rsidRPr="00FC24B2">
              <w:rPr>
                <w:rFonts w:ascii="Segoe UI" w:eastAsia="Times New Roman" w:hAnsi="Segoe UI" w:cs="Segoe UI"/>
                <w:color w:val="333333"/>
                <w:sz w:val="24"/>
                <w:szCs w:val="24"/>
                <w:lang w:val="en-IN" w:eastAsia="en-IN"/>
              </w:rPr>
              <w:t>3)</w:t>
            </w:r>
          </w:p>
        </w:tc>
        <w:tc>
          <w:tcPr>
            <w:tcW w:w="40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B373E2" w14:textId="77777777" w:rsidR="00991664" w:rsidRPr="00FC24B2" w:rsidRDefault="00991664" w:rsidP="00536DE3">
            <w:pPr>
              <w:widowControl/>
              <w:autoSpaceDE/>
              <w:autoSpaceDN/>
              <w:jc w:val="both"/>
              <w:rPr>
                <w:rFonts w:ascii="Segoe UI" w:eastAsia="Times New Roman" w:hAnsi="Segoe UI" w:cs="Segoe UI"/>
                <w:color w:val="333333"/>
                <w:sz w:val="24"/>
                <w:szCs w:val="24"/>
                <w:lang w:val="en-IN" w:eastAsia="en-IN"/>
              </w:rPr>
            </w:pPr>
            <w:r w:rsidRPr="00FC24B2">
              <w:rPr>
                <w:rFonts w:ascii="Segoe UI" w:eastAsia="Times New Roman" w:hAnsi="Segoe UI" w:cs="Segoe UI"/>
                <w:color w:val="333333"/>
                <w:sz w:val="24"/>
                <w:szCs w:val="24"/>
                <w:lang w:val="en-IN" w:eastAsia="en-IN"/>
              </w:rPr>
              <w:t>StringBuffer was introduced in Java 1.0</w:t>
            </w:r>
          </w:p>
        </w:tc>
        <w:tc>
          <w:tcPr>
            <w:tcW w:w="364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71811C" w14:textId="77777777" w:rsidR="00991664" w:rsidRPr="00FC24B2" w:rsidRDefault="00991664" w:rsidP="00536DE3">
            <w:pPr>
              <w:widowControl/>
              <w:autoSpaceDE/>
              <w:autoSpaceDN/>
              <w:jc w:val="both"/>
              <w:rPr>
                <w:rFonts w:ascii="Segoe UI" w:eastAsia="Times New Roman" w:hAnsi="Segoe UI" w:cs="Segoe UI"/>
                <w:color w:val="333333"/>
                <w:sz w:val="24"/>
                <w:szCs w:val="24"/>
                <w:lang w:val="en-IN" w:eastAsia="en-IN"/>
              </w:rPr>
            </w:pPr>
            <w:r w:rsidRPr="00FC24B2">
              <w:rPr>
                <w:rFonts w:ascii="Segoe UI" w:eastAsia="Times New Roman" w:hAnsi="Segoe UI" w:cs="Segoe UI"/>
                <w:color w:val="333333"/>
                <w:sz w:val="24"/>
                <w:szCs w:val="24"/>
                <w:lang w:val="en-IN" w:eastAsia="en-IN"/>
              </w:rPr>
              <w:t>StringBuilder was introduced in Java 1.5</w:t>
            </w:r>
          </w:p>
        </w:tc>
      </w:tr>
    </w:tbl>
    <w:p w14:paraId="3A2F340F" w14:textId="45AC2E92" w:rsidR="0037315B" w:rsidRPr="00991664" w:rsidRDefault="0037315B" w:rsidP="00B50208">
      <w:pPr>
        <w:pStyle w:val="ListParagraph"/>
        <w:tabs>
          <w:tab w:val="left" w:pos="1180"/>
          <w:tab w:val="left" w:pos="1181"/>
        </w:tabs>
        <w:ind w:left="720" w:firstLine="0"/>
        <w:rPr>
          <w:b/>
          <w:bCs/>
          <w:sz w:val="28"/>
          <w:lang w:val="en-IN"/>
        </w:rPr>
      </w:pPr>
    </w:p>
    <w:p w14:paraId="71A65CB8" w14:textId="77777777" w:rsidR="00B50208" w:rsidRDefault="00B50208" w:rsidP="00B50208">
      <w:pPr>
        <w:pStyle w:val="ListParagraph"/>
        <w:tabs>
          <w:tab w:val="left" w:pos="1180"/>
          <w:tab w:val="left" w:pos="1181"/>
        </w:tabs>
        <w:ind w:left="720" w:firstLine="0"/>
        <w:rPr>
          <w:i/>
          <w:iCs/>
          <w:sz w:val="28"/>
          <w:lang w:val="en-IN"/>
        </w:rPr>
      </w:pPr>
    </w:p>
    <w:p w14:paraId="2CE3C6AB" w14:textId="77777777" w:rsidR="00B50208" w:rsidRDefault="00B50208" w:rsidP="00B50208">
      <w:pPr>
        <w:pStyle w:val="ListParagraph"/>
        <w:tabs>
          <w:tab w:val="left" w:pos="1180"/>
          <w:tab w:val="left" w:pos="1181"/>
        </w:tabs>
        <w:ind w:left="720" w:firstLine="0"/>
        <w:rPr>
          <w:i/>
          <w:iCs/>
          <w:sz w:val="28"/>
          <w:lang w:val="en-IN"/>
        </w:rPr>
      </w:pPr>
    </w:p>
    <w:p w14:paraId="4BD36BD4" w14:textId="77777777" w:rsidR="00B50208" w:rsidRDefault="00B50208" w:rsidP="00B50208">
      <w:pPr>
        <w:pStyle w:val="ListParagraph"/>
        <w:tabs>
          <w:tab w:val="left" w:pos="1180"/>
          <w:tab w:val="left" w:pos="1181"/>
        </w:tabs>
        <w:ind w:left="720" w:firstLine="0"/>
        <w:rPr>
          <w:i/>
          <w:iCs/>
          <w:sz w:val="28"/>
          <w:lang w:val="en-IN"/>
        </w:rPr>
      </w:pPr>
    </w:p>
    <w:p w14:paraId="0FD1D558" w14:textId="77777777" w:rsidR="00B50208" w:rsidRDefault="00B50208" w:rsidP="00B50208">
      <w:pPr>
        <w:pStyle w:val="ListParagraph"/>
        <w:tabs>
          <w:tab w:val="left" w:pos="1180"/>
          <w:tab w:val="left" w:pos="1181"/>
        </w:tabs>
        <w:ind w:left="720" w:firstLine="0"/>
        <w:rPr>
          <w:i/>
          <w:iCs/>
          <w:sz w:val="28"/>
          <w:lang w:val="en-IN"/>
        </w:rPr>
      </w:pPr>
    </w:p>
    <w:p w14:paraId="0C133CC5" w14:textId="77777777" w:rsidR="00B50208" w:rsidRDefault="00B50208" w:rsidP="00B50208">
      <w:pPr>
        <w:pStyle w:val="ListParagraph"/>
        <w:tabs>
          <w:tab w:val="left" w:pos="1180"/>
          <w:tab w:val="left" w:pos="1181"/>
        </w:tabs>
        <w:ind w:left="720" w:firstLine="0"/>
        <w:rPr>
          <w:i/>
          <w:iCs/>
          <w:sz w:val="28"/>
          <w:lang w:val="en-IN"/>
        </w:rPr>
      </w:pPr>
    </w:p>
    <w:p w14:paraId="327A6F10" w14:textId="77777777" w:rsidR="00B50208" w:rsidRDefault="00B50208" w:rsidP="00B50208">
      <w:pPr>
        <w:pStyle w:val="ListParagraph"/>
        <w:tabs>
          <w:tab w:val="left" w:pos="1180"/>
          <w:tab w:val="left" w:pos="1181"/>
        </w:tabs>
        <w:ind w:left="720" w:firstLine="0"/>
        <w:rPr>
          <w:i/>
          <w:iCs/>
          <w:sz w:val="28"/>
          <w:lang w:val="en-IN"/>
        </w:rPr>
      </w:pPr>
    </w:p>
    <w:p w14:paraId="087FF4F7" w14:textId="77777777" w:rsidR="00B50208" w:rsidRDefault="00B50208" w:rsidP="00B50208">
      <w:pPr>
        <w:pStyle w:val="ListParagraph"/>
        <w:tabs>
          <w:tab w:val="left" w:pos="1180"/>
          <w:tab w:val="left" w:pos="1181"/>
        </w:tabs>
        <w:ind w:left="720" w:firstLine="0"/>
        <w:rPr>
          <w:i/>
          <w:iCs/>
          <w:sz w:val="28"/>
          <w:lang w:val="en-IN"/>
        </w:rPr>
      </w:pPr>
    </w:p>
    <w:p w14:paraId="0F8973AB" w14:textId="77777777" w:rsidR="00B50208" w:rsidRDefault="00B50208" w:rsidP="00B50208">
      <w:pPr>
        <w:pStyle w:val="ListParagraph"/>
        <w:tabs>
          <w:tab w:val="left" w:pos="1180"/>
          <w:tab w:val="left" w:pos="1181"/>
        </w:tabs>
        <w:ind w:left="720" w:firstLine="0"/>
        <w:rPr>
          <w:i/>
          <w:iCs/>
          <w:sz w:val="28"/>
          <w:lang w:val="en-IN"/>
        </w:rPr>
      </w:pPr>
    </w:p>
    <w:p w14:paraId="2159BB16" w14:textId="77777777" w:rsidR="00B50208" w:rsidRDefault="00B50208" w:rsidP="00B50208">
      <w:pPr>
        <w:pStyle w:val="ListParagraph"/>
        <w:tabs>
          <w:tab w:val="left" w:pos="1180"/>
          <w:tab w:val="left" w:pos="1181"/>
        </w:tabs>
        <w:ind w:left="720" w:firstLine="0"/>
        <w:rPr>
          <w:i/>
          <w:iCs/>
          <w:sz w:val="28"/>
          <w:lang w:val="en-IN"/>
        </w:rPr>
      </w:pPr>
    </w:p>
    <w:p w14:paraId="442B792E" w14:textId="77777777" w:rsidR="00B50208" w:rsidRDefault="00B50208" w:rsidP="00B50208">
      <w:pPr>
        <w:pStyle w:val="ListParagraph"/>
        <w:tabs>
          <w:tab w:val="left" w:pos="1180"/>
          <w:tab w:val="left" w:pos="1181"/>
        </w:tabs>
        <w:ind w:left="720" w:firstLine="0"/>
        <w:rPr>
          <w:i/>
          <w:iCs/>
          <w:sz w:val="28"/>
          <w:lang w:val="en-IN"/>
        </w:rPr>
      </w:pPr>
    </w:p>
    <w:p w14:paraId="42BA13C3" w14:textId="77777777" w:rsidR="00B50208" w:rsidRPr="00B50208" w:rsidRDefault="00B50208" w:rsidP="00B50208">
      <w:pPr>
        <w:pStyle w:val="ListParagraph"/>
        <w:tabs>
          <w:tab w:val="left" w:pos="1180"/>
          <w:tab w:val="left" w:pos="1181"/>
        </w:tabs>
        <w:ind w:left="720" w:firstLine="0"/>
        <w:rPr>
          <w:i/>
          <w:iCs/>
          <w:sz w:val="28"/>
          <w:lang w:val="en-IN"/>
        </w:rPr>
      </w:pPr>
    </w:p>
    <w:p w14:paraId="1D53CA93" w14:textId="226AADBF" w:rsidR="00594048" w:rsidRDefault="00CF0667">
      <w:pPr>
        <w:pStyle w:val="ListParagraph"/>
        <w:numPr>
          <w:ilvl w:val="0"/>
          <w:numId w:val="2"/>
        </w:numPr>
        <w:tabs>
          <w:tab w:val="left" w:pos="1180"/>
          <w:tab w:val="left" w:pos="1181"/>
          <w:tab w:val="left" w:pos="3691"/>
          <w:tab w:val="left" w:pos="4221"/>
        </w:tabs>
        <w:ind w:left="1180" w:hanging="1081"/>
        <w:rPr>
          <w:sz w:val="28"/>
        </w:rPr>
      </w:pPr>
      <w:r>
        <w:rPr>
          <w:sz w:val="28"/>
        </w:rPr>
        <w:t>Difference</w:t>
      </w:r>
      <w:r>
        <w:rPr>
          <w:spacing w:val="-4"/>
          <w:sz w:val="28"/>
        </w:rPr>
        <w:t xml:space="preserve"> </w:t>
      </w:r>
      <w:r>
        <w:rPr>
          <w:sz w:val="28"/>
        </w:rPr>
        <w:t>between</w:t>
      </w:r>
      <w:r>
        <w:rPr>
          <w:sz w:val="28"/>
        </w:rPr>
        <w:tab/>
      </w:r>
      <w:r>
        <w:rPr>
          <w:b/>
          <w:color w:val="6F2F9F"/>
          <w:sz w:val="28"/>
        </w:rPr>
        <w:t>==</w:t>
      </w:r>
      <w:r>
        <w:rPr>
          <w:b/>
          <w:color w:val="6F2F9F"/>
          <w:sz w:val="28"/>
        </w:rPr>
        <w:tab/>
      </w:r>
      <w:r>
        <w:rPr>
          <w:sz w:val="28"/>
        </w:rPr>
        <w:t>and</w:t>
      </w:r>
      <w:r>
        <w:rPr>
          <w:spacing w:val="63"/>
          <w:sz w:val="28"/>
        </w:rPr>
        <w:t xml:space="preserve"> </w:t>
      </w:r>
      <w:r>
        <w:rPr>
          <w:b/>
          <w:color w:val="6F2F9F"/>
          <w:sz w:val="28"/>
        </w:rPr>
        <w:t>.equals()</w:t>
      </w:r>
      <w:r>
        <w:rPr>
          <w:b/>
          <w:color w:val="6F2F9F"/>
          <w:spacing w:val="60"/>
          <w:sz w:val="28"/>
        </w:rPr>
        <w:t xml:space="preserve"> </w:t>
      </w:r>
      <w:r>
        <w:rPr>
          <w:sz w:val="28"/>
        </w:rPr>
        <w:t>method ?</w:t>
      </w:r>
      <w:r w:rsidR="00E428A8">
        <w:rPr>
          <w:sz w:val="28"/>
        </w:rPr>
        <w:t>ans:</w:t>
      </w:r>
      <w:r w:rsidR="00E428A8" w:rsidRPr="00E428A8">
        <w:rPr>
          <w:rFonts w:ascii="Arial" w:hAnsi="Arial" w:cs="Arial"/>
          <w:color w:val="202124"/>
          <w:sz w:val="21"/>
          <w:szCs w:val="21"/>
          <w:shd w:val="clear" w:color="auto" w:fill="FFFFFF"/>
        </w:rPr>
        <w:t xml:space="preserve"> </w:t>
      </w:r>
      <w:r w:rsidR="00E428A8">
        <w:rPr>
          <w:rFonts w:ascii="Arial" w:hAnsi="Arial" w:cs="Arial"/>
          <w:color w:val="202124"/>
          <w:sz w:val="21"/>
          <w:szCs w:val="21"/>
          <w:shd w:val="clear" w:color="auto" w:fill="FFFFFF"/>
        </w:rPr>
        <w:t>We can use == operators for reference comparison (address comparison) and . equals() method for content comparison. In simple words, </w:t>
      </w:r>
      <w:r w:rsidR="00E428A8">
        <w:rPr>
          <w:rFonts w:ascii="Arial" w:hAnsi="Arial" w:cs="Arial"/>
          <w:b/>
          <w:bCs/>
          <w:color w:val="202124"/>
          <w:sz w:val="21"/>
          <w:szCs w:val="21"/>
          <w:shd w:val="clear" w:color="auto" w:fill="FFFFFF"/>
        </w:rPr>
        <w:t>== checks if both objects point to the same memory location whereas .</w:t>
      </w:r>
      <w:r w:rsidR="00E428A8">
        <w:rPr>
          <w:rFonts w:ascii="Arial" w:hAnsi="Arial" w:cs="Arial"/>
          <w:color w:val="202124"/>
          <w:sz w:val="21"/>
          <w:szCs w:val="21"/>
          <w:shd w:val="clear" w:color="auto" w:fill="FFFFFF"/>
        </w:rPr>
        <w:t> </w:t>
      </w:r>
      <w:r w:rsidR="00E428A8">
        <w:rPr>
          <w:rFonts w:ascii="Arial" w:hAnsi="Arial" w:cs="Arial"/>
          <w:b/>
          <w:bCs/>
          <w:color w:val="202124"/>
          <w:sz w:val="21"/>
          <w:szCs w:val="21"/>
          <w:shd w:val="clear" w:color="auto" w:fill="FFFFFF"/>
        </w:rPr>
        <w:t>equals() evaluates to the comparison of values in the objects</w:t>
      </w:r>
      <w:r w:rsidR="00E428A8">
        <w:rPr>
          <w:rFonts w:ascii="Arial" w:hAnsi="Arial" w:cs="Arial"/>
          <w:color w:val="202124"/>
          <w:sz w:val="21"/>
          <w:szCs w:val="21"/>
          <w:shd w:val="clear" w:color="auto" w:fill="FFFFFF"/>
        </w:rPr>
        <w:t>.</w:t>
      </w:r>
    </w:p>
    <w:p w14:paraId="37A431CA" w14:textId="5EDF5211" w:rsidR="00594048" w:rsidRPr="00CE0872" w:rsidRDefault="00CF0667" w:rsidP="00CE0872">
      <w:pPr>
        <w:pStyle w:val="ListParagraph"/>
        <w:numPr>
          <w:ilvl w:val="0"/>
          <w:numId w:val="2"/>
        </w:numPr>
        <w:tabs>
          <w:tab w:val="left" w:pos="1180"/>
          <w:tab w:val="left" w:pos="1181"/>
        </w:tabs>
        <w:spacing w:before="25"/>
        <w:ind w:left="1180" w:hanging="1081"/>
        <w:rPr>
          <w:sz w:val="28"/>
        </w:rPr>
        <w:sectPr w:rsidR="00594048" w:rsidRPr="00CE0872">
          <w:type w:val="continuous"/>
          <w:pgSz w:w="12240" w:h="15840"/>
          <w:pgMar w:top="1440" w:right="1360" w:bottom="280" w:left="1700" w:header="720" w:footer="720" w:gutter="0"/>
          <w:cols w:space="720"/>
        </w:sectPr>
      </w:pPr>
      <w:r>
        <w:rPr>
          <w:sz w:val="28"/>
        </w:rPr>
        <w:t>Difference</w:t>
      </w:r>
      <w:r>
        <w:rPr>
          <w:spacing w:val="-4"/>
          <w:sz w:val="28"/>
        </w:rPr>
        <w:t xml:space="preserve"> </w:t>
      </w:r>
      <w:r>
        <w:rPr>
          <w:sz w:val="28"/>
        </w:rPr>
        <w:t>between</w:t>
      </w:r>
      <w:r>
        <w:rPr>
          <w:spacing w:val="-3"/>
          <w:sz w:val="28"/>
        </w:rPr>
        <w:t xml:space="preserve"> </w:t>
      </w:r>
      <w:r>
        <w:rPr>
          <w:sz w:val="28"/>
        </w:rPr>
        <w:t>continue</w:t>
      </w:r>
      <w:r>
        <w:rPr>
          <w:spacing w:val="-4"/>
          <w:sz w:val="28"/>
        </w:rPr>
        <w:t xml:space="preserve"> </w:t>
      </w:r>
      <w:r>
        <w:rPr>
          <w:sz w:val="28"/>
        </w:rPr>
        <w:t>and</w:t>
      </w:r>
      <w:r>
        <w:rPr>
          <w:spacing w:val="-1"/>
          <w:sz w:val="28"/>
        </w:rPr>
        <w:t xml:space="preserve"> </w:t>
      </w:r>
      <w:r>
        <w:rPr>
          <w:sz w:val="28"/>
        </w:rPr>
        <w:t>break</w:t>
      </w:r>
      <w:r>
        <w:rPr>
          <w:spacing w:val="-4"/>
          <w:sz w:val="28"/>
        </w:rPr>
        <w:t xml:space="preserve"> </w:t>
      </w:r>
      <w:r w:rsidR="001C2601">
        <w:rPr>
          <w:sz w:val="28"/>
        </w:rPr>
        <w:t>statement?</w:t>
      </w:r>
    </w:p>
    <w:p w14:paraId="20547F92" w14:textId="6B8A2548" w:rsidR="00CF0667" w:rsidRPr="00CF0667" w:rsidRDefault="001C2601" w:rsidP="00CF0667">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sz w:val="28"/>
        </w:rPr>
        <w:lastRenderedPageBreak/>
        <w:t>28)</w:t>
      </w:r>
      <w:r w:rsidR="00CF0667">
        <w:rPr>
          <w:sz w:val="28"/>
        </w:rPr>
        <w:t>What</w:t>
      </w:r>
      <w:r w:rsidR="00CF0667">
        <w:rPr>
          <w:spacing w:val="-3"/>
          <w:sz w:val="28"/>
        </w:rPr>
        <w:t xml:space="preserve"> </w:t>
      </w:r>
      <w:r w:rsidR="00CF0667">
        <w:rPr>
          <w:sz w:val="28"/>
        </w:rPr>
        <w:t>is ternary operator ?ans:</w:t>
      </w:r>
      <w:r w:rsidR="00CF0667" w:rsidRPr="00CF0667">
        <w:rPr>
          <w:rFonts w:ascii="Arial" w:hAnsi="Arial" w:cs="Arial"/>
          <w:color w:val="273239"/>
          <w:spacing w:val="2"/>
          <w:sz w:val="26"/>
          <w:szCs w:val="26"/>
        </w:rPr>
        <w:t xml:space="preserve"> Java ternary operator is the only conditional operator that takes three operands. It’s a one-liner replacement for the if-then-else statement and is used a lot in Java programming. We can use the ternary operator in place of if-else conditions or even switch conditions using nested ternary operators. Although it follows the same algorithm as of if-else statement, the conditional operator takes less space and helps to write the if-else statements in the shortest way possible.</w:t>
      </w:r>
    </w:p>
    <w:p w14:paraId="64AED9D4" w14:textId="254C21DE" w:rsidR="00CF0667" w:rsidRPr="00CF0667" w:rsidRDefault="00CF0667" w:rsidP="00CF0667">
      <w:pPr>
        <w:widowControl/>
        <w:shd w:val="clear" w:color="auto" w:fill="FFFFFF"/>
        <w:autoSpaceDE/>
        <w:autoSpaceDN/>
        <w:spacing w:after="150"/>
        <w:textAlignment w:val="baseline"/>
        <w:rPr>
          <w:rFonts w:ascii="Arial" w:eastAsia="Times New Roman" w:hAnsi="Arial" w:cs="Arial"/>
          <w:color w:val="273239"/>
          <w:spacing w:val="2"/>
          <w:sz w:val="26"/>
          <w:szCs w:val="26"/>
          <w:lang w:val="en-IN" w:eastAsia="en-IN"/>
        </w:rPr>
      </w:pPr>
      <w:r w:rsidRPr="00CF0667">
        <w:rPr>
          <w:rFonts w:ascii="Arial" w:eastAsia="Times New Roman" w:hAnsi="Arial" w:cs="Arial"/>
          <w:noProof/>
          <w:color w:val="273239"/>
          <w:spacing w:val="2"/>
          <w:sz w:val="26"/>
          <w:szCs w:val="26"/>
          <w:lang w:val="en-IN" w:eastAsia="en-IN"/>
        </w:rPr>
        <w:drawing>
          <wp:inline distT="0" distB="0" distL="0" distR="0" wp14:anchorId="4001CE4F" wp14:editId="09DAADD9">
            <wp:extent cx="5829300" cy="3593465"/>
            <wp:effectExtent l="0" t="0" r="0" b="6985"/>
            <wp:docPr id="4" name="Picture 4" descr="Ternary Operato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rnary Operator in Jav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9300" cy="3593465"/>
                    </a:xfrm>
                    <a:prstGeom prst="rect">
                      <a:avLst/>
                    </a:prstGeom>
                    <a:noFill/>
                    <a:ln>
                      <a:noFill/>
                    </a:ln>
                  </pic:spPr>
                </pic:pic>
              </a:graphicData>
            </a:graphic>
          </wp:inline>
        </w:drawing>
      </w:r>
    </w:p>
    <w:p w14:paraId="22E79965" w14:textId="77777777" w:rsidR="00CF0667" w:rsidRPr="00CF0667" w:rsidRDefault="00CF0667" w:rsidP="00CF0667">
      <w:pPr>
        <w:widowControl/>
        <w:shd w:val="clear" w:color="auto" w:fill="FFFFFF"/>
        <w:autoSpaceDE/>
        <w:autoSpaceDN/>
        <w:textAlignment w:val="baseline"/>
        <w:rPr>
          <w:rFonts w:ascii="Arial" w:eastAsia="Times New Roman" w:hAnsi="Arial" w:cs="Arial"/>
          <w:color w:val="273239"/>
          <w:spacing w:val="2"/>
          <w:sz w:val="26"/>
          <w:szCs w:val="26"/>
          <w:lang w:val="en-IN" w:eastAsia="en-IN"/>
        </w:rPr>
      </w:pPr>
      <w:r w:rsidRPr="00CF0667">
        <w:rPr>
          <w:rFonts w:ascii="Arial" w:eastAsia="Times New Roman" w:hAnsi="Arial" w:cs="Arial"/>
          <w:b/>
          <w:bCs/>
          <w:color w:val="273239"/>
          <w:spacing w:val="2"/>
          <w:sz w:val="26"/>
          <w:szCs w:val="26"/>
          <w:bdr w:val="none" w:sz="0" w:space="0" w:color="auto" w:frame="1"/>
          <w:lang w:val="en-IN" w:eastAsia="en-IN"/>
        </w:rPr>
        <w:t>Syntax:</w:t>
      </w:r>
      <w:r w:rsidRPr="00CF0667">
        <w:rPr>
          <w:rFonts w:ascii="Arial" w:eastAsia="Times New Roman" w:hAnsi="Arial" w:cs="Arial"/>
          <w:color w:val="273239"/>
          <w:spacing w:val="2"/>
          <w:sz w:val="26"/>
          <w:szCs w:val="26"/>
          <w:lang w:val="en-IN" w:eastAsia="en-IN"/>
        </w:rPr>
        <w:t> </w:t>
      </w:r>
    </w:p>
    <w:p w14:paraId="29F48971" w14:textId="77777777" w:rsidR="00CF0667" w:rsidRPr="00CF0667" w:rsidRDefault="00CF0667" w:rsidP="00CF06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ascii="Consolas" w:eastAsia="Times New Roman" w:hAnsi="Consolas" w:cs="Courier New"/>
          <w:color w:val="273239"/>
          <w:spacing w:val="2"/>
          <w:sz w:val="24"/>
          <w:szCs w:val="24"/>
          <w:lang w:val="en-IN" w:eastAsia="en-IN"/>
        </w:rPr>
      </w:pPr>
      <w:r w:rsidRPr="00CF0667">
        <w:rPr>
          <w:rFonts w:ascii="Consolas" w:eastAsia="Times New Roman" w:hAnsi="Consolas" w:cs="Courier New"/>
          <w:color w:val="273239"/>
          <w:spacing w:val="2"/>
          <w:sz w:val="24"/>
          <w:szCs w:val="24"/>
          <w:lang w:val="en-IN" w:eastAsia="en-IN"/>
        </w:rPr>
        <w:t>variable = Expression1 ? Expression2: Expression3</w:t>
      </w:r>
    </w:p>
    <w:tbl>
      <w:tblPr>
        <w:tblpPr w:leftFromText="180" w:rightFromText="180" w:vertAnchor="text" w:horzAnchor="margin" w:tblpXSpec="right"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19"/>
        <w:gridCol w:w="1719"/>
      </w:tblGrid>
      <w:tr w:rsidR="00BE5F08" w14:paraId="55C9F6B2" w14:textId="77777777" w:rsidTr="00BE5F08">
        <w:trPr>
          <w:trHeight w:val="330"/>
        </w:trPr>
        <w:tc>
          <w:tcPr>
            <w:tcW w:w="1719" w:type="dxa"/>
          </w:tcPr>
          <w:p w14:paraId="526D4532" w14:textId="77777777" w:rsidR="00BE5F08" w:rsidRPr="005B2F1F" w:rsidRDefault="00BE5F08" w:rsidP="00BE5F08">
            <w:pPr>
              <w:tabs>
                <w:tab w:val="left" w:pos="1180"/>
                <w:tab w:val="left" w:pos="1181"/>
              </w:tabs>
              <w:rPr>
                <w:sz w:val="28"/>
              </w:rPr>
            </w:pPr>
            <w:r>
              <w:rPr>
                <w:sz w:val="28"/>
              </w:rPr>
              <w:t>Array</w:t>
            </w:r>
          </w:p>
        </w:tc>
        <w:tc>
          <w:tcPr>
            <w:tcW w:w="1719" w:type="dxa"/>
          </w:tcPr>
          <w:p w14:paraId="45046CAD" w14:textId="77777777" w:rsidR="00BE5F08" w:rsidRPr="005B2F1F" w:rsidRDefault="00BE5F08" w:rsidP="00BE5F08">
            <w:pPr>
              <w:tabs>
                <w:tab w:val="left" w:pos="1180"/>
                <w:tab w:val="left" w:pos="1181"/>
              </w:tabs>
              <w:rPr>
                <w:sz w:val="28"/>
              </w:rPr>
            </w:pPr>
            <w:r>
              <w:rPr>
                <w:sz w:val="28"/>
              </w:rPr>
              <w:t>vector</w:t>
            </w:r>
          </w:p>
        </w:tc>
      </w:tr>
      <w:tr w:rsidR="00BE5F08" w14:paraId="7222F8F3" w14:textId="77777777" w:rsidTr="00BE5F08">
        <w:trPr>
          <w:trHeight w:val="1916"/>
        </w:trPr>
        <w:tc>
          <w:tcPr>
            <w:tcW w:w="1719" w:type="dxa"/>
          </w:tcPr>
          <w:p w14:paraId="400A004D" w14:textId="77777777" w:rsidR="00BE5F08" w:rsidRDefault="00BE5F08" w:rsidP="00BE5F08">
            <w:pPr>
              <w:tabs>
                <w:tab w:val="left" w:pos="1180"/>
                <w:tab w:val="left" w:pos="1181"/>
              </w:tabs>
              <w:rPr>
                <w:sz w:val="28"/>
              </w:rPr>
            </w:pPr>
            <w:r>
              <w:rPr>
                <w:sz w:val="28"/>
              </w:rPr>
              <w:t>1.it is not synchronized</w:t>
            </w:r>
          </w:p>
          <w:p w14:paraId="5ABA6A8E" w14:textId="77777777" w:rsidR="00BE5F08" w:rsidRDefault="00BE5F08" w:rsidP="00BE5F08">
            <w:pPr>
              <w:tabs>
                <w:tab w:val="left" w:pos="1180"/>
                <w:tab w:val="left" w:pos="1181"/>
              </w:tabs>
              <w:rPr>
                <w:rFonts w:ascii="Helvetica" w:hAnsi="Helvetica"/>
                <w:color w:val="000000"/>
                <w:shd w:val="clear" w:color="auto" w:fill="FFFFFF"/>
              </w:rPr>
            </w:pPr>
            <w:r>
              <w:rPr>
                <w:sz w:val="16"/>
                <w:szCs w:val="16"/>
              </w:rPr>
              <w:t>2.</w:t>
            </w:r>
            <w:r>
              <w:rPr>
                <w:rFonts w:ascii="Helvetica" w:hAnsi="Helvetica"/>
                <w:color w:val="000000"/>
                <w:shd w:val="clear" w:color="auto" w:fill="FFFFFF"/>
              </w:rPr>
              <w:t>The size of the array is established when the array is created.</w:t>
            </w:r>
          </w:p>
          <w:p w14:paraId="3C96A898" w14:textId="77777777" w:rsidR="00BE5F08" w:rsidRDefault="00BE5F08" w:rsidP="00BE5F08">
            <w:pPr>
              <w:tabs>
                <w:tab w:val="left" w:pos="1180"/>
                <w:tab w:val="left" w:pos="1181"/>
              </w:tabs>
              <w:rPr>
                <w:rFonts w:ascii="Helvetica" w:hAnsi="Helvetica"/>
                <w:color w:val="000000"/>
                <w:shd w:val="clear" w:color="auto" w:fill="FFFFFF"/>
              </w:rPr>
            </w:pPr>
            <w:r>
              <w:rPr>
                <w:rFonts w:ascii="Helvetica" w:hAnsi="Helvetica"/>
                <w:color w:val="000000"/>
                <w:shd w:val="clear" w:color="auto" w:fill="FFFFFF"/>
              </w:rPr>
              <w:t>3.where as array is a primitive data type</w:t>
            </w:r>
          </w:p>
          <w:p w14:paraId="7E0BF7DE" w14:textId="77777777" w:rsidR="00BE5F08" w:rsidRDefault="00BE5F08" w:rsidP="00BE5F08">
            <w:pPr>
              <w:tabs>
                <w:tab w:val="left" w:pos="1180"/>
                <w:tab w:val="left" w:pos="1181"/>
              </w:tabs>
              <w:rPr>
                <w:rFonts w:ascii="Helvetica" w:hAnsi="Helvetica"/>
                <w:color w:val="000000"/>
                <w:shd w:val="clear" w:color="auto" w:fill="FFFFFF"/>
              </w:rPr>
            </w:pPr>
            <w:r>
              <w:rPr>
                <w:rFonts w:ascii="Helvetica" w:hAnsi="Helvetica"/>
                <w:color w:val="000000"/>
                <w:shd w:val="clear" w:color="auto" w:fill="FFFFFF"/>
              </w:rPr>
              <w:t>4.Elements in the array can not be deleted</w:t>
            </w:r>
          </w:p>
          <w:p w14:paraId="7ACEB558" w14:textId="55D5CEF9" w:rsidR="008D3C81" w:rsidRPr="005B2F1F" w:rsidRDefault="008D3C81" w:rsidP="00BE5F08">
            <w:pPr>
              <w:tabs>
                <w:tab w:val="left" w:pos="1180"/>
                <w:tab w:val="left" w:pos="1181"/>
              </w:tabs>
              <w:rPr>
                <w:sz w:val="16"/>
                <w:szCs w:val="16"/>
              </w:rPr>
            </w:pPr>
            <w:r>
              <w:rPr>
                <w:rFonts w:ascii="Helvetica" w:hAnsi="Helvetica"/>
                <w:color w:val="000000"/>
                <w:shd w:val="clear" w:color="auto" w:fill="FFFFFF"/>
              </w:rPr>
              <w:t xml:space="preserve">5.they are </w:t>
            </w:r>
            <w:r w:rsidR="00BD0C47">
              <w:rPr>
                <w:rFonts w:ascii="Helvetica" w:hAnsi="Helvetica"/>
                <w:color w:val="000000"/>
                <w:shd w:val="clear" w:color="auto" w:fill="FFFFFF"/>
              </w:rPr>
              <w:t>statically allocated</w:t>
            </w:r>
          </w:p>
        </w:tc>
        <w:tc>
          <w:tcPr>
            <w:tcW w:w="1719" w:type="dxa"/>
          </w:tcPr>
          <w:p w14:paraId="670FE0E9" w14:textId="77777777" w:rsidR="00BE5F08" w:rsidRDefault="00BE5F08" w:rsidP="00BE5F08">
            <w:pPr>
              <w:tabs>
                <w:tab w:val="left" w:pos="1180"/>
                <w:tab w:val="left" w:pos="1181"/>
              </w:tabs>
              <w:rPr>
                <w:sz w:val="28"/>
              </w:rPr>
            </w:pPr>
            <w:r>
              <w:rPr>
                <w:sz w:val="28"/>
              </w:rPr>
              <w:t>1.it is synchronized</w:t>
            </w:r>
          </w:p>
          <w:p w14:paraId="673432DE" w14:textId="77777777" w:rsidR="00BE5F08" w:rsidRDefault="00BE5F08" w:rsidP="00BE5F08">
            <w:pPr>
              <w:tabs>
                <w:tab w:val="left" w:pos="1180"/>
                <w:tab w:val="left" w:pos="1181"/>
              </w:tabs>
              <w:rPr>
                <w:rFonts w:ascii="Helvetica" w:hAnsi="Helvetica"/>
                <w:color w:val="000000"/>
                <w:shd w:val="clear" w:color="auto" w:fill="FFFFFF"/>
              </w:rPr>
            </w:pPr>
            <w:r>
              <w:rPr>
                <w:sz w:val="28"/>
              </w:rPr>
              <w:t>2.</w:t>
            </w:r>
            <w:r>
              <w:rPr>
                <w:rFonts w:ascii="Helvetica" w:hAnsi="Helvetica"/>
                <w:color w:val="000000"/>
                <w:shd w:val="clear" w:color="auto" w:fill="FFFFFF"/>
              </w:rPr>
              <w:t>As the Vector is growable, the size changes when it grows.</w:t>
            </w:r>
          </w:p>
          <w:p w14:paraId="589061E3" w14:textId="77777777" w:rsidR="00BE5F08" w:rsidRDefault="00BE5F08" w:rsidP="00BE5F08">
            <w:pPr>
              <w:tabs>
                <w:tab w:val="left" w:pos="1180"/>
                <w:tab w:val="left" w:pos="1181"/>
              </w:tabs>
              <w:rPr>
                <w:rFonts w:ascii="Helvetica" w:hAnsi="Helvetica"/>
                <w:color w:val="000000"/>
                <w:shd w:val="clear" w:color="auto" w:fill="FFFFFF"/>
              </w:rPr>
            </w:pPr>
            <w:r>
              <w:rPr>
                <w:rFonts w:ascii="Helvetica" w:hAnsi="Helvetica"/>
                <w:color w:val="000000"/>
                <w:shd w:val="clear" w:color="auto" w:fill="FFFFFF"/>
              </w:rPr>
              <w:t>3.Vector implements the List interface</w:t>
            </w:r>
          </w:p>
          <w:p w14:paraId="60CF7AC5" w14:textId="77777777" w:rsidR="00BE5F08" w:rsidRDefault="00BE5F08" w:rsidP="00BE5F08">
            <w:pPr>
              <w:tabs>
                <w:tab w:val="left" w:pos="1180"/>
                <w:tab w:val="left" w:pos="1181"/>
              </w:tabs>
              <w:rPr>
                <w:rFonts w:ascii="Helvetica" w:hAnsi="Helvetica"/>
                <w:color w:val="000000"/>
                <w:shd w:val="clear" w:color="auto" w:fill="FFFFFF"/>
              </w:rPr>
            </w:pPr>
            <w:r>
              <w:rPr>
                <w:rFonts w:ascii="Helvetica" w:hAnsi="Helvetica"/>
                <w:color w:val="000000"/>
                <w:shd w:val="clear" w:color="auto" w:fill="FFFFFF"/>
              </w:rPr>
              <w:t>4.where as a Vector can.</w:t>
            </w:r>
          </w:p>
          <w:p w14:paraId="7962D6A6" w14:textId="77777777" w:rsidR="00BD0C47" w:rsidRDefault="00BD0C47" w:rsidP="00BE5F08">
            <w:pPr>
              <w:tabs>
                <w:tab w:val="left" w:pos="1180"/>
                <w:tab w:val="left" w:pos="1181"/>
              </w:tabs>
              <w:rPr>
                <w:rFonts w:ascii="Helvetica" w:hAnsi="Helvetica"/>
                <w:color w:val="000000"/>
                <w:shd w:val="clear" w:color="auto" w:fill="FFFFFF"/>
              </w:rPr>
            </w:pPr>
          </w:p>
          <w:p w14:paraId="06A99F30" w14:textId="77777777" w:rsidR="00BD0C47" w:rsidRDefault="00BD0C47" w:rsidP="00BE5F08">
            <w:pPr>
              <w:tabs>
                <w:tab w:val="left" w:pos="1180"/>
                <w:tab w:val="left" w:pos="1181"/>
              </w:tabs>
              <w:rPr>
                <w:rFonts w:ascii="Helvetica" w:hAnsi="Helvetica"/>
                <w:color w:val="000000"/>
                <w:shd w:val="clear" w:color="auto" w:fill="FFFFFF"/>
              </w:rPr>
            </w:pPr>
          </w:p>
          <w:p w14:paraId="3608293E" w14:textId="0C53EDA3" w:rsidR="00BD0C47" w:rsidRPr="00A21566" w:rsidRDefault="00BD0C47" w:rsidP="00BE5F08">
            <w:pPr>
              <w:tabs>
                <w:tab w:val="left" w:pos="1180"/>
                <w:tab w:val="left" w:pos="1181"/>
              </w:tabs>
              <w:rPr>
                <w:sz w:val="16"/>
                <w:szCs w:val="16"/>
              </w:rPr>
            </w:pPr>
            <w:r>
              <w:rPr>
                <w:rFonts w:ascii="Helvetica" w:hAnsi="Helvetica"/>
                <w:color w:val="000000"/>
                <w:shd w:val="clear" w:color="auto" w:fill="FFFFFF"/>
              </w:rPr>
              <w:t>5. they are dynamically allocated</w:t>
            </w:r>
          </w:p>
        </w:tc>
      </w:tr>
    </w:tbl>
    <w:p w14:paraId="3116EB79" w14:textId="25496E0C" w:rsidR="00594048" w:rsidRDefault="00594048" w:rsidP="001C2601">
      <w:pPr>
        <w:pStyle w:val="ListParagraph"/>
        <w:tabs>
          <w:tab w:val="left" w:pos="1180"/>
          <w:tab w:val="left" w:pos="1181"/>
        </w:tabs>
        <w:spacing w:before="22"/>
        <w:ind w:firstLine="0"/>
        <w:rPr>
          <w:sz w:val="28"/>
        </w:rPr>
      </w:pPr>
    </w:p>
    <w:p w14:paraId="575459AC" w14:textId="2BE1D173" w:rsidR="00594048" w:rsidRDefault="00CF0667">
      <w:pPr>
        <w:pStyle w:val="ListParagraph"/>
        <w:numPr>
          <w:ilvl w:val="0"/>
          <w:numId w:val="2"/>
        </w:numPr>
        <w:tabs>
          <w:tab w:val="left" w:pos="1180"/>
          <w:tab w:val="left" w:pos="1181"/>
        </w:tabs>
        <w:ind w:left="1180" w:hanging="1081"/>
        <w:rPr>
          <w:sz w:val="28"/>
        </w:rPr>
      </w:pPr>
      <w:r>
        <w:rPr>
          <w:sz w:val="28"/>
        </w:rPr>
        <w:t>Difference</w:t>
      </w:r>
      <w:r>
        <w:rPr>
          <w:spacing w:val="-4"/>
          <w:sz w:val="28"/>
        </w:rPr>
        <w:t xml:space="preserve"> </w:t>
      </w:r>
      <w:r>
        <w:rPr>
          <w:sz w:val="28"/>
        </w:rPr>
        <w:t>between</w:t>
      </w:r>
      <w:r>
        <w:rPr>
          <w:spacing w:val="-4"/>
          <w:sz w:val="28"/>
        </w:rPr>
        <w:t xml:space="preserve"> </w:t>
      </w:r>
      <w:r>
        <w:rPr>
          <w:sz w:val="28"/>
        </w:rPr>
        <w:t>Array</w:t>
      </w:r>
      <w:r>
        <w:rPr>
          <w:spacing w:val="-2"/>
          <w:sz w:val="28"/>
        </w:rPr>
        <w:t xml:space="preserve"> </w:t>
      </w:r>
      <w:r>
        <w:rPr>
          <w:sz w:val="28"/>
        </w:rPr>
        <w:t>and</w:t>
      </w:r>
      <w:r>
        <w:rPr>
          <w:spacing w:val="-1"/>
          <w:sz w:val="28"/>
        </w:rPr>
        <w:t xml:space="preserve"> </w:t>
      </w:r>
      <w:r>
        <w:rPr>
          <w:sz w:val="28"/>
        </w:rPr>
        <w:t>vector</w:t>
      </w:r>
      <w:r>
        <w:rPr>
          <w:spacing w:val="-2"/>
          <w:sz w:val="28"/>
        </w:rPr>
        <w:t xml:space="preserve"> </w:t>
      </w:r>
      <w:r>
        <w:rPr>
          <w:sz w:val="28"/>
        </w:rPr>
        <w:t>?</w:t>
      </w:r>
      <w:r w:rsidR="002A2CDA">
        <w:rPr>
          <w:sz w:val="28"/>
        </w:rPr>
        <w:t>ans:</w:t>
      </w:r>
    </w:p>
    <w:p w14:paraId="112CFB0D" w14:textId="77777777" w:rsidR="001C2601" w:rsidRDefault="001C2601" w:rsidP="001C2601">
      <w:pPr>
        <w:pStyle w:val="ListParagraph"/>
        <w:tabs>
          <w:tab w:val="left" w:pos="1180"/>
          <w:tab w:val="left" w:pos="1181"/>
        </w:tabs>
        <w:ind w:firstLine="0"/>
        <w:rPr>
          <w:sz w:val="28"/>
        </w:rPr>
      </w:pPr>
    </w:p>
    <w:p w14:paraId="2ADF02B5" w14:textId="42FE2BC4" w:rsidR="0062626F" w:rsidRPr="0062626F" w:rsidRDefault="001C2601" w:rsidP="0062626F">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sz w:val="28"/>
        </w:rPr>
        <w:t>29)</w:t>
      </w:r>
      <w:r w:rsidR="00CF0667">
        <w:rPr>
          <w:sz w:val="28"/>
        </w:rPr>
        <w:t>Explain</w:t>
      </w:r>
      <w:r w:rsidR="00CF0667">
        <w:rPr>
          <w:spacing w:val="-2"/>
          <w:sz w:val="28"/>
        </w:rPr>
        <w:t xml:space="preserve"> </w:t>
      </w:r>
      <w:r w:rsidR="00CF0667">
        <w:rPr>
          <w:sz w:val="28"/>
        </w:rPr>
        <w:t>about</w:t>
      </w:r>
      <w:r w:rsidR="00CF0667">
        <w:rPr>
          <w:spacing w:val="-3"/>
          <w:sz w:val="28"/>
        </w:rPr>
        <w:t xml:space="preserve"> </w:t>
      </w:r>
      <w:r w:rsidR="00CF0667">
        <w:rPr>
          <w:sz w:val="28"/>
        </w:rPr>
        <w:t>increment</w:t>
      </w:r>
      <w:r w:rsidR="00CF0667">
        <w:rPr>
          <w:spacing w:val="-2"/>
          <w:sz w:val="28"/>
        </w:rPr>
        <w:t xml:space="preserve"> </w:t>
      </w:r>
      <w:r w:rsidR="00CF0667">
        <w:rPr>
          <w:sz w:val="28"/>
        </w:rPr>
        <w:t>and</w:t>
      </w:r>
      <w:r w:rsidR="00CF0667">
        <w:rPr>
          <w:spacing w:val="-1"/>
          <w:sz w:val="28"/>
        </w:rPr>
        <w:t xml:space="preserve"> </w:t>
      </w:r>
      <w:r w:rsidR="00CF0667">
        <w:rPr>
          <w:sz w:val="28"/>
        </w:rPr>
        <w:t>decrement</w:t>
      </w:r>
      <w:r w:rsidR="00CF0667">
        <w:rPr>
          <w:spacing w:val="-1"/>
          <w:sz w:val="28"/>
        </w:rPr>
        <w:t xml:space="preserve"> </w:t>
      </w:r>
      <w:r w:rsidR="00CF0667">
        <w:rPr>
          <w:sz w:val="28"/>
        </w:rPr>
        <w:t>operators</w:t>
      </w:r>
      <w:r w:rsidR="00CF0667">
        <w:rPr>
          <w:spacing w:val="-3"/>
          <w:sz w:val="28"/>
        </w:rPr>
        <w:t xml:space="preserve"> </w:t>
      </w:r>
      <w:r w:rsidR="00CF0667">
        <w:rPr>
          <w:sz w:val="28"/>
        </w:rPr>
        <w:t>?</w:t>
      </w:r>
      <w:r w:rsidR="0062626F">
        <w:rPr>
          <w:sz w:val="28"/>
        </w:rPr>
        <w:t xml:space="preserve"> ans:</w:t>
      </w:r>
      <w:r w:rsidR="0062626F" w:rsidRPr="0062626F">
        <w:rPr>
          <w:rStyle w:val="Strong"/>
          <w:rFonts w:ascii="Arial" w:hAnsi="Arial" w:cs="Arial"/>
          <w:color w:val="273239"/>
          <w:spacing w:val="2"/>
          <w:sz w:val="26"/>
          <w:szCs w:val="26"/>
          <w:bdr w:val="none" w:sz="0" w:space="0" w:color="auto" w:frame="1"/>
        </w:rPr>
        <w:t xml:space="preserve"> </w:t>
      </w:r>
      <w:r w:rsidR="0062626F" w:rsidRPr="0062626F">
        <w:rPr>
          <w:rFonts w:ascii="Arial" w:hAnsi="Arial" w:cs="Arial"/>
          <w:b/>
          <w:bCs/>
          <w:color w:val="273239"/>
          <w:spacing w:val="2"/>
          <w:sz w:val="26"/>
          <w:szCs w:val="26"/>
          <w:bdr w:val="none" w:sz="0" w:space="0" w:color="auto" w:frame="1"/>
        </w:rPr>
        <w:t>Increment operator </w:t>
      </w:r>
      <w:r w:rsidR="0062626F" w:rsidRPr="0062626F">
        <w:rPr>
          <w:rFonts w:ascii="Arial" w:hAnsi="Arial" w:cs="Arial"/>
          <w:color w:val="273239"/>
          <w:spacing w:val="2"/>
          <w:sz w:val="26"/>
          <w:szCs w:val="26"/>
        </w:rPr>
        <w:t>is used to incrementing a value by 1. There are two varieties of increment operator: </w:t>
      </w:r>
    </w:p>
    <w:p w14:paraId="48779A58" w14:textId="77777777" w:rsidR="0062626F" w:rsidRPr="0062626F" w:rsidRDefault="0062626F" w:rsidP="0062626F">
      <w:pPr>
        <w:widowControl/>
        <w:numPr>
          <w:ilvl w:val="0"/>
          <w:numId w:val="4"/>
        </w:numPr>
        <w:shd w:val="clear" w:color="auto" w:fill="FFFFFF"/>
        <w:autoSpaceDE/>
        <w:autoSpaceDN/>
        <w:ind w:left="1080"/>
        <w:textAlignment w:val="baseline"/>
        <w:rPr>
          <w:rFonts w:ascii="Arial" w:eastAsia="Times New Roman" w:hAnsi="Arial" w:cs="Arial"/>
          <w:color w:val="273239"/>
          <w:spacing w:val="2"/>
          <w:sz w:val="26"/>
          <w:szCs w:val="26"/>
          <w:lang w:val="en-IN" w:eastAsia="en-IN"/>
        </w:rPr>
      </w:pPr>
      <w:r w:rsidRPr="0062626F">
        <w:rPr>
          <w:rFonts w:ascii="Arial" w:eastAsia="Times New Roman" w:hAnsi="Arial" w:cs="Arial"/>
          <w:b/>
          <w:bCs/>
          <w:color w:val="273239"/>
          <w:spacing w:val="2"/>
          <w:sz w:val="26"/>
          <w:szCs w:val="26"/>
          <w:bdr w:val="none" w:sz="0" w:space="0" w:color="auto" w:frame="1"/>
          <w:lang w:val="en-IN" w:eastAsia="en-IN"/>
        </w:rPr>
        <w:t>Post-Increment: </w:t>
      </w:r>
      <w:r w:rsidRPr="0062626F">
        <w:rPr>
          <w:rFonts w:ascii="Arial" w:eastAsia="Times New Roman" w:hAnsi="Arial" w:cs="Arial"/>
          <w:color w:val="273239"/>
          <w:spacing w:val="2"/>
          <w:sz w:val="26"/>
          <w:szCs w:val="26"/>
          <w:lang w:val="en-IN" w:eastAsia="en-IN"/>
        </w:rPr>
        <w:t>Value is first used for computing the result and then incremented.</w:t>
      </w:r>
    </w:p>
    <w:p w14:paraId="2F68EB7A" w14:textId="77777777" w:rsidR="0062626F" w:rsidRPr="0062626F" w:rsidRDefault="0062626F" w:rsidP="0062626F">
      <w:pPr>
        <w:widowControl/>
        <w:numPr>
          <w:ilvl w:val="0"/>
          <w:numId w:val="4"/>
        </w:numPr>
        <w:shd w:val="clear" w:color="auto" w:fill="FFFFFF"/>
        <w:autoSpaceDE/>
        <w:autoSpaceDN/>
        <w:ind w:left="1080"/>
        <w:textAlignment w:val="baseline"/>
        <w:rPr>
          <w:rFonts w:ascii="Arial" w:eastAsia="Times New Roman" w:hAnsi="Arial" w:cs="Arial"/>
          <w:color w:val="273239"/>
          <w:spacing w:val="2"/>
          <w:sz w:val="26"/>
          <w:szCs w:val="26"/>
          <w:lang w:val="en-IN" w:eastAsia="en-IN"/>
        </w:rPr>
      </w:pPr>
      <w:r w:rsidRPr="0062626F">
        <w:rPr>
          <w:rFonts w:ascii="Arial" w:eastAsia="Times New Roman" w:hAnsi="Arial" w:cs="Arial"/>
          <w:b/>
          <w:bCs/>
          <w:color w:val="273239"/>
          <w:spacing w:val="2"/>
          <w:sz w:val="26"/>
          <w:szCs w:val="26"/>
          <w:bdr w:val="none" w:sz="0" w:space="0" w:color="auto" w:frame="1"/>
          <w:lang w:val="en-IN" w:eastAsia="en-IN"/>
        </w:rPr>
        <w:t>Pre-Increment:</w:t>
      </w:r>
      <w:r w:rsidRPr="0062626F">
        <w:rPr>
          <w:rFonts w:ascii="Arial" w:eastAsia="Times New Roman" w:hAnsi="Arial" w:cs="Arial"/>
          <w:color w:val="273239"/>
          <w:spacing w:val="2"/>
          <w:sz w:val="26"/>
          <w:szCs w:val="26"/>
          <w:lang w:val="en-IN" w:eastAsia="en-IN"/>
        </w:rPr>
        <w:t> Value is incremented first and then the result is computed.</w:t>
      </w:r>
    </w:p>
    <w:p w14:paraId="671E6210" w14:textId="77777777" w:rsidR="0062626F" w:rsidRPr="0062626F" w:rsidRDefault="0062626F" w:rsidP="0062626F">
      <w:pPr>
        <w:widowControl/>
        <w:shd w:val="clear" w:color="auto" w:fill="FFFFFF"/>
        <w:autoSpaceDE/>
        <w:autoSpaceDN/>
        <w:textAlignment w:val="baseline"/>
        <w:rPr>
          <w:rFonts w:ascii="Arial" w:eastAsia="Times New Roman" w:hAnsi="Arial" w:cs="Arial"/>
          <w:color w:val="273239"/>
          <w:spacing w:val="2"/>
          <w:sz w:val="26"/>
          <w:szCs w:val="26"/>
          <w:lang w:val="en-IN" w:eastAsia="en-IN"/>
        </w:rPr>
      </w:pPr>
      <w:r w:rsidRPr="0062626F">
        <w:rPr>
          <w:rFonts w:ascii="Arial" w:eastAsia="Times New Roman" w:hAnsi="Arial" w:cs="Arial"/>
          <w:b/>
          <w:bCs/>
          <w:color w:val="273239"/>
          <w:spacing w:val="2"/>
          <w:sz w:val="26"/>
          <w:szCs w:val="26"/>
          <w:bdr w:val="none" w:sz="0" w:space="0" w:color="auto" w:frame="1"/>
          <w:lang w:val="en-IN" w:eastAsia="en-IN"/>
        </w:rPr>
        <w:t>Decrement operator </w:t>
      </w:r>
      <w:r w:rsidRPr="0062626F">
        <w:rPr>
          <w:rFonts w:ascii="Arial" w:eastAsia="Times New Roman" w:hAnsi="Arial" w:cs="Arial"/>
          <w:color w:val="273239"/>
          <w:spacing w:val="2"/>
          <w:sz w:val="26"/>
          <w:szCs w:val="26"/>
          <w:lang w:val="en-IN" w:eastAsia="en-IN"/>
        </w:rPr>
        <w:t>is used for decrementing the value by 1. There are two varieties of decrement operators. </w:t>
      </w:r>
    </w:p>
    <w:p w14:paraId="13A4E93D" w14:textId="77777777" w:rsidR="0062626F" w:rsidRPr="0062626F" w:rsidRDefault="0062626F" w:rsidP="0062626F">
      <w:pPr>
        <w:widowControl/>
        <w:numPr>
          <w:ilvl w:val="0"/>
          <w:numId w:val="5"/>
        </w:numPr>
        <w:shd w:val="clear" w:color="auto" w:fill="FFFFFF"/>
        <w:autoSpaceDE/>
        <w:autoSpaceDN/>
        <w:ind w:left="1080"/>
        <w:textAlignment w:val="baseline"/>
        <w:rPr>
          <w:rFonts w:ascii="Arial" w:eastAsia="Times New Roman" w:hAnsi="Arial" w:cs="Arial"/>
          <w:color w:val="273239"/>
          <w:spacing w:val="2"/>
          <w:sz w:val="26"/>
          <w:szCs w:val="26"/>
          <w:lang w:val="en-IN" w:eastAsia="en-IN"/>
        </w:rPr>
      </w:pPr>
      <w:r w:rsidRPr="0062626F">
        <w:rPr>
          <w:rFonts w:ascii="Arial" w:eastAsia="Times New Roman" w:hAnsi="Arial" w:cs="Arial"/>
          <w:b/>
          <w:bCs/>
          <w:color w:val="273239"/>
          <w:spacing w:val="2"/>
          <w:sz w:val="26"/>
          <w:szCs w:val="26"/>
          <w:bdr w:val="none" w:sz="0" w:space="0" w:color="auto" w:frame="1"/>
          <w:lang w:val="en-IN" w:eastAsia="en-IN"/>
        </w:rPr>
        <w:lastRenderedPageBreak/>
        <w:t>Post-decrement:</w:t>
      </w:r>
      <w:r w:rsidRPr="0062626F">
        <w:rPr>
          <w:rFonts w:ascii="Arial" w:eastAsia="Times New Roman" w:hAnsi="Arial" w:cs="Arial"/>
          <w:color w:val="273239"/>
          <w:spacing w:val="2"/>
          <w:sz w:val="26"/>
          <w:szCs w:val="26"/>
          <w:lang w:val="en-IN" w:eastAsia="en-IN"/>
        </w:rPr>
        <w:t> Value is first used for computing the result and then decremented.</w:t>
      </w:r>
    </w:p>
    <w:p w14:paraId="38949271" w14:textId="77777777" w:rsidR="0062626F" w:rsidRPr="0062626F" w:rsidRDefault="0062626F" w:rsidP="0062626F">
      <w:pPr>
        <w:widowControl/>
        <w:numPr>
          <w:ilvl w:val="0"/>
          <w:numId w:val="5"/>
        </w:numPr>
        <w:shd w:val="clear" w:color="auto" w:fill="FFFFFF"/>
        <w:autoSpaceDE/>
        <w:autoSpaceDN/>
        <w:ind w:left="1080"/>
        <w:textAlignment w:val="baseline"/>
        <w:rPr>
          <w:rFonts w:ascii="Arial" w:eastAsia="Times New Roman" w:hAnsi="Arial" w:cs="Arial"/>
          <w:color w:val="273239"/>
          <w:spacing w:val="2"/>
          <w:sz w:val="26"/>
          <w:szCs w:val="26"/>
          <w:lang w:val="en-IN" w:eastAsia="en-IN"/>
        </w:rPr>
      </w:pPr>
      <w:r w:rsidRPr="0062626F">
        <w:rPr>
          <w:rFonts w:ascii="Arial" w:eastAsia="Times New Roman" w:hAnsi="Arial" w:cs="Arial"/>
          <w:b/>
          <w:bCs/>
          <w:color w:val="273239"/>
          <w:spacing w:val="2"/>
          <w:sz w:val="26"/>
          <w:szCs w:val="26"/>
          <w:bdr w:val="none" w:sz="0" w:space="0" w:color="auto" w:frame="1"/>
          <w:lang w:val="en-IN" w:eastAsia="en-IN"/>
        </w:rPr>
        <w:t>Pre-decrement:</w:t>
      </w:r>
      <w:r w:rsidRPr="0062626F">
        <w:rPr>
          <w:rFonts w:ascii="Arial" w:eastAsia="Times New Roman" w:hAnsi="Arial" w:cs="Arial"/>
          <w:color w:val="273239"/>
          <w:spacing w:val="2"/>
          <w:sz w:val="26"/>
          <w:szCs w:val="26"/>
          <w:lang w:val="en-IN" w:eastAsia="en-IN"/>
        </w:rPr>
        <w:t> Value is decremented first and then the result is computed</w:t>
      </w:r>
    </w:p>
    <w:p w14:paraId="5A00F7B8" w14:textId="36C2C541" w:rsidR="00594048" w:rsidRPr="009C267E" w:rsidRDefault="00594048" w:rsidP="009C267E">
      <w:pPr>
        <w:tabs>
          <w:tab w:val="left" w:pos="1180"/>
          <w:tab w:val="left" w:pos="1181"/>
        </w:tabs>
        <w:spacing w:before="26"/>
        <w:rPr>
          <w:sz w:val="28"/>
        </w:rPr>
      </w:pPr>
    </w:p>
    <w:p w14:paraId="3EB1A6A4" w14:textId="77777777" w:rsidR="004B45C5" w:rsidRDefault="00CF0667">
      <w:pPr>
        <w:pStyle w:val="ListParagraph"/>
        <w:numPr>
          <w:ilvl w:val="0"/>
          <w:numId w:val="2"/>
        </w:numPr>
        <w:tabs>
          <w:tab w:val="left" w:pos="1180"/>
          <w:tab w:val="left" w:pos="1181"/>
        </w:tabs>
        <w:spacing w:before="27"/>
        <w:ind w:left="1180" w:hanging="1081"/>
        <w:rPr>
          <w:sz w:val="28"/>
        </w:rPr>
      </w:pPr>
      <w:r>
        <w:rPr>
          <w:sz w:val="28"/>
        </w:rPr>
        <w:t>What</w:t>
      </w:r>
      <w:r>
        <w:rPr>
          <w:spacing w:val="-2"/>
          <w:sz w:val="28"/>
        </w:rPr>
        <w:t xml:space="preserve"> </w:t>
      </w:r>
      <w:r>
        <w:rPr>
          <w:sz w:val="28"/>
        </w:rPr>
        <w:t>are</w:t>
      </w:r>
      <w:r>
        <w:rPr>
          <w:spacing w:val="-2"/>
          <w:sz w:val="28"/>
        </w:rPr>
        <w:t xml:space="preserve"> </w:t>
      </w:r>
      <w:r>
        <w:rPr>
          <w:sz w:val="28"/>
        </w:rPr>
        <w:t>Threads</w:t>
      </w:r>
      <w:r>
        <w:rPr>
          <w:spacing w:val="1"/>
          <w:sz w:val="28"/>
        </w:rPr>
        <w:t xml:space="preserve"> </w:t>
      </w:r>
      <w:r>
        <w:rPr>
          <w:sz w:val="28"/>
        </w:rPr>
        <w:t>?</w:t>
      </w:r>
    </w:p>
    <w:p w14:paraId="722C3EAF" w14:textId="6B5FD196" w:rsidR="00594048" w:rsidRPr="001C2601" w:rsidRDefault="000F278C" w:rsidP="004B45C5">
      <w:pPr>
        <w:pStyle w:val="ListParagraph"/>
        <w:tabs>
          <w:tab w:val="left" w:pos="1180"/>
          <w:tab w:val="left" w:pos="1181"/>
        </w:tabs>
        <w:spacing w:before="27"/>
        <w:ind w:firstLine="0"/>
        <w:rPr>
          <w:sz w:val="28"/>
        </w:rPr>
      </w:pPr>
      <w:r w:rsidRPr="000F278C">
        <w:rPr>
          <w:rFonts w:ascii="Arial" w:hAnsi="Arial" w:cs="Arial"/>
          <w:color w:val="202124"/>
          <w:shd w:val="clear" w:color="auto" w:fill="FFFFFF"/>
        </w:rPr>
        <w:t xml:space="preserve"> </w:t>
      </w:r>
      <w:r>
        <w:rPr>
          <w:rFonts w:ascii="Arial" w:hAnsi="Arial" w:cs="Arial"/>
          <w:color w:val="202124"/>
          <w:shd w:val="clear" w:color="auto" w:fill="FFFFFF"/>
        </w:rPr>
        <w:t>A thread is </w:t>
      </w:r>
      <w:r w:rsidR="005C2C8D">
        <w:rPr>
          <w:rFonts w:ascii="Arial" w:hAnsi="Arial" w:cs="Arial"/>
          <w:b/>
          <w:bCs/>
          <w:color w:val="202124"/>
          <w:shd w:val="clear" w:color="auto" w:fill="FFFFFF"/>
        </w:rPr>
        <w:t>the path followed when</w:t>
      </w:r>
      <w:r>
        <w:rPr>
          <w:rFonts w:ascii="Arial" w:hAnsi="Arial" w:cs="Arial"/>
          <w:b/>
          <w:bCs/>
          <w:color w:val="202124"/>
          <w:shd w:val="clear" w:color="auto" w:fill="FFFFFF"/>
        </w:rPr>
        <w:t xml:space="preserve"> executi</w:t>
      </w:r>
      <w:r w:rsidR="005C2C8D">
        <w:rPr>
          <w:rFonts w:ascii="Arial" w:hAnsi="Arial" w:cs="Arial"/>
          <w:b/>
          <w:bCs/>
          <w:color w:val="202124"/>
          <w:shd w:val="clear" w:color="auto" w:fill="FFFFFF"/>
        </w:rPr>
        <w:t xml:space="preserve">ng </w:t>
      </w:r>
      <w:r>
        <w:rPr>
          <w:rFonts w:ascii="Arial" w:hAnsi="Arial" w:cs="Arial"/>
          <w:b/>
          <w:bCs/>
          <w:color w:val="202124"/>
          <w:shd w:val="clear" w:color="auto" w:fill="FFFFFF"/>
        </w:rPr>
        <w:t xml:space="preserve"> a program</w:t>
      </w:r>
      <w:r>
        <w:rPr>
          <w:rFonts w:ascii="Arial" w:hAnsi="Arial" w:cs="Arial"/>
          <w:color w:val="202124"/>
          <w:shd w:val="clear" w:color="auto" w:fill="FFFFFF"/>
        </w:rPr>
        <w:t>. The Java Virtual Machine allows an application to have multiple threads of execution running concurrently. Every thread has a priority. Threads with higher priority are executed in preference to threads with lower priority.</w:t>
      </w:r>
    </w:p>
    <w:p w14:paraId="176C0B6D" w14:textId="77777777" w:rsidR="001C2601" w:rsidRDefault="001C2601" w:rsidP="001C2601">
      <w:pPr>
        <w:pStyle w:val="ListParagraph"/>
        <w:tabs>
          <w:tab w:val="left" w:pos="1180"/>
          <w:tab w:val="left" w:pos="1181"/>
        </w:tabs>
        <w:spacing w:before="27"/>
        <w:ind w:firstLine="0"/>
        <w:rPr>
          <w:sz w:val="28"/>
        </w:rPr>
      </w:pPr>
    </w:p>
    <w:p w14:paraId="266DAE8B" w14:textId="0DFA605F" w:rsidR="00594048" w:rsidRDefault="00CF0667">
      <w:pPr>
        <w:pStyle w:val="ListParagraph"/>
        <w:numPr>
          <w:ilvl w:val="0"/>
          <w:numId w:val="2"/>
        </w:numPr>
        <w:tabs>
          <w:tab w:val="left" w:pos="1180"/>
          <w:tab w:val="left" w:pos="1181"/>
        </w:tabs>
        <w:ind w:left="1180" w:hanging="1081"/>
        <w:rPr>
          <w:sz w:val="28"/>
        </w:rPr>
      </w:pPr>
      <w:r>
        <w:rPr>
          <w:sz w:val="28"/>
        </w:rPr>
        <w:t>How</w:t>
      </w:r>
      <w:r>
        <w:rPr>
          <w:spacing w:val="-3"/>
          <w:sz w:val="28"/>
        </w:rPr>
        <w:t xml:space="preserve"> </w:t>
      </w:r>
      <w:r>
        <w:rPr>
          <w:sz w:val="28"/>
        </w:rPr>
        <w:t>many</w:t>
      </w:r>
      <w:r>
        <w:rPr>
          <w:spacing w:val="-1"/>
          <w:sz w:val="28"/>
        </w:rPr>
        <w:t xml:space="preserve"> </w:t>
      </w:r>
      <w:r>
        <w:rPr>
          <w:sz w:val="28"/>
        </w:rPr>
        <w:t>ways we</w:t>
      </w:r>
      <w:r>
        <w:rPr>
          <w:spacing w:val="-2"/>
          <w:sz w:val="28"/>
        </w:rPr>
        <w:t xml:space="preserve"> </w:t>
      </w:r>
      <w:r>
        <w:rPr>
          <w:sz w:val="28"/>
        </w:rPr>
        <w:t>can create</w:t>
      </w:r>
      <w:r>
        <w:rPr>
          <w:spacing w:val="-3"/>
          <w:sz w:val="28"/>
        </w:rPr>
        <w:t xml:space="preserve"> </w:t>
      </w:r>
      <w:r>
        <w:rPr>
          <w:sz w:val="28"/>
        </w:rPr>
        <w:t>threads ?</w:t>
      </w:r>
      <w:r w:rsidR="00EA0435">
        <w:rPr>
          <w:sz w:val="28"/>
        </w:rPr>
        <w:t xml:space="preserve"> 2 ways </w:t>
      </w:r>
    </w:p>
    <w:p w14:paraId="684F3309" w14:textId="2C38DFFF" w:rsidR="00EA0435" w:rsidRDefault="00EA0435" w:rsidP="00EA0435">
      <w:pPr>
        <w:pStyle w:val="ListParagraph"/>
        <w:numPr>
          <w:ilvl w:val="1"/>
          <w:numId w:val="5"/>
        </w:numPr>
        <w:tabs>
          <w:tab w:val="left" w:pos="1180"/>
          <w:tab w:val="left" w:pos="1181"/>
        </w:tabs>
        <w:rPr>
          <w:sz w:val="28"/>
        </w:rPr>
      </w:pPr>
      <w:r>
        <w:rPr>
          <w:sz w:val="28"/>
        </w:rPr>
        <w:t>By using thread class</w:t>
      </w:r>
      <w:r w:rsidR="00FD6639">
        <w:rPr>
          <w:sz w:val="28"/>
        </w:rPr>
        <w:t xml:space="preserve"> </w:t>
      </w:r>
      <w:r w:rsidR="00AE7CD8">
        <w:rPr>
          <w:sz w:val="28"/>
        </w:rPr>
        <w:t xml:space="preserve">where it has </w:t>
      </w:r>
      <w:r w:rsidR="00FD6639">
        <w:rPr>
          <w:sz w:val="28"/>
        </w:rPr>
        <w:t xml:space="preserve"> start () and run () method</w:t>
      </w:r>
    </w:p>
    <w:p w14:paraId="7CFE2E30" w14:textId="18B030EC" w:rsidR="00FD6639" w:rsidRDefault="00FD6639" w:rsidP="00EA0435">
      <w:pPr>
        <w:pStyle w:val="ListParagraph"/>
        <w:numPr>
          <w:ilvl w:val="1"/>
          <w:numId w:val="5"/>
        </w:numPr>
        <w:tabs>
          <w:tab w:val="left" w:pos="1180"/>
          <w:tab w:val="left" w:pos="1181"/>
        </w:tabs>
        <w:rPr>
          <w:sz w:val="28"/>
        </w:rPr>
      </w:pPr>
      <w:r>
        <w:rPr>
          <w:sz w:val="28"/>
        </w:rPr>
        <w:t xml:space="preserve">By using runnable interface </w:t>
      </w:r>
      <w:r w:rsidR="00AE7CD8">
        <w:rPr>
          <w:sz w:val="28"/>
        </w:rPr>
        <w:t>where it has run() method</w:t>
      </w:r>
      <w:r w:rsidR="005D0B4C">
        <w:rPr>
          <w:sz w:val="28"/>
        </w:rPr>
        <w:t>.</w:t>
      </w:r>
    </w:p>
    <w:p w14:paraId="58CDE4C9" w14:textId="2698DB3F" w:rsidR="00594048" w:rsidRDefault="00CF0667">
      <w:pPr>
        <w:pStyle w:val="ListParagraph"/>
        <w:numPr>
          <w:ilvl w:val="0"/>
          <w:numId w:val="2"/>
        </w:numPr>
        <w:tabs>
          <w:tab w:val="left" w:pos="1180"/>
          <w:tab w:val="left" w:pos="1181"/>
        </w:tabs>
        <w:spacing w:before="26"/>
        <w:ind w:left="1180" w:hanging="1081"/>
        <w:rPr>
          <w:sz w:val="28"/>
        </w:rPr>
      </w:pPr>
      <w:r>
        <w:rPr>
          <w:sz w:val="28"/>
        </w:rPr>
        <w:t>What</w:t>
      </w:r>
      <w:r>
        <w:rPr>
          <w:spacing w:val="-4"/>
          <w:sz w:val="28"/>
        </w:rPr>
        <w:t xml:space="preserve"> </w:t>
      </w:r>
      <w:r>
        <w:rPr>
          <w:sz w:val="28"/>
        </w:rPr>
        <w:t>are</w:t>
      </w:r>
      <w:r>
        <w:rPr>
          <w:spacing w:val="-3"/>
          <w:sz w:val="28"/>
        </w:rPr>
        <w:t xml:space="preserve"> </w:t>
      </w:r>
      <w:r>
        <w:rPr>
          <w:sz w:val="28"/>
        </w:rPr>
        <w:t>runnable</w:t>
      </w:r>
      <w:r>
        <w:rPr>
          <w:spacing w:val="-2"/>
          <w:sz w:val="28"/>
        </w:rPr>
        <w:t xml:space="preserve"> </w:t>
      </w:r>
      <w:r>
        <w:rPr>
          <w:sz w:val="28"/>
        </w:rPr>
        <w:t>interfaces</w:t>
      </w:r>
      <w:r>
        <w:rPr>
          <w:spacing w:val="-1"/>
          <w:sz w:val="28"/>
        </w:rPr>
        <w:t xml:space="preserve"> </w:t>
      </w:r>
      <w:r>
        <w:rPr>
          <w:sz w:val="28"/>
        </w:rPr>
        <w:t>and</w:t>
      </w:r>
      <w:r>
        <w:rPr>
          <w:spacing w:val="-1"/>
          <w:sz w:val="28"/>
        </w:rPr>
        <w:t xml:space="preserve"> </w:t>
      </w:r>
      <w:r>
        <w:rPr>
          <w:sz w:val="28"/>
        </w:rPr>
        <w:t>callable</w:t>
      </w:r>
      <w:r>
        <w:rPr>
          <w:spacing w:val="-2"/>
          <w:sz w:val="28"/>
        </w:rPr>
        <w:t xml:space="preserve"> </w:t>
      </w:r>
      <w:r>
        <w:rPr>
          <w:sz w:val="28"/>
        </w:rPr>
        <w:t>interfaces</w:t>
      </w:r>
      <w:r>
        <w:rPr>
          <w:spacing w:val="-1"/>
          <w:sz w:val="28"/>
        </w:rPr>
        <w:t xml:space="preserve"> </w:t>
      </w:r>
      <w:r>
        <w:rPr>
          <w:color w:val="000000"/>
          <w:sz w:val="28"/>
          <w:shd w:val="clear" w:color="auto" w:fill="FF0000"/>
        </w:rPr>
        <w:t>?</w:t>
      </w:r>
      <w:r w:rsidR="00AD57EF">
        <w:rPr>
          <w:color w:val="000000"/>
          <w:sz w:val="28"/>
          <w:shd w:val="clear" w:color="auto" w:fill="FF0000"/>
        </w:rPr>
        <w:t>ans:</w:t>
      </w:r>
      <w:r w:rsidR="00AD57EF" w:rsidRPr="00AD57EF">
        <w:t xml:space="preserve"> </w:t>
      </w:r>
      <w:r w:rsidR="00AD57EF">
        <w:rPr>
          <w:noProof/>
        </w:rPr>
        <w:drawing>
          <wp:inline distT="0" distB="0" distL="0" distR="0" wp14:anchorId="7AE92B73" wp14:editId="07BE3235">
            <wp:extent cx="4772025" cy="4152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2025" cy="4152900"/>
                    </a:xfrm>
                    <a:prstGeom prst="rect">
                      <a:avLst/>
                    </a:prstGeom>
                    <a:noFill/>
                    <a:ln>
                      <a:noFill/>
                    </a:ln>
                  </pic:spPr>
                </pic:pic>
              </a:graphicData>
            </a:graphic>
          </wp:inline>
        </w:drawing>
      </w:r>
    </w:p>
    <w:p w14:paraId="6DCEC823" w14:textId="77777777" w:rsidR="00594048" w:rsidRPr="00AF5028" w:rsidRDefault="00CF0667">
      <w:pPr>
        <w:pStyle w:val="ListParagraph"/>
        <w:numPr>
          <w:ilvl w:val="0"/>
          <w:numId w:val="2"/>
        </w:numPr>
        <w:tabs>
          <w:tab w:val="left" w:pos="1180"/>
          <w:tab w:val="left" w:pos="1181"/>
        </w:tabs>
        <w:spacing w:before="27"/>
        <w:ind w:left="1180" w:hanging="1081"/>
        <w:rPr>
          <w:sz w:val="28"/>
        </w:rPr>
      </w:pPr>
      <w:r>
        <w:rPr>
          <w:sz w:val="28"/>
        </w:rPr>
        <w:t>What</w:t>
      </w:r>
      <w:r>
        <w:rPr>
          <w:spacing w:val="-4"/>
          <w:sz w:val="28"/>
        </w:rPr>
        <w:t xml:space="preserve"> </w:t>
      </w:r>
      <w:r>
        <w:rPr>
          <w:sz w:val="28"/>
        </w:rPr>
        <w:t>is</w:t>
      </w:r>
      <w:r>
        <w:rPr>
          <w:spacing w:val="-1"/>
          <w:sz w:val="28"/>
        </w:rPr>
        <w:t xml:space="preserve"> </w:t>
      </w:r>
      <w:r>
        <w:rPr>
          <w:sz w:val="28"/>
        </w:rPr>
        <w:t>Synchronization ,</w:t>
      </w:r>
      <w:r>
        <w:rPr>
          <w:spacing w:val="-3"/>
          <w:sz w:val="28"/>
        </w:rPr>
        <w:t xml:space="preserve"> </w:t>
      </w:r>
      <w:r>
        <w:rPr>
          <w:sz w:val="28"/>
        </w:rPr>
        <w:t>advantages</w:t>
      </w:r>
      <w:r>
        <w:rPr>
          <w:spacing w:val="-1"/>
          <w:sz w:val="28"/>
        </w:rPr>
        <w:t xml:space="preserve"> </w:t>
      </w:r>
      <w:r>
        <w:rPr>
          <w:sz w:val="28"/>
        </w:rPr>
        <w:t>and</w:t>
      </w:r>
      <w:r>
        <w:rPr>
          <w:spacing w:val="-1"/>
          <w:sz w:val="28"/>
        </w:rPr>
        <w:t xml:space="preserve"> </w:t>
      </w:r>
      <w:r>
        <w:rPr>
          <w:sz w:val="28"/>
        </w:rPr>
        <w:t xml:space="preserve">disadvantages </w:t>
      </w:r>
      <w:r>
        <w:rPr>
          <w:color w:val="000000"/>
          <w:sz w:val="28"/>
          <w:shd w:val="clear" w:color="auto" w:fill="FF0000"/>
        </w:rPr>
        <w:t>?</w:t>
      </w:r>
    </w:p>
    <w:p w14:paraId="3C36FAF9" w14:textId="49A2F9B1" w:rsidR="00AF5028" w:rsidRDefault="00AF5028" w:rsidP="00AF5028">
      <w:pPr>
        <w:pStyle w:val="ListParagraph"/>
        <w:tabs>
          <w:tab w:val="left" w:pos="1180"/>
          <w:tab w:val="left" w:pos="1181"/>
        </w:tabs>
        <w:spacing w:before="27"/>
        <w:ind w:firstLine="0"/>
        <w:rPr>
          <w:sz w:val="28"/>
        </w:rPr>
      </w:pPr>
      <w:r>
        <w:rPr>
          <w:color w:val="000000"/>
          <w:sz w:val="28"/>
          <w:shd w:val="clear" w:color="auto" w:fill="FF0000"/>
        </w:rPr>
        <w:t>Ans:</w:t>
      </w:r>
      <w:r w:rsidRPr="00AF5028">
        <w:rPr>
          <w:rFonts w:ascii="Arial" w:hAnsi="Arial" w:cs="Arial"/>
          <w:color w:val="202124"/>
          <w:shd w:val="clear" w:color="auto" w:fill="FFFFFF"/>
        </w:rPr>
        <w:t xml:space="preserve"> </w:t>
      </w:r>
      <w:r>
        <w:rPr>
          <w:rFonts w:ascii="Arial" w:hAnsi="Arial" w:cs="Arial"/>
          <w:color w:val="202124"/>
          <w:shd w:val="clear" w:color="auto" w:fill="FFFFFF"/>
        </w:rPr>
        <w:t>Synchronization makes sure that shared resources or data can be accessed by only one thread at a time while execution. its advantage is that </w:t>
      </w:r>
      <w:r>
        <w:rPr>
          <w:rFonts w:ascii="Arial" w:hAnsi="Arial" w:cs="Arial"/>
          <w:b/>
          <w:bCs/>
          <w:color w:val="202124"/>
          <w:shd w:val="clear" w:color="auto" w:fill="FFFFFF"/>
        </w:rPr>
        <w:t>it prevent data inconsistency and disadvantage is that it makes execution slower as it makes other thread wait till current thread completes execution</w:t>
      </w:r>
      <w:r>
        <w:rPr>
          <w:rFonts w:ascii="Arial" w:hAnsi="Arial" w:cs="Arial"/>
          <w:color w:val="202124"/>
          <w:shd w:val="clear" w:color="auto" w:fill="FFFFFF"/>
        </w:rPr>
        <w:t>.</w:t>
      </w:r>
    </w:p>
    <w:p w14:paraId="30E0CDBE" w14:textId="77777777" w:rsidR="00594048" w:rsidRDefault="00CF0667">
      <w:pPr>
        <w:pStyle w:val="ListParagraph"/>
        <w:numPr>
          <w:ilvl w:val="0"/>
          <w:numId w:val="2"/>
        </w:numPr>
        <w:tabs>
          <w:tab w:val="left" w:pos="1180"/>
          <w:tab w:val="left" w:pos="1181"/>
        </w:tabs>
        <w:ind w:left="1180" w:hanging="1081"/>
        <w:rPr>
          <w:sz w:val="28"/>
        </w:rPr>
      </w:pPr>
      <w:r>
        <w:rPr>
          <w:sz w:val="28"/>
        </w:rPr>
        <w:t>Explain</w:t>
      </w:r>
      <w:r>
        <w:rPr>
          <w:spacing w:val="-2"/>
          <w:sz w:val="28"/>
        </w:rPr>
        <w:t xml:space="preserve"> </w:t>
      </w:r>
      <w:r>
        <w:rPr>
          <w:sz w:val="28"/>
        </w:rPr>
        <w:t>Thread</w:t>
      </w:r>
      <w:r>
        <w:rPr>
          <w:spacing w:val="-2"/>
          <w:sz w:val="28"/>
        </w:rPr>
        <w:t xml:space="preserve"> </w:t>
      </w:r>
      <w:r>
        <w:rPr>
          <w:sz w:val="28"/>
        </w:rPr>
        <w:t>priority</w:t>
      </w:r>
      <w:r>
        <w:rPr>
          <w:spacing w:val="-3"/>
          <w:sz w:val="28"/>
        </w:rPr>
        <w:t xml:space="preserve"> </w:t>
      </w:r>
      <w:r>
        <w:rPr>
          <w:sz w:val="28"/>
        </w:rPr>
        <w:t>?</w:t>
      </w:r>
    </w:p>
    <w:p w14:paraId="3B41C292" w14:textId="77777777" w:rsidR="00594048" w:rsidRDefault="00CF0667">
      <w:pPr>
        <w:pStyle w:val="ListParagraph"/>
        <w:numPr>
          <w:ilvl w:val="0"/>
          <w:numId w:val="2"/>
        </w:numPr>
        <w:tabs>
          <w:tab w:val="left" w:pos="1180"/>
          <w:tab w:val="left" w:pos="1181"/>
        </w:tabs>
        <w:ind w:left="1180" w:hanging="1081"/>
        <w:rPr>
          <w:sz w:val="28"/>
        </w:rPr>
      </w:pPr>
      <w:r>
        <w:rPr>
          <w:sz w:val="28"/>
        </w:rPr>
        <w:t>Explain</w:t>
      </w:r>
      <w:r>
        <w:rPr>
          <w:spacing w:val="-2"/>
          <w:sz w:val="28"/>
        </w:rPr>
        <w:t xml:space="preserve"> </w:t>
      </w:r>
      <w:r>
        <w:rPr>
          <w:sz w:val="28"/>
        </w:rPr>
        <w:t>thread</w:t>
      </w:r>
      <w:r>
        <w:rPr>
          <w:spacing w:val="-1"/>
          <w:sz w:val="28"/>
        </w:rPr>
        <w:t xml:space="preserve"> </w:t>
      </w:r>
      <w:r>
        <w:rPr>
          <w:sz w:val="28"/>
        </w:rPr>
        <w:t xml:space="preserve">schedular </w:t>
      </w:r>
      <w:r>
        <w:rPr>
          <w:color w:val="000000"/>
          <w:sz w:val="28"/>
          <w:shd w:val="clear" w:color="auto" w:fill="FF0000"/>
        </w:rPr>
        <w:t>?</w:t>
      </w:r>
      <w:r>
        <w:rPr>
          <w:color w:val="000000"/>
          <w:spacing w:val="-3"/>
          <w:sz w:val="28"/>
        </w:rPr>
        <w:t xml:space="preserve"> </w:t>
      </w:r>
      <w:r>
        <w:rPr>
          <w:color w:val="000000"/>
          <w:sz w:val="28"/>
        </w:rPr>
        <w:t>(wait</w:t>
      </w:r>
      <w:r>
        <w:rPr>
          <w:color w:val="000000"/>
          <w:spacing w:val="-3"/>
          <w:sz w:val="28"/>
        </w:rPr>
        <w:t xml:space="preserve"> </w:t>
      </w:r>
      <w:r>
        <w:rPr>
          <w:color w:val="000000"/>
          <w:sz w:val="28"/>
        </w:rPr>
        <w:t>,</w:t>
      </w:r>
      <w:r>
        <w:rPr>
          <w:color w:val="000000"/>
          <w:spacing w:val="-3"/>
          <w:sz w:val="28"/>
        </w:rPr>
        <w:t xml:space="preserve"> </w:t>
      </w:r>
      <w:r>
        <w:rPr>
          <w:color w:val="000000"/>
          <w:sz w:val="28"/>
        </w:rPr>
        <w:t>notify</w:t>
      </w:r>
      <w:r>
        <w:rPr>
          <w:color w:val="000000"/>
          <w:spacing w:val="-1"/>
          <w:sz w:val="28"/>
        </w:rPr>
        <w:t xml:space="preserve"> </w:t>
      </w:r>
      <w:r>
        <w:rPr>
          <w:color w:val="000000"/>
          <w:sz w:val="28"/>
        </w:rPr>
        <w:t>,</w:t>
      </w:r>
      <w:r>
        <w:rPr>
          <w:color w:val="000000"/>
          <w:spacing w:val="-3"/>
          <w:sz w:val="28"/>
        </w:rPr>
        <w:t xml:space="preserve"> </w:t>
      </w:r>
      <w:r>
        <w:rPr>
          <w:color w:val="000000"/>
          <w:sz w:val="28"/>
        </w:rPr>
        <w:t>notify</w:t>
      </w:r>
      <w:r>
        <w:rPr>
          <w:color w:val="000000"/>
          <w:spacing w:val="-1"/>
          <w:sz w:val="28"/>
        </w:rPr>
        <w:t xml:space="preserve"> </w:t>
      </w:r>
      <w:r>
        <w:rPr>
          <w:color w:val="000000"/>
          <w:sz w:val="28"/>
        </w:rPr>
        <w:t>all</w:t>
      </w:r>
      <w:r>
        <w:rPr>
          <w:color w:val="000000"/>
          <w:spacing w:val="59"/>
          <w:sz w:val="28"/>
        </w:rPr>
        <w:t xml:space="preserve"> </w:t>
      </w:r>
      <w:r>
        <w:rPr>
          <w:color w:val="000000"/>
          <w:sz w:val="28"/>
        </w:rPr>
        <w:t>,</w:t>
      </w:r>
      <w:r>
        <w:rPr>
          <w:color w:val="000000"/>
          <w:spacing w:val="-3"/>
          <w:sz w:val="28"/>
        </w:rPr>
        <w:t xml:space="preserve"> </w:t>
      </w:r>
      <w:r>
        <w:rPr>
          <w:color w:val="000000"/>
          <w:sz w:val="28"/>
        </w:rPr>
        <w:t>sleep</w:t>
      </w:r>
      <w:r>
        <w:rPr>
          <w:color w:val="000000"/>
          <w:spacing w:val="-2"/>
          <w:sz w:val="28"/>
        </w:rPr>
        <w:t xml:space="preserve"> </w:t>
      </w:r>
      <w:r>
        <w:rPr>
          <w:color w:val="000000"/>
          <w:sz w:val="28"/>
        </w:rPr>
        <w:t>)</w:t>
      </w:r>
    </w:p>
    <w:p w14:paraId="64D23EFE" w14:textId="77777777" w:rsidR="00594048" w:rsidRDefault="00CF0667">
      <w:pPr>
        <w:pStyle w:val="ListParagraph"/>
        <w:numPr>
          <w:ilvl w:val="0"/>
          <w:numId w:val="2"/>
        </w:numPr>
        <w:tabs>
          <w:tab w:val="left" w:pos="1180"/>
          <w:tab w:val="left" w:pos="1181"/>
        </w:tabs>
        <w:spacing w:before="26"/>
        <w:ind w:left="1180" w:hanging="1081"/>
        <w:rPr>
          <w:sz w:val="28"/>
        </w:rPr>
      </w:pPr>
      <w:r>
        <w:rPr>
          <w:sz w:val="28"/>
        </w:rPr>
        <w:t>Explain</w:t>
      </w:r>
      <w:r>
        <w:rPr>
          <w:spacing w:val="-1"/>
          <w:sz w:val="28"/>
        </w:rPr>
        <w:t xml:space="preserve"> </w:t>
      </w:r>
      <w:r>
        <w:rPr>
          <w:sz w:val="28"/>
        </w:rPr>
        <w:t>the</w:t>
      </w:r>
      <w:r>
        <w:rPr>
          <w:spacing w:val="-3"/>
          <w:sz w:val="28"/>
        </w:rPr>
        <w:t xml:space="preserve"> </w:t>
      </w:r>
      <w:r>
        <w:rPr>
          <w:sz w:val="28"/>
        </w:rPr>
        <w:t>Thread</w:t>
      </w:r>
      <w:r>
        <w:rPr>
          <w:spacing w:val="2"/>
          <w:sz w:val="28"/>
        </w:rPr>
        <w:t xml:space="preserve"> </w:t>
      </w:r>
      <w:r>
        <w:rPr>
          <w:sz w:val="28"/>
        </w:rPr>
        <w:t>life</w:t>
      </w:r>
      <w:r>
        <w:rPr>
          <w:spacing w:val="-3"/>
          <w:sz w:val="28"/>
        </w:rPr>
        <w:t xml:space="preserve"> </w:t>
      </w:r>
      <w:r>
        <w:rPr>
          <w:sz w:val="28"/>
        </w:rPr>
        <w:t>cycle</w:t>
      </w:r>
      <w:r>
        <w:rPr>
          <w:spacing w:val="-2"/>
          <w:sz w:val="28"/>
        </w:rPr>
        <w:t xml:space="preserve"> </w:t>
      </w:r>
      <w:r>
        <w:rPr>
          <w:sz w:val="28"/>
        </w:rPr>
        <w:t>?</w:t>
      </w:r>
    </w:p>
    <w:p w14:paraId="1ABA87D0" w14:textId="77777777" w:rsidR="00EA7F8D" w:rsidRPr="00EA7F8D" w:rsidRDefault="00CF0667">
      <w:pPr>
        <w:pStyle w:val="ListParagraph"/>
        <w:numPr>
          <w:ilvl w:val="0"/>
          <w:numId w:val="2"/>
        </w:numPr>
        <w:tabs>
          <w:tab w:val="left" w:pos="1180"/>
          <w:tab w:val="left" w:pos="1181"/>
        </w:tabs>
        <w:ind w:left="1180" w:hanging="1081"/>
        <w:rPr>
          <w:sz w:val="28"/>
        </w:rPr>
      </w:pPr>
      <w:r>
        <w:rPr>
          <w:sz w:val="28"/>
        </w:rPr>
        <w:lastRenderedPageBreak/>
        <w:t>What</w:t>
      </w:r>
      <w:r>
        <w:rPr>
          <w:spacing w:val="-3"/>
          <w:sz w:val="28"/>
        </w:rPr>
        <w:t xml:space="preserve"> </w:t>
      </w:r>
      <w:r>
        <w:rPr>
          <w:sz w:val="28"/>
        </w:rPr>
        <w:t>is Thread pool</w:t>
      </w:r>
      <w:r>
        <w:rPr>
          <w:spacing w:val="1"/>
          <w:sz w:val="28"/>
        </w:rPr>
        <w:t xml:space="preserve"> </w:t>
      </w:r>
      <w:r>
        <w:rPr>
          <w:sz w:val="28"/>
        </w:rPr>
        <w:t>,</w:t>
      </w:r>
      <w:r>
        <w:rPr>
          <w:spacing w:val="-5"/>
          <w:sz w:val="28"/>
        </w:rPr>
        <w:t xml:space="preserve"> </w:t>
      </w:r>
      <w:r>
        <w:rPr>
          <w:sz w:val="28"/>
        </w:rPr>
        <w:t>join thread</w:t>
      </w:r>
      <w:r>
        <w:rPr>
          <w:spacing w:val="-1"/>
          <w:sz w:val="28"/>
        </w:rPr>
        <w:t xml:space="preserve"> </w:t>
      </w:r>
      <w:r>
        <w:rPr>
          <w:sz w:val="28"/>
        </w:rPr>
        <w:t>,</w:t>
      </w:r>
      <w:r>
        <w:rPr>
          <w:spacing w:val="-2"/>
          <w:sz w:val="28"/>
        </w:rPr>
        <w:t xml:space="preserve"> </w:t>
      </w:r>
      <w:r>
        <w:rPr>
          <w:sz w:val="28"/>
        </w:rPr>
        <w:t xml:space="preserve">detach </w:t>
      </w:r>
      <w:r>
        <w:rPr>
          <w:color w:val="000000"/>
          <w:sz w:val="28"/>
          <w:shd w:val="clear" w:color="auto" w:fill="FF0000"/>
        </w:rPr>
        <w:t>?</w:t>
      </w:r>
    </w:p>
    <w:p w14:paraId="70C77BF3" w14:textId="1B5F1EE3" w:rsidR="00594048" w:rsidRPr="00EA7F8D" w:rsidRDefault="00F135BB" w:rsidP="00EA7F8D">
      <w:pPr>
        <w:tabs>
          <w:tab w:val="left" w:pos="1180"/>
          <w:tab w:val="left" w:pos="1181"/>
        </w:tabs>
        <w:ind w:left="99"/>
        <w:rPr>
          <w:sz w:val="28"/>
        </w:rPr>
      </w:pPr>
      <w:r w:rsidRPr="00EA7F8D">
        <w:rPr>
          <w:color w:val="000000"/>
          <w:sz w:val="28"/>
          <w:shd w:val="clear" w:color="auto" w:fill="FF0000"/>
        </w:rPr>
        <w:t>thread pool</w:t>
      </w:r>
      <w:r w:rsidRPr="00EA7F8D">
        <w:rPr>
          <w:rFonts w:ascii="Arial" w:hAnsi="Arial" w:cs="Arial"/>
          <w:color w:val="273239"/>
          <w:spacing w:val="2"/>
          <w:sz w:val="26"/>
          <w:szCs w:val="26"/>
          <w:bdr w:val="none" w:sz="0" w:space="0" w:color="auto" w:frame="1"/>
          <w:shd w:val="clear" w:color="auto" w:fill="FFFFFF"/>
        </w:rPr>
        <w:t xml:space="preserve"> </w:t>
      </w:r>
      <w:r w:rsidRPr="00EA7F8D">
        <w:rPr>
          <w:rStyle w:val="Strong"/>
          <w:rFonts w:ascii="Arial" w:hAnsi="Arial" w:cs="Arial"/>
          <w:color w:val="273239"/>
          <w:spacing w:val="2"/>
          <w:sz w:val="26"/>
          <w:szCs w:val="26"/>
          <w:bdr w:val="none" w:sz="0" w:space="0" w:color="auto" w:frame="1"/>
          <w:shd w:val="clear" w:color="auto" w:fill="FFFFFF"/>
        </w:rPr>
        <w:t>A thread pool reuses previously created threads to execute current tasks and offers a solution to the problem of thread cycle overhead and resource thrashing.</w:t>
      </w:r>
      <w:r w:rsidRPr="00EA7F8D">
        <w:rPr>
          <w:rFonts w:ascii="Arial" w:hAnsi="Arial" w:cs="Arial"/>
          <w:color w:val="273239"/>
          <w:spacing w:val="2"/>
          <w:sz w:val="26"/>
          <w:szCs w:val="26"/>
          <w:shd w:val="clear" w:color="auto" w:fill="FFFFFF"/>
        </w:rPr>
        <w:t> Since the thread is already existing when the request arrives, the delay introduced by thread creation is eliminated, making the application more responsive</w:t>
      </w:r>
    </w:p>
    <w:p w14:paraId="05CBCE88" w14:textId="616661C5" w:rsidR="009F174C" w:rsidRPr="009F174C" w:rsidRDefault="009F174C" w:rsidP="009F174C">
      <w:pPr>
        <w:pStyle w:val="ListParagraph"/>
        <w:tabs>
          <w:tab w:val="left" w:pos="1180"/>
          <w:tab w:val="left" w:pos="1181"/>
        </w:tabs>
        <w:ind w:firstLine="0"/>
        <w:rPr>
          <w:b/>
          <w:bCs/>
          <w:sz w:val="28"/>
        </w:rPr>
      </w:pPr>
      <w:r w:rsidRPr="009F174C">
        <w:rPr>
          <w:rFonts w:ascii="Arial" w:hAnsi="Arial" w:cs="Arial"/>
          <w:b/>
          <w:bCs/>
          <w:color w:val="273239"/>
          <w:spacing w:val="2"/>
          <w:sz w:val="26"/>
          <w:szCs w:val="26"/>
          <w:shd w:val="clear" w:color="auto" w:fill="FFFFFF"/>
        </w:rPr>
        <w:t>Detach:</w:t>
      </w:r>
      <w:r w:rsidR="00A47675" w:rsidRPr="00A47675">
        <w:rPr>
          <w:rFonts w:ascii="Arial" w:hAnsi="Arial" w:cs="Arial"/>
          <w:b/>
          <w:bCs/>
          <w:color w:val="202124"/>
          <w:shd w:val="clear" w:color="auto" w:fill="FFFFFF"/>
        </w:rPr>
        <w:t xml:space="preserve"> </w:t>
      </w:r>
      <w:r w:rsidR="00A47675">
        <w:rPr>
          <w:rFonts w:ascii="Arial" w:hAnsi="Arial" w:cs="Arial"/>
          <w:b/>
          <w:bCs/>
          <w:color w:val="202124"/>
          <w:shd w:val="clear" w:color="auto" w:fill="FFFFFF"/>
        </w:rPr>
        <w:t>Separates the thread of execution from the thread object, allowing execution to continue independently</w:t>
      </w:r>
      <w:r w:rsidR="00A47675">
        <w:rPr>
          <w:rFonts w:ascii="Arial" w:hAnsi="Arial" w:cs="Arial"/>
          <w:color w:val="202124"/>
          <w:shd w:val="clear" w:color="auto" w:fill="FFFFFF"/>
        </w:rPr>
        <w:t>. Any allocated resources will be freed once the thread exits.</w:t>
      </w:r>
    </w:p>
    <w:p w14:paraId="2FEB05C6" w14:textId="77777777" w:rsidR="00594048" w:rsidRDefault="00CF0667">
      <w:pPr>
        <w:pStyle w:val="ListParagraph"/>
        <w:numPr>
          <w:ilvl w:val="0"/>
          <w:numId w:val="2"/>
        </w:numPr>
        <w:tabs>
          <w:tab w:val="left" w:pos="1180"/>
          <w:tab w:val="left" w:pos="1181"/>
        </w:tabs>
        <w:ind w:left="1180" w:hanging="1081"/>
        <w:rPr>
          <w:sz w:val="28"/>
        </w:rPr>
      </w:pPr>
      <w:r>
        <w:rPr>
          <w:sz w:val="28"/>
        </w:rPr>
        <w:t>What</w:t>
      </w:r>
      <w:r>
        <w:rPr>
          <w:spacing w:val="-3"/>
          <w:sz w:val="28"/>
        </w:rPr>
        <w:t xml:space="preserve"> </w:t>
      </w:r>
      <w:r>
        <w:rPr>
          <w:sz w:val="28"/>
        </w:rPr>
        <w:t>are</w:t>
      </w:r>
      <w:r>
        <w:rPr>
          <w:spacing w:val="-2"/>
          <w:sz w:val="28"/>
        </w:rPr>
        <w:t xml:space="preserve"> </w:t>
      </w:r>
      <w:r>
        <w:rPr>
          <w:sz w:val="28"/>
        </w:rPr>
        <w:t>Enum</w:t>
      </w:r>
      <w:r>
        <w:rPr>
          <w:spacing w:val="-1"/>
          <w:sz w:val="28"/>
        </w:rPr>
        <w:t xml:space="preserve"> </w:t>
      </w:r>
      <w:r>
        <w:rPr>
          <w:sz w:val="28"/>
        </w:rPr>
        <w:t>,</w:t>
      </w:r>
      <w:r>
        <w:rPr>
          <w:spacing w:val="-3"/>
          <w:sz w:val="28"/>
        </w:rPr>
        <w:t xml:space="preserve"> </w:t>
      </w:r>
      <w:r>
        <w:rPr>
          <w:sz w:val="28"/>
        </w:rPr>
        <w:t>Wrapper ,</w:t>
      </w:r>
      <w:r>
        <w:rPr>
          <w:spacing w:val="60"/>
          <w:sz w:val="28"/>
        </w:rPr>
        <w:t xml:space="preserve"> </w:t>
      </w:r>
      <w:r w:rsidRPr="00B951F3">
        <w:rPr>
          <w:b/>
          <w:bCs/>
          <w:sz w:val="28"/>
        </w:rPr>
        <w:t>optional</w:t>
      </w:r>
      <w:r w:rsidRPr="00B951F3">
        <w:rPr>
          <w:b/>
          <w:bCs/>
          <w:spacing w:val="-2"/>
          <w:sz w:val="28"/>
        </w:rPr>
        <w:t xml:space="preserve"> </w:t>
      </w:r>
      <w:r w:rsidRPr="00B951F3">
        <w:rPr>
          <w:b/>
          <w:bCs/>
          <w:sz w:val="28"/>
        </w:rPr>
        <w:t>,</w:t>
      </w:r>
      <w:r w:rsidRPr="00B951F3">
        <w:rPr>
          <w:b/>
          <w:bCs/>
          <w:spacing w:val="-2"/>
          <w:sz w:val="28"/>
        </w:rPr>
        <w:t xml:space="preserve"> </w:t>
      </w:r>
      <w:r w:rsidRPr="00B951F3">
        <w:rPr>
          <w:b/>
          <w:bCs/>
          <w:sz w:val="28"/>
        </w:rPr>
        <w:t>local</w:t>
      </w:r>
      <w:r>
        <w:rPr>
          <w:spacing w:val="-1"/>
          <w:sz w:val="28"/>
        </w:rPr>
        <w:t xml:space="preserve"> </w:t>
      </w:r>
      <w:r>
        <w:rPr>
          <w:sz w:val="28"/>
        </w:rPr>
        <w:t>,</w:t>
      </w:r>
      <w:r>
        <w:rPr>
          <w:spacing w:val="-2"/>
          <w:sz w:val="28"/>
        </w:rPr>
        <w:t xml:space="preserve"> </w:t>
      </w:r>
      <w:r>
        <w:rPr>
          <w:sz w:val="28"/>
        </w:rPr>
        <w:t>anonymous</w:t>
      </w:r>
      <w:r>
        <w:rPr>
          <w:spacing w:val="60"/>
          <w:sz w:val="28"/>
        </w:rPr>
        <w:t xml:space="preserve"> </w:t>
      </w:r>
      <w:r>
        <w:rPr>
          <w:sz w:val="28"/>
        </w:rPr>
        <w:t>?</w:t>
      </w:r>
    </w:p>
    <w:p w14:paraId="4C542D02" w14:textId="14D6CD94" w:rsidR="00A70EAC" w:rsidRDefault="00A70EAC" w:rsidP="00A70EAC">
      <w:pPr>
        <w:pStyle w:val="ListParagraph"/>
        <w:tabs>
          <w:tab w:val="left" w:pos="1180"/>
          <w:tab w:val="left" w:pos="1181"/>
        </w:tabs>
        <w:ind w:firstLine="0"/>
        <w:rPr>
          <w:rFonts w:ascii="Arial" w:hAnsi="Arial" w:cs="Arial"/>
          <w:color w:val="202124"/>
          <w:shd w:val="clear" w:color="auto" w:fill="FFFFFF"/>
        </w:rPr>
      </w:pPr>
      <w:r>
        <w:rPr>
          <w:sz w:val="28"/>
        </w:rPr>
        <w:t xml:space="preserve">Ans: </w:t>
      </w:r>
      <w:r>
        <w:rPr>
          <w:rFonts w:ascii="Arial" w:hAnsi="Arial" w:cs="Arial"/>
          <w:color w:val="202124"/>
          <w:shd w:val="clear" w:color="auto" w:fill="FFFFFF"/>
        </w:rPr>
        <w:t xml:space="preserve">An </w:t>
      </w:r>
      <w:r w:rsidRPr="00A70EAC">
        <w:rPr>
          <w:rFonts w:ascii="Arial" w:hAnsi="Arial" w:cs="Arial"/>
          <w:color w:val="FF0000"/>
          <w:shd w:val="clear" w:color="auto" w:fill="FFFFFF"/>
        </w:rPr>
        <w:t>enum</w:t>
      </w:r>
      <w:r>
        <w:rPr>
          <w:rFonts w:ascii="Arial" w:hAnsi="Arial" w:cs="Arial"/>
          <w:color w:val="202124"/>
          <w:shd w:val="clear" w:color="auto" w:fill="FFFFFF"/>
        </w:rPr>
        <w:t xml:space="preserve"> type is </w:t>
      </w:r>
      <w:r>
        <w:rPr>
          <w:rFonts w:ascii="Arial" w:hAnsi="Arial" w:cs="Arial"/>
          <w:b/>
          <w:bCs/>
          <w:color w:val="202124"/>
          <w:shd w:val="clear" w:color="auto" w:fill="FFFFFF"/>
        </w:rPr>
        <w:t>a special data type that enables for a variable to be a set of predefined constants</w:t>
      </w:r>
      <w:r>
        <w:rPr>
          <w:rFonts w:ascii="Arial" w:hAnsi="Arial" w:cs="Arial"/>
          <w:color w:val="202124"/>
          <w:shd w:val="clear" w:color="auto" w:fill="FFFFFF"/>
        </w:rPr>
        <w:t>. The variable must be equal to one of the values that have been predefined for it. Common examples include compass directions (values of NORTH, SOUTH, EAST, and WEST) and the days of the week.</w:t>
      </w:r>
    </w:p>
    <w:p w14:paraId="1AF57475" w14:textId="77777777" w:rsidR="005A60D6" w:rsidRDefault="005A60D6" w:rsidP="00A70EAC">
      <w:pPr>
        <w:pStyle w:val="ListParagraph"/>
        <w:tabs>
          <w:tab w:val="left" w:pos="1180"/>
          <w:tab w:val="left" w:pos="1181"/>
        </w:tabs>
        <w:ind w:firstLine="0"/>
        <w:rPr>
          <w:rFonts w:ascii="Arial" w:hAnsi="Arial" w:cs="Arial"/>
          <w:color w:val="202124"/>
          <w:shd w:val="clear" w:color="auto" w:fill="FFFFFF"/>
        </w:rPr>
      </w:pPr>
    </w:p>
    <w:p w14:paraId="372A3F44" w14:textId="326EA6E6" w:rsidR="005A60D6" w:rsidRDefault="005A60D6" w:rsidP="00A70EAC">
      <w:pPr>
        <w:pStyle w:val="ListParagraph"/>
        <w:tabs>
          <w:tab w:val="left" w:pos="1180"/>
          <w:tab w:val="left" w:pos="1181"/>
        </w:tabs>
        <w:ind w:firstLine="0"/>
        <w:rPr>
          <w:sz w:val="28"/>
        </w:rPr>
      </w:pPr>
      <w:r>
        <w:rPr>
          <w:rFonts w:ascii="Arial" w:hAnsi="Arial" w:cs="Arial"/>
          <w:color w:val="4D5156"/>
          <w:sz w:val="21"/>
          <w:szCs w:val="21"/>
          <w:shd w:val="clear" w:color="auto" w:fill="FFFFFF"/>
        </w:rPr>
        <w:t xml:space="preserve"> a </w:t>
      </w:r>
      <w:r w:rsidRPr="005A60D6">
        <w:rPr>
          <w:rFonts w:ascii="Arial" w:hAnsi="Arial" w:cs="Arial"/>
          <w:b/>
          <w:bCs/>
          <w:color w:val="4D5156"/>
          <w:sz w:val="21"/>
          <w:szCs w:val="21"/>
          <w:u w:val="single"/>
          <w:shd w:val="clear" w:color="auto" w:fill="FFFFFF"/>
        </w:rPr>
        <w:t>wrapper class</w:t>
      </w:r>
      <w:r>
        <w:rPr>
          <w:rFonts w:ascii="Arial" w:hAnsi="Arial" w:cs="Arial"/>
          <w:color w:val="4D5156"/>
          <w:sz w:val="21"/>
          <w:szCs w:val="21"/>
          <w:shd w:val="clear" w:color="auto" w:fill="FFFFFF"/>
        </w:rPr>
        <w:t xml:space="preserve"> is a class that encapsulates types, so that those types can be used to create object instances and methods in another class that need those types</w:t>
      </w:r>
    </w:p>
    <w:p w14:paraId="6649575E" w14:textId="77777777" w:rsidR="00594048" w:rsidRDefault="00CF0667">
      <w:pPr>
        <w:pStyle w:val="ListParagraph"/>
        <w:numPr>
          <w:ilvl w:val="0"/>
          <w:numId w:val="2"/>
        </w:numPr>
        <w:tabs>
          <w:tab w:val="left" w:pos="1180"/>
          <w:tab w:val="left" w:pos="1181"/>
        </w:tabs>
        <w:spacing w:before="25"/>
        <w:ind w:left="1180" w:hanging="1081"/>
        <w:rPr>
          <w:sz w:val="28"/>
        </w:rPr>
      </w:pPr>
      <w:r w:rsidRPr="00E320BD">
        <w:rPr>
          <w:b/>
          <w:bCs/>
          <w:sz w:val="28"/>
        </w:rPr>
        <w:t>What</w:t>
      </w:r>
      <w:r w:rsidRPr="00E320BD">
        <w:rPr>
          <w:b/>
          <w:bCs/>
          <w:spacing w:val="-3"/>
          <w:sz w:val="28"/>
        </w:rPr>
        <w:t xml:space="preserve"> </w:t>
      </w:r>
      <w:r w:rsidRPr="00E320BD">
        <w:rPr>
          <w:b/>
          <w:bCs/>
          <w:sz w:val="28"/>
        </w:rPr>
        <w:t>are</w:t>
      </w:r>
      <w:r w:rsidRPr="00E320BD">
        <w:rPr>
          <w:b/>
          <w:bCs/>
          <w:spacing w:val="-3"/>
          <w:sz w:val="28"/>
        </w:rPr>
        <w:t xml:space="preserve"> </w:t>
      </w:r>
      <w:r w:rsidRPr="00E320BD">
        <w:rPr>
          <w:b/>
          <w:bCs/>
          <w:sz w:val="28"/>
        </w:rPr>
        <w:t>inner</w:t>
      </w:r>
      <w:r w:rsidRPr="00E320BD">
        <w:rPr>
          <w:b/>
          <w:bCs/>
          <w:spacing w:val="-4"/>
          <w:sz w:val="28"/>
        </w:rPr>
        <w:t xml:space="preserve"> </w:t>
      </w:r>
      <w:r w:rsidRPr="00E320BD">
        <w:rPr>
          <w:b/>
          <w:bCs/>
          <w:sz w:val="28"/>
        </w:rPr>
        <w:t>classes</w:t>
      </w:r>
      <w:r w:rsidRPr="00E320BD">
        <w:rPr>
          <w:b/>
          <w:bCs/>
          <w:spacing w:val="-1"/>
          <w:sz w:val="28"/>
        </w:rPr>
        <w:t xml:space="preserve"> </w:t>
      </w:r>
      <w:r w:rsidRPr="00E320BD">
        <w:rPr>
          <w:b/>
          <w:bCs/>
          <w:sz w:val="28"/>
        </w:rPr>
        <w:t>and</w:t>
      </w:r>
      <w:r w:rsidRPr="00E320BD">
        <w:rPr>
          <w:b/>
          <w:bCs/>
          <w:spacing w:val="-1"/>
          <w:sz w:val="28"/>
        </w:rPr>
        <w:t xml:space="preserve"> </w:t>
      </w:r>
      <w:r w:rsidRPr="00E320BD">
        <w:rPr>
          <w:b/>
          <w:bCs/>
          <w:sz w:val="28"/>
        </w:rPr>
        <w:t>singleton</w:t>
      </w:r>
      <w:r w:rsidRPr="00E320BD">
        <w:rPr>
          <w:b/>
          <w:bCs/>
          <w:spacing w:val="-1"/>
          <w:sz w:val="28"/>
        </w:rPr>
        <w:t xml:space="preserve"> </w:t>
      </w:r>
      <w:r w:rsidRPr="00E320BD">
        <w:rPr>
          <w:b/>
          <w:bCs/>
          <w:sz w:val="28"/>
        </w:rPr>
        <w:t>classes</w:t>
      </w:r>
      <w:r>
        <w:rPr>
          <w:spacing w:val="-1"/>
          <w:sz w:val="28"/>
        </w:rPr>
        <w:t xml:space="preserve"> </w:t>
      </w:r>
      <w:r>
        <w:rPr>
          <w:sz w:val="28"/>
        </w:rPr>
        <w:t>?</w:t>
      </w:r>
    </w:p>
    <w:p w14:paraId="73754DEE" w14:textId="2A43E624" w:rsidR="00A4304F" w:rsidRDefault="00A4304F" w:rsidP="00A4304F">
      <w:pPr>
        <w:pStyle w:val="ListParagraph"/>
        <w:tabs>
          <w:tab w:val="left" w:pos="1180"/>
          <w:tab w:val="left" w:pos="1181"/>
        </w:tabs>
        <w:spacing w:before="25"/>
        <w:ind w:firstLine="0"/>
        <w:rPr>
          <w:rFonts w:ascii="Arial" w:hAnsi="Arial" w:cs="Arial"/>
          <w:color w:val="202124"/>
          <w:shd w:val="clear" w:color="auto" w:fill="FFFFFF"/>
        </w:rPr>
      </w:pPr>
      <w:r>
        <w:rPr>
          <w:b/>
          <w:bCs/>
          <w:sz w:val="28"/>
        </w:rPr>
        <w:t>Ans</w:t>
      </w:r>
      <w:r w:rsidRPr="00A4304F">
        <w:rPr>
          <w:sz w:val="28"/>
        </w:rPr>
        <w:t>:</w:t>
      </w:r>
      <w:r>
        <w:rPr>
          <w:sz w:val="28"/>
        </w:rPr>
        <w:t xml:space="preserve"> </w:t>
      </w:r>
      <w:r w:rsidR="00950C5C" w:rsidRPr="00950C5C">
        <w:rPr>
          <w:rFonts w:ascii="Arial" w:hAnsi="Arial" w:cs="Arial"/>
          <w:b/>
          <w:bCs/>
          <w:color w:val="202124"/>
          <w:u w:val="single"/>
          <w:shd w:val="clear" w:color="auto" w:fill="FFFFFF"/>
        </w:rPr>
        <w:t>Java inner class</w:t>
      </w:r>
      <w:r w:rsidR="00950C5C">
        <w:rPr>
          <w:rFonts w:ascii="Arial" w:hAnsi="Arial" w:cs="Arial"/>
          <w:color w:val="202124"/>
          <w:shd w:val="clear" w:color="auto" w:fill="FFFFFF"/>
        </w:rPr>
        <w:t xml:space="preserve"> or nested class is </w:t>
      </w:r>
      <w:r w:rsidR="00950C5C">
        <w:rPr>
          <w:rFonts w:ascii="Arial" w:hAnsi="Arial" w:cs="Arial"/>
          <w:b/>
          <w:bCs/>
          <w:color w:val="202124"/>
          <w:shd w:val="clear" w:color="auto" w:fill="FFFFFF"/>
        </w:rPr>
        <w:t>a class that is declared inside the class or interface</w:t>
      </w:r>
      <w:r w:rsidR="00950C5C">
        <w:rPr>
          <w:rFonts w:ascii="Arial" w:hAnsi="Arial" w:cs="Arial"/>
          <w:color w:val="202124"/>
          <w:shd w:val="clear" w:color="auto" w:fill="FFFFFF"/>
        </w:rPr>
        <w:t>. We use inner classes to logically group classes and interfaces in one place to be more readable and maintainable. Additionally, it can access all the members of the outer class, including private data members and methods.</w:t>
      </w:r>
    </w:p>
    <w:p w14:paraId="39612412" w14:textId="216217A7" w:rsidR="00BA0185" w:rsidRDefault="00BA0185" w:rsidP="00A4304F">
      <w:pPr>
        <w:pStyle w:val="ListParagraph"/>
        <w:tabs>
          <w:tab w:val="left" w:pos="1180"/>
          <w:tab w:val="left" w:pos="1181"/>
        </w:tabs>
        <w:spacing w:before="25"/>
        <w:ind w:firstLine="0"/>
        <w:rPr>
          <w:rFonts w:ascii="Arial" w:hAnsi="Arial" w:cs="Arial"/>
          <w:color w:val="202124"/>
          <w:shd w:val="clear" w:color="auto" w:fill="FFFFFF"/>
        </w:rPr>
      </w:pPr>
      <w:r>
        <w:rPr>
          <w:rFonts w:ascii="Arial" w:hAnsi="Arial" w:cs="Arial"/>
          <w:color w:val="202124"/>
          <w:shd w:val="clear" w:color="auto" w:fill="FFFFFF"/>
        </w:rPr>
        <w:t>In Java, Singleton is </w:t>
      </w:r>
      <w:r>
        <w:rPr>
          <w:rFonts w:ascii="Arial" w:hAnsi="Arial" w:cs="Arial"/>
          <w:b/>
          <w:bCs/>
          <w:color w:val="202124"/>
          <w:shd w:val="clear" w:color="auto" w:fill="FFFFFF"/>
        </w:rPr>
        <w:t>a design pattern that ensures that a class can only have one object</w:t>
      </w:r>
      <w:r>
        <w:rPr>
          <w:rFonts w:ascii="Arial" w:hAnsi="Arial" w:cs="Arial"/>
          <w:color w:val="202124"/>
          <w:shd w:val="clear" w:color="auto" w:fill="FFFFFF"/>
        </w:rPr>
        <w:t>.</w:t>
      </w:r>
    </w:p>
    <w:p w14:paraId="436A9FBA" w14:textId="77777777" w:rsidR="00D2231C" w:rsidRPr="00D2231C" w:rsidRDefault="00D2231C" w:rsidP="00D2231C">
      <w:pPr>
        <w:widowControl/>
        <w:shd w:val="clear" w:color="auto" w:fill="F9FAFC"/>
        <w:autoSpaceDE/>
        <w:autoSpaceDN/>
        <w:spacing w:after="240" w:line="450" w:lineRule="atLeast"/>
        <w:rPr>
          <w:rFonts w:ascii="Arial" w:eastAsia="Times New Roman" w:hAnsi="Arial" w:cs="Arial"/>
          <w:sz w:val="27"/>
          <w:szCs w:val="27"/>
          <w:lang w:val="en-IN" w:eastAsia="en-IN"/>
        </w:rPr>
      </w:pPr>
      <w:r w:rsidRPr="00D2231C">
        <w:rPr>
          <w:rFonts w:ascii="Arial" w:eastAsia="Times New Roman" w:hAnsi="Arial" w:cs="Arial"/>
          <w:sz w:val="27"/>
          <w:szCs w:val="27"/>
          <w:lang w:val="en-IN" w:eastAsia="en-IN"/>
        </w:rPr>
        <w:t>To create a singleton class, a class must implement the following properties:</w:t>
      </w:r>
    </w:p>
    <w:p w14:paraId="6C7E766A" w14:textId="77777777" w:rsidR="00D2231C" w:rsidRPr="00D2231C" w:rsidRDefault="00D2231C" w:rsidP="00D2231C">
      <w:pPr>
        <w:widowControl/>
        <w:numPr>
          <w:ilvl w:val="0"/>
          <w:numId w:val="45"/>
        </w:numPr>
        <w:shd w:val="clear" w:color="auto" w:fill="F9FAFC"/>
        <w:autoSpaceDE/>
        <w:autoSpaceDN/>
        <w:spacing w:line="450" w:lineRule="atLeast"/>
        <w:rPr>
          <w:rFonts w:ascii="Arial" w:eastAsia="Times New Roman" w:hAnsi="Arial" w:cs="Arial"/>
          <w:sz w:val="27"/>
          <w:szCs w:val="27"/>
          <w:lang w:val="en-IN" w:eastAsia="en-IN"/>
        </w:rPr>
      </w:pPr>
      <w:r w:rsidRPr="00D2231C">
        <w:rPr>
          <w:rFonts w:ascii="Arial" w:eastAsia="Times New Roman" w:hAnsi="Arial" w:cs="Arial"/>
          <w:sz w:val="27"/>
          <w:szCs w:val="27"/>
          <w:lang w:val="en-IN" w:eastAsia="en-IN"/>
        </w:rPr>
        <w:t>Create a </w:t>
      </w:r>
      <w:r w:rsidRPr="00D2231C">
        <w:rPr>
          <w:rFonts w:ascii="Inconsolata" w:eastAsia="Times New Roman" w:hAnsi="Inconsolata" w:cs="Courier New"/>
          <w:sz w:val="21"/>
          <w:szCs w:val="21"/>
          <w:bdr w:val="single" w:sz="6" w:space="0" w:color="D3DCE6" w:frame="1"/>
          <w:lang w:val="en-IN" w:eastAsia="en-IN"/>
        </w:rPr>
        <w:t>private</w:t>
      </w:r>
      <w:r w:rsidRPr="00D2231C">
        <w:rPr>
          <w:rFonts w:ascii="Arial" w:eastAsia="Times New Roman" w:hAnsi="Arial" w:cs="Arial"/>
          <w:sz w:val="27"/>
          <w:szCs w:val="27"/>
          <w:lang w:val="en-IN" w:eastAsia="en-IN"/>
        </w:rPr>
        <w:t> constructor of the class to restrict object creation outside of the class.</w:t>
      </w:r>
    </w:p>
    <w:p w14:paraId="4A91A42A" w14:textId="77777777" w:rsidR="00D2231C" w:rsidRPr="00D2231C" w:rsidRDefault="00D2231C" w:rsidP="00D2231C">
      <w:pPr>
        <w:widowControl/>
        <w:numPr>
          <w:ilvl w:val="0"/>
          <w:numId w:val="45"/>
        </w:numPr>
        <w:shd w:val="clear" w:color="auto" w:fill="F9FAFC"/>
        <w:autoSpaceDE/>
        <w:autoSpaceDN/>
        <w:spacing w:line="450" w:lineRule="atLeast"/>
        <w:rPr>
          <w:rFonts w:ascii="Arial" w:eastAsia="Times New Roman" w:hAnsi="Arial" w:cs="Arial"/>
          <w:sz w:val="27"/>
          <w:szCs w:val="27"/>
          <w:lang w:val="en-IN" w:eastAsia="en-IN"/>
        </w:rPr>
      </w:pPr>
      <w:r w:rsidRPr="00D2231C">
        <w:rPr>
          <w:rFonts w:ascii="Arial" w:eastAsia="Times New Roman" w:hAnsi="Arial" w:cs="Arial"/>
          <w:sz w:val="27"/>
          <w:szCs w:val="27"/>
          <w:lang w:val="en-IN" w:eastAsia="en-IN"/>
        </w:rPr>
        <w:t>Create a </w:t>
      </w:r>
      <w:r w:rsidRPr="00D2231C">
        <w:rPr>
          <w:rFonts w:ascii="Inconsolata" w:eastAsia="Times New Roman" w:hAnsi="Inconsolata" w:cs="Courier New"/>
          <w:sz w:val="21"/>
          <w:szCs w:val="21"/>
          <w:bdr w:val="single" w:sz="6" w:space="0" w:color="D3DCE6" w:frame="1"/>
          <w:lang w:val="en-IN" w:eastAsia="en-IN"/>
        </w:rPr>
        <w:t>private</w:t>
      </w:r>
      <w:r w:rsidRPr="00D2231C">
        <w:rPr>
          <w:rFonts w:ascii="Arial" w:eastAsia="Times New Roman" w:hAnsi="Arial" w:cs="Arial"/>
          <w:sz w:val="27"/>
          <w:szCs w:val="27"/>
          <w:lang w:val="en-IN" w:eastAsia="en-IN"/>
        </w:rPr>
        <w:t> attribute of the class type that refers to the single object.</w:t>
      </w:r>
    </w:p>
    <w:p w14:paraId="5053A936" w14:textId="77777777" w:rsidR="00D2231C" w:rsidRPr="00D2231C" w:rsidRDefault="00D2231C" w:rsidP="00D2231C">
      <w:pPr>
        <w:widowControl/>
        <w:numPr>
          <w:ilvl w:val="0"/>
          <w:numId w:val="45"/>
        </w:numPr>
        <w:shd w:val="clear" w:color="auto" w:fill="F9FAFC"/>
        <w:autoSpaceDE/>
        <w:autoSpaceDN/>
        <w:spacing w:line="450" w:lineRule="atLeast"/>
        <w:rPr>
          <w:rFonts w:ascii="Arial" w:eastAsia="Times New Roman" w:hAnsi="Arial" w:cs="Arial"/>
          <w:sz w:val="27"/>
          <w:szCs w:val="27"/>
          <w:lang w:val="en-IN" w:eastAsia="en-IN"/>
        </w:rPr>
      </w:pPr>
      <w:r w:rsidRPr="00D2231C">
        <w:rPr>
          <w:rFonts w:ascii="Arial" w:eastAsia="Times New Roman" w:hAnsi="Arial" w:cs="Arial"/>
          <w:sz w:val="27"/>
          <w:szCs w:val="27"/>
          <w:lang w:val="en-IN" w:eastAsia="en-IN"/>
        </w:rPr>
        <w:t>Create a </w:t>
      </w:r>
      <w:r w:rsidRPr="00D2231C">
        <w:rPr>
          <w:rFonts w:ascii="Inconsolata" w:eastAsia="Times New Roman" w:hAnsi="Inconsolata" w:cs="Courier New"/>
          <w:sz w:val="21"/>
          <w:szCs w:val="21"/>
          <w:bdr w:val="single" w:sz="6" w:space="0" w:color="D3DCE6" w:frame="1"/>
          <w:lang w:val="en-IN" w:eastAsia="en-IN"/>
        </w:rPr>
        <w:t>public static</w:t>
      </w:r>
      <w:r w:rsidRPr="00D2231C">
        <w:rPr>
          <w:rFonts w:ascii="Arial" w:eastAsia="Times New Roman" w:hAnsi="Arial" w:cs="Arial"/>
          <w:sz w:val="27"/>
          <w:szCs w:val="27"/>
          <w:lang w:val="en-IN" w:eastAsia="en-IN"/>
        </w:rPr>
        <w:t> method that allows us to create and access the object we created. Inside the method, we will create a condition that restricts us from creating more than one object.</w:t>
      </w:r>
    </w:p>
    <w:p w14:paraId="10A6CFF0" w14:textId="77777777" w:rsidR="00D2231C" w:rsidRDefault="00D2231C" w:rsidP="00A4304F">
      <w:pPr>
        <w:pStyle w:val="ListParagraph"/>
        <w:tabs>
          <w:tab w:val="left" w:pos="1180"/>
          <w:tab w:val="left" w:pos="1181"/>
        </w:tabs>
        <w:spacing w:before="25"/>
        <w:ind w:firstLine="0"/>
        <w:rPr>
          <w:sz w:val="28"/>
        </w:rPr>
      </w:pPr>
    </w:p>
    <w:p w14:paraId="26A99435" w14:textId="77777777" w:rsidR="00594048" w:rsidRDefault="00CF0667">
      <w:pPr>
        <w:pStyle w:val="ListParagraph"/>
        <w:numPr>
          <w:ilvl w:val="0"/>
          <w:numId w:val="2"/>
        </w:numPr>
        <w:tabs>
          <w:tab w:val="left" w:pos="1180"/>
          <w:tab w:val="left" w:pos="1181"/>
        </w:tabs>
        <w:ind w:left="1180" w:hanging="1081"/>
        <w:rPr>
          <w:sz w:val="28"/>
        </w:rPr>
      </w:pPr>
      <w:r>
        <w:rPr>
          <w:sz w:val="28"/>
        </w:rPr>
        <w:t>Explain</w:t>
      </w:r>
      <w:r>
        <w:rPr>
          <w:spacing w:val="-1"/>
          <w:sz w:val="28"/>
        </w:rPr>
        <w:t xml:space="preserve"> </w:t>
      </w:r>
      <w:r>
        <w:rPr>
          <w:sz w:val="28"/>
        </w:rPr>
        <w:t>about</w:t>
      </w:r>
      <w:r>
        <w:rPr>
          <w:spacing w:val="-2"/>
          <w:sz w:val="28"/>
        </w:rPr>
        <w:t xml:space="preserve"> </w:t>
      </w:r>
      <w:r>
        <w:rPr>
          <w:sz w:val="28"/>
        </w:rPr>
        <w:t>final</w:t>
      </w:r>
      <w:r>
        <w:rPr>
          <w:spacing w:val="61"/>
          <w:sz w:val="28"/>
        </w:rPr>
        <w:t xml:space="preserve"> </w:t>
      </w:r>
      <w:r>
        <w:rPr>
          <w:sz w:val="28"/>
        </w:rPr>
        <w:t>,</w:t>
      </w:r>
      <w:r>
        <w:rPr>
          <w:spacing w:val="59"/>
          <w:sz w:val="28"/>
        </w:rPr>
        <w:t xml:space="preserve"> </w:t>
      </w:r>
      <w:r>
        <w:rPr>
          <w:sz w:val="28"/>
        </w:rPr>
        <w:t>finally , finalize</w:t>
      </w:r>
      <w:r>
        <w:rPr>
          <w:spacing w:val="-3"/>
          <w:sz w:val="28"/>
        </w:rPr>
        <w:t xml:space="preserve"> </w:t>
      </w:r>
      <w:r>
        <w:rPr>
          <w:sz w:val="28"/>
        </w:rPr>
        <w:t>?</w:t>
      </w:r>
    </w:p>
    <w:p w14:paraId="52A76DAD" w14:textId="77777777" w:rsidR="00594048" w:rsidRDefault="00CF0667">
      <w:pPr>
        <w:pStyle w:val="ListParagraph"/>
        <w:numPr>
          <w:ilvl w:val="0"/>
          <w:numId w:val="2"/>
        </w:numPr>
        <w:tabs>
          <w:tab w:val="left" w:pos="1180"/>
          <w:tab w:val="left" w:pos="1181"/>
        </w:tabs>
        <w:ind w:left="1180" w:hanging="1081"/>
        <w:rPr>
          <w:sz w:val="28"/>
        </w:rPr>
      </w:pPr>
      <w:r>
        <w:rPr>
          <w:sz w:val="28"/>
        </w:rPr>
        <w:t>Difference</w:t>
      </w:r>
      <w:r>
        <w:rPr>
          <w:spacing w:val="-4"/>
          <w:sz w:val="28"/>
        </w:rPr>
        <w:t xml:space="preserve"> </w:t>
      </w:r>
      <w:r>
        <w:rPr>
          <w:sz w:val="28"/>
        </w:rPr>
        <w:t>between</w:t>
      </w:r>
      <w:r>
        <w:rPr>
          <w:spacing w:val="-3"/>
          <w:sz w:val="28"/>
        </w:rPr>
        <w:t xml:space="preserve"> </w:t>
      </w:r>
      <w:r>
        <w:rPr>
          <w:sz w:val="28"/>
        </w:rPr>
        <w:t>throws</w:t>
      </w:r>
      <w:r>
        <w:rPr>
          <w:spacing w:val="-2"/>
          <w:sz w:val="28"/>
        </w:rPr>
        <w:t xml:space="preserve"> </w:t>
      </w:r>
      <w:r>
        <w:rPr>
          <w:sz w:val="28"/>
        </w:rPr>
        <w:t>and</w:t>
      </w:r>
      <w:r>
        <w:rPr>
          <w:spacing w:val="-3"/>
          <w:sz w:val="28"/>
        </w:rPr>
        <w:t xml:space="preserve"> </w:t>
      </w:r>
      <w:r>
        <w:rPr>
          <w:sz w:val="28"/>
        </w:rPr>
        <w:t>throw</w:t>
      </w:r>
      <w:r>
        <w:rPr>
          <w:spacing w:val="-2"/>
          <w:sz w:val="28"/>
        </w:rPr>
        <w:t xml:space="preserve"> </w:t>
      </w:r>
      <w:r>
        <w:rPr>
          <w:sz w:val="28"/>
        </w:rPr>
        <w:t>keyword</w:t>
      </w:r>
      <w:r>
        <w:rPr>
          <w:spacing w:val="-2"/>
          <w:sz w:val="28"/>
        </w:rPr>
        <w:t xml:space="preserve"> </w:t>
      </w:r>
      <w:r>
        <w:rPr>
          <w:sz w:val="28"/>
        </w:rPr>
        <w:t>?</w:t>
      </w:r>
    </w:p>
    <w:p w14:paraId="7C275711" w14:textId="77777777" w:rsidR="00594048" w:rsidRDefault="00CF0667">
      <w:pPr>
        <w:pStyle w:val="ListParagraph"/>
        <w:numPr>
          <w:ilvl w:val="0"/>
          <w:numId w:val="2"/>
        </w:numPr>
        <w:tabs>
          <w:tab w:val="left" w:pos="1180"/>
          <w:tab w:val="left" w:pos="1181"/>
        </w:tabs>
        <w:spacing w:before="25"/>
        <w:ind w:left="1180" w:hanging="1081"/>
        <w:rPr>
          <w:sz w:val="28"/>
        </w:rPr>
      </w:pPr>
      <w:r>
        <w:rPr>
          <w:sz w:val="28"/>
        </w:rPr>
        <w:t>What</w:t>
      </w:r>
      <w:r>
        <w:rPr>
          <w:spacing w:val="-3"/>
          <w:sz w:val="28"/>
        </w:rPr>
        <w:t xml:space="preserve"> </w:t>
      </w:r>
      <w:r>
        <w:rPr>
          <w:sz w:val="28"/>
        </w:rPr>
        <w:t>are</w:t>
      </w:r>
      <w:r>
        <w:rPr>
          <w:spacing w:val="-3"/>
          <w:sz w:val="28"/>
        </w:rPr>
        <w:t xml:space="preserve"> </w:t>
      </w:r>
      <w:r>
        <w:rPr>
          <w:sz w:val="28"/>
        </w:rPr>
        <w:t>regular</w:t>
      </w:r>
      <w:r>
        <w:rPr>
          <w:spacing w:val="-1"/>
          <w:sz w:val="28"/>
        </w:rPr>
        <w:t xml:space="preserve"> </w:t>
      </w:r>
      <w:r>
        <w:rPr>
          <w:sz w:val="28"/>
        </w:rPr>
        <w:t>expressions</w:t>
      </w:r>
      <w:r>
        <w:rPr>
          <w:spacing w:val="-2"/>
          <w:sz w:val="28"/>
        </w:rPr>
        <w:t xml:space="preserve"> </w:t>
      </w:r>
      <w:r>
        <w:rPr>
          <w:sz w:val="28"/>
        </w:rPr>
        <w:t>in</w:t>
      </w:r>
      <w:r>
        <w:rPr>
          <w:spacing w:val="-1"/>
          <w:sz w:val="28"/>
        </w:rPr>
        <w:t xml:space="preserve"> </w:t>
      </w:r>
      <w:r>
        <w:rPr>
          <w:sz w:val="28"/>
        </w:rPr>
        <w:t>java ?</w:t>
      </w:r>
    </w:p>
    <w:p w14:paraId="0C44237C" w14:textId="203EDA14" w:rsidR="00594048" w:rsidRDefault="00CF0667">
      <w:pPr>
        <w:pStyle w:val="ListParagraph"/>
        <w:numPr>
          <w:ilvl w:val="0"/>
          <w:numId w:val="2"/>
        </w:numPr>
        <w:tabs>
          <w:tab w:val="left" w:pos="1180"/>
          <w:tab w:val="left" w:pos="1181"/>
        </w:tabs>
        <w:ind w:left="1180" w:hanging="1081"/>
        <w:rPr>
          <w:sz w:val="28"/>
        </w:rPr>
      </w:pPr>
      <w:r>
        <w:rPr>
          <w:sz w:val="28"/>
        </w:rPr>
        <w:t>What</w:t>
      </w:r>
      <w:r>
        <w:rPr>
          <w:spacing w:val="-2"/>
          <w:sz w:val="28"/>
        </w:rPr>
        <w:t xml:space="preserve"> </w:t>
      </w:r>
      <w:r>
        <w:rPr>
          <w:sz w:val="28"/>
        </w:rPr>
        <w:t>is tokenizer</w:t>
      </w:r>
      <w:r>
        <w:rPr>
          <w:spacing w:val="1"/>
          <w:sz w:val="28"/>
        </w:rPr>
        <w:t xml:space="preserve"> </w:t>
      </w:r>
      <w:r>
        <w:rPr>
          <w:sz w:val="28"/>
        </w:rPr>
        <w:t>?</w:t>
      </w:r>
    </w:p>
    <w:p w14:paraId="23D61036" w14:textId="77777777" w:rsidR="001C2601" w:rsidRDefault="001C2601" w:rsidP="001C2601">
      <w:pPr>
        <w:pStyle w:val="ListParagraph"/>
        <w:tabs>
          <w:tab w:val="left" w:pos="1180"/>
          <w:tab w:val="left" w:pos="1181"/>
        </w:tabs>
        <w:ind w:left="460" w:firstLine="0"/>
        <w:rPr>
          <w:sz w:val="28"/>
        </w:rPr>
      </w:pPr>
      <w:r w:rsidRPr="008C2155">
        <w:rPr>
          <w:b/>
          <w:bCs/>
          <w:sz w:val="28"/>
        </w:rPr>
        <w:t>Ans:</w:t>
      </w:r>
      <w:r>
        <w:rPr>
          <w:sz w:val="28"/>
        </w:rPr>
        <w:t xml:space="preserve"> </w:t>
      </w:r>
      <w:r>
        <w:rPr>
          <w:rFonts w:ascii="Arial" w:hAnsi="Arial" w:cs="Arial"/>
          <w:color w:val="273239"/>
          <w:spacing w:val="2"/>
          <w:sz w:val="26"/>
          <w:szCs w:val="26"/>
          <w:shd w:val="clear" w:color="auto" w:fill="FFFFFF"/>
        </w:rPr>
        <w:t>String Tokenizer class in Java is used to break a string into tokens. In this we have hasMoreTokens( ) method which is Boolean type and nextToken( ) method which reads data init.</w:t>
      </w:r>
    </w:p>
    <w:p w14:paraId="2640ED23" w14:textId="77777777" w:rsidR="001C2601" w:rsidRDefault="001C2601" w:rsidP="001C2601">
      <w:pPr>
        <w:pStyle w:val="ListParagraph"/>
        <w:tabs>
          <w:tab w:val="left" w:pos="1180"/>
          <w:tab w:val="left" w:pos="1181"/>
        </w:tabs>
        <w:ind w:firstLine="0"/>
        <w:rPr>
          <w:sz w:val="28"/>
        </w:rPr>
      </w:pPr>
    </w:p>
    <w:p w14:paraId="2D120CB6" w14:textId="06E15DB8" w:rsidR="00594048" w:rsidRDefault="00CF0667">
      <w:pPr>
        <w:pStyle w:val="ListParagraph"/>
        <w:numPr>
          <w:ilvl w:val="0"/>
          <w:numId w:val="2"/>
        </w:numPr>
        <w:tabs>
          <w:tab w:val="left" w:pos="1180"/>
          <w:tab w:val="left" w:pos="1181"/>
        </w:tabs>
        <w:ind w:left="1180" w:hanging="1081"/>
        <w:rPr>
          <w:sz w:val="28"/>
        </w:rPr>
      </w:pPr>
      <w:r>
        <w:rPr>
          <w:sz w:val="28"/>
        </w:rPr>
        <w:lastRenderedPageBreak/>
        <w:t>What</w:t>
      </w:r>
      <w:r>
        <w:rPr>
          <w:spacing w:val="-2"/>
          <w:sz w:val="28"/>
        </w:rPr>
        <w:t xml:space="preserve"> </w:t>
      </w:r>
      <w:r>
        <w:rPr>
          <w:sz w:val="28"/>
        </w:rPr>
        <w:t>is cloning</w:t>
      </w:r>
      <w:r>
        <w:rPr>
          <w:spacing w:val="-2"/>
          <w:sz w:val="28"/>
        </w:rPr>
        <w:t xml:space="preserve"> </w:t>
      </w:r>
      <w:r>
        <w:rPr>
          <w:sz w:val="28"/>
        </w:rPr>
        <w:t>?</w:t>
      </w:r>
    </w:p>
    <w:p w14:paraId="7AA9DABA" w14:textId="77777777" w:rsidR="001C2601" w:rsidRPr="008C2155" w:rsidRDefault="001C2601" w:rsidP="001C2601">
      <w:pPr>
        <w:pStyle w:val="ListParagraph"/>
        <w:tabs>
          <w:tab w:val="left" w:pos="1180"/>
          <w:tab w:val="left" w:pos="1181"/>
        </w:tabs>
        <w:ind w:left="460" w:firstLine="0"/>
        <w:rPr>
          <w:sz w:val="28"/>
        </w:rPr>
      </w:pPr>
      <w:r w:rsidRPr="008C2155">
        <w:rPr>
          <w:b/>
          <w:bCs/>
          <w:sz w:val="28"/>
        </w:rPr>
        <w:t>Ans:</w:t>
      </w:r>
      <w:r>
        <w:rPr>
          <w:b/>
          <w:bCs/>
          <w:sz w:val="28"/>
        </w:rPr>
        <w:t xml:space="preserve"> </w:t>
      </w:r>
      <w:r>
        <w:rPr>
          <w:sz w:val="28"/>
        </w:rPr>
        <w:t>The process of creating the replica of particular object by copying the content of one object completely into another object is called cloning. We have cloneable which is marker interface that has to be implemented in class which we want to do cloning and we have clone method ( ) to copy object. and we  may get cloneNotSupportException.</w:t>
      </w:r>
    </w:p>
    <w:p w14:paraId="0ED519F6" w14:textId="77777777" w:rsidR="001C2601" w:rsidRDefault="001C2601" w:rsidP="001C2601">
      <w:pPr>
        <w:pStyle w:val="ListParagraph"/>
        <w:tabs>
          <w:tab w:val="left" w:pos="1180"/>
          <w:tab w:val="left" w:pos="1181"/>
        </w:tabs>
        <w:ind w:firstLine="0"/>
        <w:rPr>
          <w:sz w:val="28"/>
        </w:rPr>
      </w:pPr>
    </w:p>
    <w:p w14:paraId="287E7298" w14:textId="6F97F37B" w:rsidR="00594048" w:rsidRDefault="00CF0667">
      <w:pPr>
        <w:pStyle w:val="ListParagraph"/>
        <w:numPr>
          <w:ilvl w:val="0"/>
          <w:numId w:val="2"/>
        </w:numPr>
        <w:tabs>
          <w:tab w:val="left" w:pos="1180"/>
          <w:tab w:val="left" w:pos="1181"/>
        </w:tabs>
        <w:spacing w:before="25"/>
        <w:ind w:left="1180" w:hanging="1081"/>
        <w:rPr>
          <w:sz w:val="28"/>
        </w:rPr>
      </w:pPr>
      <w:r>
        <w:rPr>
          <w:sz w:val="28"/>
        </w:rPr>
        <w:t>What</w:t>
      </w:r>
      <w:r>
        <w:rPr>
          <w:spacing w:val="-2"/>
          <w:sz w:val="28"/>
        </w:rPr>
        <w:t xml:space="preserve"> </w:t>
      </w:r>
      <w:r>
        <w:rPr>
          <w:sz w:val="28"/>
        </w:rPr>
        <w:t>is hash code</w:t>
      </w:r>
      <w:r>
        <w:rPr>
          <w:spacing w:val="-2"/>
          <w:sz w:val="28"/>
        </w:rPr>
        <w:t xml:space="preserve"> </w:t>
      </w:r>
      <w:r>
        <w:rPr>
          <w:sz w:val="28"/>
        </w:rPr>
        <w:t>?</w:t>
      </w:r>
    </w:p>
    <w:p w14:paraId="74F29FD6" w14:textId="77777777" w:rsidR="001C2601" w:rsidRPr="005536D2" w:rsidRDefault="001C2601" w:rsidP="001C2601">
      <w:pPr>
        <w:pStyle w:val="ListParagraph"/>
        <w:tabs>
          <w:tab w:val="left" w:pos="1180"/>
          <w:tab w:val="left" w:pos="1181"/>
        </w:tabs>
        <w:spacing w:before="25"/>
        <w:ind w:left="460" w:firstLine="0"/>
        <w:rPr>
          <w:sz w:val="28"/>
        </w:rPr>
      </w:pPr>
      <w:r w:rsidRPr="005536D2">
        <w:rPr>
          <w:b/>
          <w:bCs/>
          <w:sz w:val="28"/>
        </w:rPr>
        <w:t>Ans:</w:t>
      </w:r>
      <w:r>
        <w:rPr>
          <w:b/>
          <w:bCs/>
          <w:sz w:val="28"/>
        </w:rPr>
        <w:t xml:space="preserve"> H</w:t>
      </w:r>
      <w:r>
        <w:rPr>
          <w:rFonts w:ascii="Arial" w:hAnsi="Arial" w:cs="Arial"/>
          <w:color w:val="202124"/>
          <w:shd w:val="clear" w:color="auto" w:fill="FFFFFF"/>
        </w:rPr>
        <w:t>ash Code in Java is </w:t>
      </w:r>
      <w:r>
        <w:rPr>
          <w:rFonts w:ascii="Arial" w:hAnsi="Arial" w:cs="Arial"/>
          <w:b/>
          <w:bCs/>
          <w:color w:val="202124"/>
          <w:shd w:val="clear" w:color="auto" w:fill="FFFFFF"/>
        </w:rPr>
        <w:t>a function that returns the hash code value of an object on calling</w:t>
      </w:r>
      <w:r>
        <w:rPr>
          <w:rFonts w:ascii="Arial" w:hAnsi="Arial" w:cs="Arial"/>
          <w:color w:val="202124"/>
          <w:shd w:val="clear" w:color="auto" w:fill="FFFFFF"/>
        </w:rPr>
        <w:t>. It returns an integer or a 4 bytes value which is generated by the hashing algorithm. The process of assigning a unique value to an object or attribute using an algorithm, which enables quicker access, is known as hashing</w:t>
      </w:r>
    </w:p>
    <w:p w14:paraId="3364A21B" w14:textId="77777777" w:rsidR="001C2601" w:rsidRDefault="001C2601" w:rsidP="001C2601">
      <w:pPr>
        <w:pStyle w:val="ListParagraph"/>
        <w:tabs>
          <w:tab w:val="left" w:pos="1180"/>
          <w:tab w:val="left" w:pos="1181"/>
        </w:tabs>
        <w:spacing w:before="25"/>
        <w:ind w:firstLine="0"/>
        <w:rPr>
          <w:sz w:val="28"/>
        </w:rPr>
      </w:pPr>
    </w:p>
    <w:p w14:paraId="15FEE7D8" w14:textId="6BFDE913" w:rsidR="00594048" w:rsidRDefault="00CF0667">
      <w:pPr>
        <w:pStyle w:val="ListParagraph"/>
        <w:numPr>
          <w:ilvl w:val="0"/>
          <w:numId w:val="2"/>
        </w:numPr>
        <w:tabs>
          <w:tab w:val="left" w:pos="1180"/>
          <w:tab w:val="left" w:pos="1181"/>
        </w:tabs>
        <w:ind w:left="1180" w:hanging="1081"/>
        <w:rPr>
          <w:sz w:val="28"/>
        </w:rPr>
      </w:pPr>
      <w:r>
        <w:rPr>
          <w:sz w:val="28"/>
        </w:rPr>
        <w:t>What</w:t>
      </w:r>
      <w:r>
        <w:rPr>
          <w:spacing w:val="-2"/>
          <w:sz w:val="28"/>
        </w:rPr>
        <w:t xml:space="preserve"> </w:t>
      </w:r>
      <w:r>
        <w:rPr>
          <w:sz w:val="28"/>
        </w:rPr>
        <w:t>is JDBC</w:t>
      </w:r>
      <w:r>
        <w:rPr>
          <w:spacing w:val="-2"/>
          <w:sz w:val="28"/>
        </w:rPr>
        <w:t xml:space="preserve"> </w:t>
      </w:r>
      <w:r>
        <w:rPr>
          <w:sz w:val="28"/>
        </w:rPr>
        <w:t>?</w:t>
      </w:r>
      <w:r w:rsidR="00FD5A26">
        <w:rPr>
          <w:sz w:val="28"/>
        </w:rPr>
        <w:t>z</w:t>
      </w:r>
    </w:p>
    <w:p w14:paraId="44212E9C" w14:textId="77777777" w:rsidR="001C2601" w:rsidRDefault="001C2601" w:rsidP="001C2601">
      <w:pPr>
        <w:pStyle w:val="ListParagraph"/>
        <w:tabs>
          <w:tab w:val="left" w:pos="1180"/>
          <w:tab w:val="left" w:pos="1181"/>
        </w:tabs>
        <w:ind w:left="460" w:firstLine="0"/>
        <w:rPr>
          <w:sz w:val="28"/>
        </w:rPr>
      </w:pPr>
      <w:r>
        <w:rPr>
          <w:sz w:val="28"/>
        </w:rPr>
        <w:t>Ans:</w:t>
      </w:r>
      <w:r w:rsidRPr="00836771">
        <w:rPr>
          <w:rFonts w:ascii="Arial" w:hAnsi="Arial" w:cs="Arial"/>
          <w:color w:val="4D5156"/>
          <w:sz w:val="21"/>
          <w:szCs w:val="21"/>
          <w:shd w:val="clear" w:color="auto" w:fill="FFFFFF"/>
        </w:rPr>
        <w:t xml:space="preserve"> </w:t>
      </w:r>
      <w:r>
        <w:rPr>
          <w:rFonts w:ascii="Arial" w:hAnsi="Arial" w:cs="Arial"/>
          <w:color w:val="4D5156"/>
          <w:sz w:val="21"/>
          <w:szCs w:val="21"/>
          <w:shd w:val="clear" w:color="auto" w:fill="FFFFFF"/>
        </w:rPr>
        <w:t>Java Database Connectivity is an application programming interface for the programming language Java, which defines how a client may access a database. It is a Java-based data access technology used for Java database connectivity. It is part of the Java Standard Edition platform</w:t>
      </w:r>
    </w:p>
    <w:p w14:paraId="45BF3BB0" w14:textId="77777777" w:rsidR="001C2601" w:rsidRDefault="001C2601" w:rsidP="001C2601">
      <w:pPr>
        <w:pStyle w:val="ListParagraph"/>
        <w:tabs>
          <w:tab w:val="left" w:pos="1180"/>
          <w:tab w:val="left" w:pos="1181"/>
        </w:tabs>
        <w:ind w:firstLine="0"/>
        <w:rPr>
          <w:sz w:val="28"/>
        </w:rPr>
      </w:pPr>
    </w:p>
    <w:p w14:paraId="3B95ED3C" w14:textId="77777777" w:rsidR="001C2601" w:rsidRDefault="00CF0667">
      <w:pPr>
        <w:pStyle w:val="ListParagraph"/>
        <w:numPr>
          <w:ilvl w:val="0"/>
          <w:numId w:val="2"/>
        </w:numPr>
        <w:tabs>
          <w:tab w:val="left" w:pos="1180"/>
          <w:tab w:val="left" w:pos="1181"/>
        </w:tabs>
        <w:ind w:left="1180" w:hanging="1081"/>
        <w:rPr>
          <w:sz w:val="28"/>
        </w:rPr>
      </w:pPr>
      <w:r>
        <w:rPr>
          <w:sz w:val="28"/>
        </w:rPr>
        <w:t>What</w:t>
      </w:r>
      <w:r>
        <w:rPr>
          <w:spacing w:val="-3"/>
          <w:sz w:val="28"/>
        </w:rPr>
        <w:t xml:space="preserve"> </w:t>
      </w:r>
      <w:r>
        <w:rPr>
          <w:sz w:val="28"/>
        </w:rPr>
        <w:t>is</w:t>
      </w:r>
      <w:r>
        <w:rPr>
          <w:spacing w:val="-3"/>
          <w:sz w:val="28"/>
        </w:rPr>
        <w:t xml:space="preserve"> </w:t>
      </w:r>
      <w:r>
        <w:rPr>
          <w:sz w:val="28"/>
        </w:rPr>
        <w:t>main</w:t>
      </w:r>
      <w:r>
        <w:rPr>
          <w:spacing w:val="-1"/>
          <w:sz w:val="28"/>
        </w:rPr>
        <w:t xml:space="preserve"> </w:t>
      </w:r>
      <w:r>
        <w:rPr>
          <w:sz w:val="28"/>
        </w:rPr>
        <w:t>principle</w:t>
      </w:r>
      <w:r>
        <w:rPr>
          <w:spacing w:val="-2"/>
          <w:sz w:val="28"/>
        </w:rPr>
        <w:t xml:space="preserve"> </w:t>
      </w:r>
      <w:r>
        <w:rPr>
          <w:sz w:val="28"/>
        </w:rPr>
        <w:t>of SQL</w:t>
      </w:r>
      <w:r>
        <w:rPr>
          <w:spacing w:val="-3"/>
          <w:sz w:val="28"/>
        </w:rPr>
        <w:t xml:space="preserve"> </w:t>
      </w:r>
      <w:r>
        <w:rPr>
          <w:sz w:val="28"/>
        </w:rPr>
        <w:t>?</w:t>
      </w:r>
    </w:p>
    <w:p w14:paraId="6F110CE7" w14:textId="6837B133" w:rsidR="00594048" w:rsidRDefault="00DC2F16" w:rsidP="001C2601">
      <w:pPr>
        <w:pStyle w:val="ListParagraph"/>
        <w:tabs>
          <w:tab w:val="left" w:pos="1180"/>
          <w:tab w:val="left" w:pos="1181"/>
        </w:tabs>
        <w:ind w:firstLine="0"/>
        <w:rPr>
          <w:sz w:val="28"/>
        </w:rPr>
      </w:pPr>
      <w:r>
        <w:rPr>
          <w:sz w:val="28"/>
        </w:rPr>
        <w:t>ans:</w:t>
      </w:r>
      <w:r w:rsidRPr="00DC2F16">
        <w:rPr>
          <w:rFonts w:ascii="Arial" w:hAnsi="Arial" w:cs="Arial"/>
          <w:color w:val="202124"/>
          <w:shd w:val="clear" w:color="auto" w:fill="FFFFFF"/>
        </w:rPr>
        <w:t xml:space="preserve"> </w:t>
      </w:r>
      <w:r>
        <w:rPr>
          <w:rFonts w:ascii="Arial" w:hAnsi="Arial" w:cs="Arial"/>
          <w:color w:val="202124"/>
          <w:shd w:val="clear" w:color="auto" w:fill="FFFFFF"/>
        </w:rPr>
        <w:t>SQL is used </w:t>
      </w:r>
      <w:r>
        <w:rPr>
          <w:rFonts w:ascii="Arial" w:hAnsi="Arial" w:cs="Arial"/>
          <w:b/>
          <w:bCs/>
          <w:color w:val="202124"/>
          <w:shd w:val="clear" w:color="auto" w:fill="FFFFFF"/>
        </w:rPr>
        <w:t>to communicate with a database</w:t>
      </w:r>
      <w:r>
        <w:rPr>
          <w:rFonts w:ascii="Arial" w:hAnsi="Arial" w:cs="Arial"/>
          <w:color w:val="202124"/>
          <w:shd w:val="clear" w:color="auto" w:fill="FFFFFF"/>
        </w:rPr>
        <w:t>. it is the standard language for relational database management systems. SQL statements are used to perform tasks such as update data on a database, or retrieve data from a database.</w:t>
      </w:r>
    </w:p>
    <w:p w14:paraId="7C28E609" w14:textId="01BAF7D5" w:rsidR="00594048" w:rsidRDefault="00CF0667">
      <w:pPr>
        <w:pStyle w:val="ListParagraph"/>
        <w:numPr>
          <w:ilvl w:val="0"/>
          <w:numId w:val="2"/>
        </w:numPr>
        <w:tabs>
          <w:tab w:val="left" w:pos="1180"/>
          <w:tab w:val="left" w:pos="1181"/>
        </w:tabs>
        <w:ind w:left="1180" w:hanging="1081"/>
        <w:rPr>
          <w:sz w:val="28"/>
        </w:rPr>
      </w:pPr>
      <w:r>
        <w:rPr>
          <w:sz w:val="28"/>
        </w:rPr>
        <w:t>Explain</w:t>
      </w:r>
      <w:r>
        <w:rPr>
          <w:spacing w:val="-2"/>
          <w:sz w:val="28"/>
        </w:rPr>
        <w:t xml:space="preserve"> </w:t>
      </w:r>
      <w:r>
        <w:rPr>
          <w:sz w:val="28"/>
        </w:rPr>
        <w:t>about</w:t>
      </w:r>
      <w:r>
        <w:rPr>
          <w:spacing w:val="-4"/>
          <w:sz w:val="28"/>
        </w:rPr>
        <w:t xml:space="preserve"> </w:t>
      </w:r>
      <w:r>
        <w:rPr>
          <w:sz w:val="28"/>
        </w:rPr>
        <w:t>Collections</w:t>
      </w:r>
      <w:r>
        <w:rPr>
          <w:spacing w:val="-3"/>
          <w:sz w:val="28"/>
        </w:rPr>
        <w:t xml:space="preserve"> </w:t>
      </w:r>
      <w:r>
        <w:rPr>
          <w:sz w:val="28"/>
        </w:rPr>
        <w:t>?</w:t>
      </w:r>
    </w:p>
    <w:p w14:paraId="16B8835D" w14:textId="77777777" w:rsidR="001C2601" w:rsidRPr="00637D2B" w:rsidRDefault="001C2601" w:rsidP="001C2601">
      <w:pPr>
        <w:pStyle w:val="ListParagraph"/>
        <w:tabs>
          <w:tab w:val="left" w:pos="1180"/>
          <w:tab w:val="left" w:pos="1181"/>
        </w:tabs>
        <w:ind w:left="460" w:firstLine="0"/>
        <w:rPr>
          <w:sz w:val="24"/>
          <w:szCs w:val="24"/>
        </w:rPr>
      </w:pPr>
      <w:r>
        <w:rPr>
          <w:sz w:val="28"/>
        </w:rPr>
        <w:t>Ans</w:t>
      </w:r>
      <w:r w:rsidRPr="00637D2B">
        <w:rPr>
          <w:sz w:val="24"/>
          <w:szCs w:val="24"/>
        </w:rPr>
        <w:t>: 1.</w:t>
      </w:r>
      <w:r w:rsidRPr="005D2A24">
        <w:rPr>
          <w:b/>
          <w:bCs/>
          <w:sz w:val="24"/>
          <w:szCs w:val="24"/>
        </w:rPr>
        <w:t xml:space="preserve">Collections </w:t>
      </w:r>
      <w:r w:rsidRPr="00637D2B">
        <w:rPr>
          <w:sz w:val="24"/>
          <w:szCs w:val="24"/>
        </w:rPr>
        <w:t xml:space="preserve">it is a utility class and </w:t>
      </w:r>
    </w:p>
    <w:p w14:paraId="3F943551" w14:textId="77777777" w:rsidR="001C2601" w:rsidRPr="00637D2B" w:rsidRDefault="001C2601" w:rsidP="001C2601">
      <w:pPr>
        <w:pStyle w:val="ListParagraph"/>
        <w:tabs>
          <w:tab w:val="left" w:pos="1180"/>
          <w:tab w:val="left" w:pos="1181"/>
        </w:tabs>
        <w:ind w:left="460" w:firstLine="0"/>
        <w:rPr>
          <w:sz w:val="24"/>
          <w:szCs w:val="24"/>
        </w:rPr>
      </w:pPr>
      <w:r w:rsidRPr="00637D2B">
        <w:rPr>
          <w:sz w:val="24"/>
          <w:szCs w:val="24"/>
        </w:rPr>
        <w:t>2.it is defines several utility methods that are used to operate on collection</w:t>
      </w:r>
      <w:r>
        <w:rPr>
          <w:sz w:val="24"/>
          <w:szCs w:val="24"/>
        </w:rPr>
        <w:t xml:space="preserve"> interfaces.</w:t>
      </w:r>
      <w:r w:rsidRPr="00637D2B">
        <w:rPr>
          <w:sz w:val="24"/>
          <w:szCs w:val="24"/>
        </w:rPr>
        <w:t>like sort() method min() method Max() method and</w:t>
      </w:r>
    </w:p>
    <w:p w14:paraId="7CC26278" w14:textId="0AE5D3EB" w:rsidR="001C2601" w:rsidRDefault="00ED0A0A" w:rsidP="00ED0A0A">
      <w:pPr>
        <w:tabs>
          <w:tab w:val="left" w:pos="1180"/>
          <w:tab w:val="left" w:pos="1181"/>
        </w:tabs>
        <w:rPr>
          <w:sz w:val="24"/>
          <w:szCs w:val="24"/>
        </w:rPr>
      </w:pPr>
      <w:r>
        <w:rPr>
          <w:sz w:val="24"/>
          <w:szCs w:val="24"/>
        </w:rPr>
        <w:t xml:space="preserve">       </w:t>
      </w:r>
      <w:r w:rsidR="001C2601" w:rsidRPr="00ED0A0A">
        <w:rPr>
          <w:sz w:val="24"/>
          <w:szCs w:val="24"/>
        </w:rPr>
        <w:t xml:space="preserve"> 3.it contains only static methods</w:t>
      </w:r>
    </w:p>
    <w:p w14:paraId="2DFF9153" w14:textId="4076E469" w:rsidR="00ED0A0A" w:rsidRDefault="00ED0A0A" w:rsidP="00ED0A0A">
      <w:pPr>
        <w:tabs>
          <w:tab w:val="left" w:pos="1180"/>
          <w:tab w:val="left" w:pos="1181"/>
        </w:tabs>
        <w:rPr>
          <w:sz w:val="24"/>
          <w:szCs w:val="24"/>
        </w:rPr>
      </w:pPr>
    </w:p>
    <w:p w14:paraId="2C256005" w14:textId="77777777" w:rsidR="00ED0A0A" w:rsidRPr="00ED0A0A" w:rsidRDefault="00ED0A0A" w:rsidP="00ED0A0A">
      <w:pPr>
        <w:tabs>
          <w:tab w:val="left" w:pos="1180"/>
          <w:tab w:val="left" w:pos="1181"/>
        </w:tabs>
        <w:rPr>
          <w:sz w:val="28"/>
        </w:rPr>
      </w:pPr>
    </w:p>
    <w:p w14:paraId="480DEBAB" w14:textId="37222531" w:rsidR="00594048" w:rsidRPr="00ED0A0A" w:rsidRDefault="00CF0667">
      <w:pPr>
        <w:pStyle w:val="ListParagraph"/>
        <w:numPr>
          <w:ilvl w:val="0"/>
          <w:numId w:val="2"/>
        </w:numPr>
        <w:tabs>
          <w:tab w:val="left" w:pos="1180"/>
          <w:tab w:val="left" w:pos="1181"/>
        </w:tabs>
        <w:spacing w:before="25"/>
        <w:ind w:left="1180" w:hanging="1081"/>
        <w:rPr>
          <w:sz w:val="28"/>
        </w:rPr>
      </w:pPr>
      <w:r>
        <w:rPr>
          <w:sz w:val="28"/>
        </w:rPr>
        <w:t>Difference</w:t>
      </w:r>
      <w:r>
        <w:rPr>
          <w:spacing w:val="-3"/>
          <w:sz w:val="28"/>
        </w:rPr>
        <w:t xml:space="preserve"> </w:t>
      </w:r>
      <w:r>
        <w:rPr>
          <w:sz w:val="28"/>
        </w:rPr>
        <w:t>between</w:t>
      </w:r>
      <w:r>
        <w:rPr>
          <w:spacing w:val="-4"/>
          <w:sz w:val="28"/>
        </w:rPr>
        <w:t xml:space="preserve"> </w:t>
      </w:r>
      <w:r>
        <w:rPr>
          <w:sz w:val="28"/>
        </w:rPr>
        <w:t>Array</w:t>
      </w:r>
      <w:r>
        <w:rPr>
          <w:spacing w:val="-1"/>
          <w:sz w:val="28"/>
        </w:rPr>
        <w:t xml:space="preserve"> </w:t>
      </w:r>
      <w:r>
        <w:rPr>
          <w:sz w:val="28"/>
        </w:rPr>
        <w:t>list</w:t>
      </w:r>
      <w:r>
        <w:rPr>
          <w:spacing w:val="-1"/>
          <w:sz w:val="28"/>
        </w:rPr>
        <w:t xml:space="preserve"> </w:t>
      </w:r>
      <w:r>
        <w:rPr>
          <w:sz w:val="28"/>
        </w:rPr>
        <w:t>and</w:t>
      </w:r>
      <w:r>
        <w:rPr>
          <w:spacing w:val="-1"/>
          <w:sz w:val="28"/>
        </w:rPr>
        <w:t xml:space="preserve"> </w:t>
      </w:r>
      <w:r>
        <w:rPr>
          <w:sz w:val="28"/>
        </w:rPr>
        <w:t>Linked</w:t>
      </w:r>
      <w:r>
        <w:rPr>
          <w:spacing w:val="-1"/>
          <w:sz w:val="28"/>
        </w:rPr>
        <w:t xml:space="preserve"> </w:t>
      </w:r>
      <w:r>
        <w:rPr>
          <w:sz w:val="28"/>
        </w:rPr>
        <w:t>list</w:t>
      </w:r>
      <w:r>
        <w:rPr>
          <w:spacing w:val="62"/>
          <w:sz w:val="28"/>
        </w:rPr>
        <w:t xml:space="preserve"> </w:t>
      </w:r>
      <w:r>
        <w:rPr>
          <w:sz w:val="28"/>
        </w:rPr>
        <w:t>,</w:t>
      </w:r>
      <w:r>
        <w:rPr>
          <w:spacing w:val="-3"/>
          <w:sz w:val="28"/>
        </w:rPr>
        <w:t xml:space="preserve"> </w:t>
      </w:r>
      <w:r>
        <w:rPr>
          <w:sz w:val="28"/>
        </w:rPr>
        <w:t xml:space="preserve">vectors </w:t>
      </w:r>
      <w:r>
        <w:rPr>
          <w:color w:val="000000"/>
          <w:sz w:val="28"/>
          <w:shd w:val="clear" w:color="auto" w:fill="FF0000"/>
        </w:rPr>
        <w:t>?</w:t>
      </w:r>
    </w:p>
    <w:p w14:paraId="33F9A257" w14:textId="0AD5BFC5" w:rsidR="00ED0A0A" w:rsidRDefault="00ED0A0A" w:rsidP="00ED0A0A">
      <w:pPr>
        <w:pStyle w:val="ListParagraph"/>
        <w:tabs>
          <w:tab w:val="left" w:pos="1180"/>
          <w:tab w:val="left" w:pos="1181"/>
        </w:tabs>
        <w:spacing w:before="25"/>
        <w:ind w:firstLine="0"/>
        <w:rPr>
          <w:sz w:val="28"/>
        </w:rPr>
      </w:pPr>
      <w:r>
        <w:rPr>
          <w:noProof/>
        </w:rPr>
        <w:drawing>
          <wp:inline distT="0" distB="0" distL="0" distR="0" wp14:anchorId="452AAC14" wp14:editId="60B8A8D2">
            <wp:extent cx="4705109" cy="2068195"/>
            <wp:effectExtent l="0" t="0" r="63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4326" cy="2072246"/>
                    </a:xfrm>
                    <a:prstGeom prst="rect">
                      <a:avLst/>
                    </a:prstGeom>
                    <a:noFill/>
                    <a:ln>
                      <a:noFill/>
                    </a:ln>
                  </pic:spPr>
                </pic:pic>
              </a:graphicData>
            </a:graphic>
          </wp:inline>
        </w:drawing>
      </w:r>
    </w:p>
    <w:p w14:paraId="2BA3526E" w14:textId="77777777" w:rsidR="00ED0A0A" w:rsidRDefault="00ED0A0A" w:rsidP="00ED0A0A">
      <w:pPr>
        <w:pStyle w:val="ListParagraph"/>
        <w:tabs>
          <w:tab w:val="left" w:pos="1180"/>
          <w:tab w:val="left" w:pos="1181"/>
        </w:tabs>
        <w:ind w:firstLine="0"/>
        <w:rPr>
          <w:sz w:val="28"/>
        </w:rPr>
      </w:pPr>
    </w:p>
    <w:p w14:paraId="50349B50" w14:textId="77777777" w:rsidR="00ED0A0A" w:rsidRDefault="00ED0A0A" w:rsidP="00ED0A0A">
      <w:pPr>
        <w:pStyle w:val="ListParagraph"/>
        <w:tabs>
          <w:tab w:val="left" w:pos="1180"/>
          <w:tab w:val="left" w:pos="1181"/>
        </w:tabs>
        <w:ind w:firstLine="0"/>
        <w:rPr>
          <w:sz w:val="28"/>
        </w:rPr>
      </w:pPr>
    </w:p>
    <w:p w14:paraId="19A72A38" w14:textId="066D1BDB" w:rsidR="00ED0A0A" w:rsidRDefault="00ED0A0A" w:rsidP="00ED0A0A">
      <w:pPr>
        <w:pStyle w:val="ListParagraph"/>
        <w:tabs>
          <w:tab w:val="left" w:pos="1180"/>
          <w:tab w:val="left" w:pos="1181"/>
        </w:tabs>
        <w:ind w:firstLine="0"/>
        <w:rPr>
          <w:sz w:val="28"/>
        </w:rPr>
      </w:pPr>
      <w:r>
        <w:rPr>
          <w:noProof/>
        </w:rPr>
        <w:drawing>
          <wp:inline distT="0" distB="0" distL="0" distR="0" wp14:anchorId="22D251A4" wp14:editId="7DD24D54">
            <wp:extent cx="5829300" cy="3336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9300" cy="3336925"/>
                    </a:xfrm>
                    <a:prstGeom prst="rect">
                      <a:avLst/>
                    </a:prstGeom>
                    <a:noFill/>
                    <a:ln>
                      <a:noFill/>
                    </a:ln>
                  </pic:spPr>
                </pic:pic>
              </a:graphicData>
            </a:graphic>
          </wp:inline>
        </w:drawing>
      </w:r>
    </w:p>
    <w:p w14:paraId="5916D776" w14:textId="0D3732DE" w:rsidR="00594048" w:rsidRDefault="00CF0667">
      <w:pPr>
        <w:pStyle w:val="ListParagraph"/>
        <w:numPr>
          <w:ilvl w:val="0"/>
          <w:numId w:val="2"/>
        </w:numPr>
        <w:tabs>
          <w:tab w:val="left" w:pos="1180"/>
          <w:tab w:val="left" w:pos="1181"/>
        </w:tabs>
        <w:ind w:left="1180" w:hanging="1081"/>
        <w:rPr>
          <w:sz w:val="28"/>
        </w:rPr>
      </w:pPr>
      <w:r>
        <w:rPr>
          <w:sz w:val="28"/>
        </w:rPr>
        <w:t>How</w:t>
      </w:r>
      <w:r>
        <w:rPr>
          <w:spacing w:val="-1"/>
          <w:sz w:val="28"/>
        </w:rPr>
        <w:t xml:space="preserve"> </w:t>
      </w:r>
      <w:r>
        <w:rPr>
          <w:sz w:val="28"/>
        </w:rPr>
        <w:t>to</w:t>
      </w:r>
      <w:r>
        <w:rPr>
          <w:spacing w:val="-1"/>
          <w:sz w:val="28"/>
        </w:rPr>
        <w:t xml:space="preserve"> </w:t>
      </w:r>
      <w:r>
        <w:rPr>
          <w:sz w:val="28"/>
        </w:rPr>
        <w:t>find</w:t>
      </w:r>
      <w:r>
        <w:rPr>
          <w:spacing w:val="-1"/>
          <w:sz w:val="28"/>
        </w:rPr>
        <w:t xml:space="preserve"> </w:t>
      </w:r>
      <w:r>
        <w:rPr>
          <w:sz w:val="28"/>
        </w:rPr>
        <w:t>the</w:t>
      </w:r>
      <w:r>
        <w:rPr>
          <w:spacing w:val="-2"/>
          <w:sz w:val="28"/>
        </w:rPr>
        <w:t xml:space="preserve"> </w:t>
      </w:r>
      <w:r>
        <w:rPr>
          <w:sz w:val="28"/>
        </w:rPr>
        <w:t>length of</w:t>
      </w:r>
      <w:r>
        <w:rPr>
          <w:spacing w:val="-1"/>
          <w:sz w:val="28"/>
        </w:rPr>
        <w:t xml:space="preserve"> </w:t>
      </w:r>
      <w:r>
        <w:rPr>
          <w:sz w:val="28"/>
        </w:rPr>
        <w:t>the</w:t>
      </w:r>
      <w:r>
        <w:rPr>
          <w:spacing w:val="-2"/>
          <w:sz w:val="28"/>
        </w:rPr>
        <w:t xml:space="preserve"> </w:t>
      </w:r>
      <w:r>
        <w:rPr>
          <w:sz w:val="28"/>
        </w:rPr>
        <w:t>list</w:t>
      </w:r>
      <w:r>
        <w:rPr>
          <w:spacing w:val="-1"/>
          <w:sz w:val="28"/>
        </w:rPr>
        <w:t xml:space="preserve"> </w:t>
      </w:r>
      <w:r>
        <w:rPr>
          <w:color w:val="000000"/>
          <w:sz w:val="28"/>
          <w:shd w:val="clear" w:color="auto" w:fill="FF0000"/>
        </w:rPr>
        <w:t>?</w:t>
      </w:r>
      <w:r>
        <w:rPr>
          <w:color w:val="000000"/>
          <w:spacing w:val="60"/>
          <w:sz w:val="28"/>
        </w:rPr>
        <w:t xml:space="preserve"> </w:t>
      </w:r>
      <w:r>
        <w:rPr>
          <w:color w:val="000000"/>
          <w:sz w:val="28"/>
        </w:rPr>
        <w:t>(</w:t>
      </w:r>
      <w:r>
        <w:rPr>
          <w:color w:val="000000"/>
          <w:spacing w:val="62"/>
          <w:sz w:val="28"/>
        </w:rPr>
        <w:t xml:space="preserve"> </w:t>
      </w:r>
      <w:r>
        <w:rPr>
          <w:color w:val="000000"/>
          <w:sz w:val="28"/>
        </w:rPr>
        <w:t>.size()</w:t>
      </w:r>
      <w:r>
        <w:rPr>
          <w:color w:val="000000"/>
          <w:spacing w:val="61"/>
          <w:sz w:val="28"/>
        </w:rPr>
        <w:t xml:space="preserve"> </w:t>
      </w:r>
      <w:r>
        <w:rPr>
          <w:color w:val="000000"/>
          <w:sz w:val="28"/>
        </w:rPr>
        <w:t>)</w:t>
      </w:r>
    </w:p>
    <w:p w14:paraId="5C54A9A0" w14:textId="1FAB6C03" w:rsidR="00594048" w:rsidRDefault="00CF0667">
      <w:pPr>
        <w:pStyle w:val="ListParagraph"/>
        <w:numPr>
          <w:ilvl w:val="0"/>
          <w:numId w:val="2"/>
        </w:numPr>
        <w:tabs>
          <w:tab w:val="left" w:pos="1180"/>
          <w:tab w:val="left" w:pos="1181"/>
        </w:tabs>
        <w:ind w:left="1180" w:hanging="1081"/>
        <w:rPr>
          <w:sz w:val="28"/>
        </w:rPr>
      </w:pPr>
      <w:r>
        <w:rPr>
          <w:sz w:val="28"/>
        </w:rPr>
        <w:t>Explain</w:t>
      </w:r>
      <w:r>
        <w:rPr>
          <w:spacing w:val="-1"/>
          <w:sz w:val="28"/>
        </w:rPr>
        <w:t xml:space="preserve"> </w:t>
      </w:r>
      <w:r>
        <w:rPr>
          <w:sz w:val="28"/>
        </w:rPr>
        <w:t>about</w:t>
      </w:r>
      <w:r>
        <w:rPr>
          <w:spacing w:val="-3"/>
          <w:sz w:val="28"/>
        </w:rPr>
        <w:t xml:space="preserve"> </w:t>
      </w:r>
      <w:r>
        <w:rPr>
          <w:sz w:val="28"/>
        </w:rPr>
        <w:t>hash</w:t>
      </w:r>
      <w:r>
        <w:rPr>
          <w:spacing w:val="-1"/>
          <w:sz w:val="28"/>
        </w:rPr>
        <w:t xml:space="preserve"> </w:t>
      </w:r>
      <w:r>
        <w:rPr>
          <w:sz w:val="28"/>
        </w:rPr>
        <w:t>table?</w:t>
      </w:r>
    </w:p>
    <w:p w14:paraId="0E34363E" w14:textId="77777777" w:rsidR="00ED0A0A" w:rsidRDefault="00ED0A0A" w:rsidP="00ED0A0A">
      <w:pPr>
        <w:pStyle w:val="ListParagraph"/>
        <w:tabs>
          <w:tab w:val="left" w:pos="1180"/>
          <w:tab w:val="left" w:pos="1181"/>
        </w:tabs>
        <w:ind w:left="460" w:firstLine="0"/>
        <w:rPr>
          <w:sz w:val="28"/>
        </w:rPr>
      </w:pPr>
      <w:r w:rsidRPr="005B1DA1">
        <w:rPr>
          <w:b/>
          <w:bCs/>
          <w:sz w:val="28"/>
        </w:rPr>
        <w:t>Ans:</w:t>
      </w:r>
      <w:r>
        <w:rPr>
          <w:sz w:val="28"/>
        </w:rPr>
        <w:t>1.It stores the content as key value pair.</w:t>
      </w:r>
    </w:p>
    <w:p w14:paraId="04119A6E" w14:textId="77777777" w:rsidR="00ED0A0A" w:rsidRDefault="00ED0A0A" w:rsidP="00ED0A0A">
      <w:pPr>
        <w:pStyle w:val="ListParagraph"/>
        <w:tabs>
          <w:tab w:val="left" w:pos="1180"/>
          <w:tab w:val="left" w:pos="1181"/>
        </w:tabs>
        <w:ind w:left="460" w:firstLine="0"/>
        <w:rPr>
          <w:sz w:val="28"/>
        </w:rPr>
      </w:pPr>
      <w:r>
        <w:rPr>
          <w:sz w:val="28"/>
        </w:rPr>
        <w:t>2.it is synchronized.</w:t>
      </w:r>
    </w:p>
    <w:p w14:paraId="325E2064" w14:textId="77777777" w:rsidR="00ED0A0A" w:rsidRDefault="00ED0A0A" w:rsidP="00ED0A0A">
      <w:pPr>
        <w:pStyle w:val="ListParagraph"/>
        <w:tabs>
          <w:tab w:val="left" w:pos="1180"/>
          <w:tab w:val="left" w:pos="1181"/>
          <w:tab w:val="left" w:pos="2255"/>
        </w:tabs>
        <w:ind w:left="460" w:firstLine="0"/>
        <w:rPr>
          <w:sz w:val="28"/>
        </w:rPr>
      </w:pPr>
      <w:r>
        <w:rPr>
          <w:sz w:val="28"/>
        </w:rPr>
        <w:t>3.Thready safety is not achieved</w:t>
      </w:r>
    </w:p>
    <w:p w14:paraId="600D592B" w14:textId="77777777" w:rsidR="00ED0A0A" w:rsidRDefault="00ED0A0A" w:rsidP="00ED0A0A">
      <w:pPr>
        <w:pStyle w:val="ListParagraph"/>
        <w:tabs>
          <w:tab w:val="left" w:pos="1180"/>
          <w:tab w:val="left" w:pos="1181"/>
          <w:tab w:val="left" w:pos="2255"/>
        </w:tabs>
        <w:ind w:left="460" w:firstLine="0"/>
        <w:rPr>
          <w:sz w:val="28"/>
        </w:rPr>
      </w:pPr>
      <w:r>
        <w:rPr>
          <w:sz w:val="28"/>
        </w:rPr>
        <w:t>4.Hash table does not allow any null values or key init.</w:t>
      </w:r>
    </w:p>
    <w:p w14:paraId="7B22B357" w14:textId="77777777" w:rsidR="00ED0A0A" w:rsidRDefault="00ED0A0A" w:rsidP="00ED0A0A">
      <w:pPr>
        <w:pStyle w:val="ListParagraph"/>
        <w:tabs>
          <w:tab w:val="left" w:pos="1180"/>
          <w:tab w:val="left" w:pos="1181"/>
          <w:tab w:val="left" w:pos="2255"/>
        </w:tabs>
        <w:ind w:left="460" w:firstLine="0"/>
        <w:rPr>
          <w:sz w:val="28"/>
        </w:rPr>
      </w:pPr>
      <w:r>
        <w:rPr>
          <w:sz w:val="28"/>
        </w:rPr>
        <w:t>5.It does not maintain insertion order.</w:t>
      </w:r>
    </w:p>
    <w:p w14:paraId="0D804DC5" w14:textId="77777777" w:rsidR="00ED0A0A" w:rsidRDefault="00ED0A0A" w:rsidP="00ED0A0A">
      <w:pPr>
        <w:pStyle w:val="ListParagraph"/>
        <w:tabs>
          <w:tab w:val="left" w:pos="1180"/>
          <w:tab w:val="left" w:pos="1181"/>
        </w:tabs>
        <w:ind w:firstLine="0"/>
        <w:rPr>
          <w:sz w:val="28"/>
        </w:rPr>
      </w:pPr>
    </w:p>
    <w:p w14:paraId="36FC3E36" w14:textId="73C56109" w:rsidR="00594048" w:rsidRDefault="00CF0667">
      <w:pPr>
        <w:pStyle w:val="ListParagraph"/>
        <w:numPr>
          <w:ilvl w:val="0"/>
          <w:numId w:val="2"/>
        </w:numPr>
        <w:tabs>
          <w:tab w:val="left" w:pos="1180"/>
          <w:tab w:val="left" w:pos="1181"/>
        </w:tabs>
        <w:spacing w:before="25"/>
        <w:ind w:left="1180" w:hanging="1081"/>
        <w:rPr>
          <w:sz w:val="28"/>
        </w:rPr>
      </w:pPr>
      <w:r>
        <w:rPr>
          <w:sz w:val="28"/>
        </w:rPr>
        <w:t>What</w:t>
      </w:r>
      <w:r>
        <w:rPr>
          <w:spacing w:val="-3"/>
          <w:sz w:val="28"/>
        </w:rPr>
        <w:t xml:space="preserve"> </w:t>
      </w:r>
      <w:r>
        <w:rPr>
          <w:sz w:val="28"/>
        </w:rPr>
        <w:t>is hashing</w:t>
      </w:r>
      <w:r>
        <w:rPr>
          <w:spacing w:val="-2"/>
          <w:sz w:val="28"/>
        </w:rPr>
        <w:t xml:space="preserve"> </w:t>
      </w:r>
      <w:r>
        <w:rPr>
          <w:sz w:val="28"/>
        </w:rPr>
        <w:t>technique</w:t>
      </w:r>
      <w:r>
        <w:rPr>
          <w:spacing w:val="-2"/>
          <w:sz w:val="28"/>
        </w:rPr>
        <w:t xml:space="preserve"> </w:t>
      </w:r>
      <w:r>
        <w:rPr>
          <w:sz w:val="28"/>
        </w:rPr>
        <w:t>?</w:t>
      </w:r>
    </w:p>
    <w:p w14:paraId="1AEAC7EF" w14:textId="77777777" w:rsidR="00ED0A0A" w:rsidRDefault="00ED0A0A" w:rsidP="00ED0A0A">
      <w:pPr>
        <w:pStyle w:val="ListParagraph"/>
        <w:tabs>
          <w:tab w:val="left" w:pos="1180"/>
          <w:tab w:val="left" w:pos="1181"/>
        </w:tabs>
        <w:spacing w:before="25"/>
        <w:ind w:left="460" w:firstLine="0"/>
        <w:rPr>
          <w:sz w:val="28"/>
        </w:rPr>
      </w:pPr>
      <w:r w:rsidRPr="00077079">
        <w:rPr>
          <w:sz w:val="28"/>
        </w:rPr>
        <w:t>Hashing is the process of mapping the data to some representative integer value using the concept of hashing algorithms. In Java, a hash code is an integer value that is linked with each object. Hashing finds its data structure implementation in HashTables and HashMaps.</w:t>
      </w:r>
    </w:p>
    <w:p w14:paraId="3C04D359" w14:textId="77777777" w:rsidR="00ED0A0A" w:rsidRDefault="00ED0A0A" w:rsidP="00ED0A0A">
      <w:pPr>
        <w:pStyle w:val="ListParagraph"/>
        <w:tabs>
          <w:tab w:val="left" w:pos="1180"/>
          <w:tab w:val="left" w:pos="1181"/>
        </w:tabs>
        <w:spacing w:before="25"/>
        <w:ind w:left="460" w:firstLine="0"/>
        <w:rPr>
          <w:sz w:val="28"/>
        </w:rPr>
      </w:pPr>
      <w:r>
        <w:rPr>
          <w:sz w:val="28"/>
        </w:rPr>
        <w:t xml:space="preserve">Assume an array is consisting 5 buckets then it follows as like down: </w:t>
      </w:r>
    </w:p>
    <w:p w14:paraId="202CC7AA" w14:textId="62A6CF72" w:rsidR="00ED0A0A" w:rsidRDefault="00ED0A0A" w:rsidP="00ED0A0A">
      <w:pPr>
        <w:pStyle w:val="ListParagraph"/>
        <w:tabs>
          <w:tab w:val="left" w:pos="1180"/>
          <w:tab w:val="left" w:pos="1181"/>
        </w:tabs>
        <w:spacing w:before="25"/>
        <w:ind w:left="460" w:firstLine="0"/>
        <w:rPr>
          <w:rFonts w:ascii="Arial" w:hAnsi="Arial" w:cs="Arial"/>
          <w:color w:val="273239"/>
          <w:spacing w:val="2"/>
          <w:sz w:val="26"/>
          <w:szCs w:val="26"/>
          <w:shd w:val="clear" w:color="auto" w:fill="FFFFFF"/>
        </w:rPr>
      </w:pPr>
      <w:r>
        <w:rPr>
          <w:sz w:val="28"/>
        </w:rPr>
        <w:t xml:space="preserve">Key=”Mia” then each character is converted in </w:t>
      </w:r>
      <w:r>
        <w:rPr>
          <w:rFonts w:ascii="Arial" w:hAnsi="Arial" w:cs="Arial"/>
          <w:color w:val="273239"/>
          <w:spacing w:val="2"/>
          <w:sz w:val="26"/>
          <w:szCs w:val="26"/>
          <w:shd w:val="clear" w:color="auto" w:fill="FFFFFF"/>
        </w:rPr>
        <w:t>ASCII code (i.e each character has its numeric value)&amp;</w:t>
      </w:r>
      <w:r w:rsidRPr="00192EAF">
        <w:rPr>
          <w:rFonts w:ascii="Arial" w:hAnsi="Arial" w:cs="Arial"/>
          <w:color w:val="273239"/>
          <w:spacing w:val="2"/>
          <w:sz w:val="26"/>
          <w:szCs w:val="26"/>
          <w:shd w:val="clear" w:color="auto" w:fill="FFFFFF"/>
        </w:rPr>
        <w:t xml:space="preserve"> </w:t>
      </w:r>
      <w:r>
        <w:rPr>
          <w:rFonts w:ascii="Arial" w:hAnsi="Arial" w:cs="Arial"/>
          <w:color w:val="273239"/>
          <w:spacing w:val="2"/>
          <w:sz w:val="26"/>
          <w:szCs w:val="26"/>
          <w:shd w:val="clear" w:color="auto" w:fill="FFFFFF"/>
        </w:rPr>
        <w:t>add the ASCII code and divide the combined ASCII number with the size of an element in this it is 5, we will take a reminder of the element that is 4 and there we will put the name Mia i.e. in 4th Slot/ Bucket.</w:t>
      </w:r>
    </w:p>
    <w:p w14:paraId="34712CD2" w14:textId="7AB4FA68" w:rsidR="00ED0A0A" w:rsidRDefault="00ED0A0A" w:rsidP="00ED0A0A">
      <w:pPr>
        <w:pStyle w:val="ListParagraph"/>
        <w:tabs>
          <w:tab w:val="left" w:pos="1180"/>
          <w:tab w:val="left" w:pos="1181"/>
        </w:tabs>
        <w:spacing w:before="25"/>
        <w:ind w:left="460" w:firstLine="0"/>
        <w:rPr>
          <w:sz w:val="28"/>
        </w:rPr>
      </w:pPr>
      <w:r>
        <w:rPr>
          <w:noProof/>
        </w:rPr>
        <w:lastRenderedPageBreak/>
        <w:drawing>
          <wp:inline distT="0" distB="0" distL="0" distR="0" wp14:anchorId="0BF77061" wp14:editId="364DCE9A">
            <wp:extent cx="5829300" cy="39001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9300" cy="3900170"/>
                    </a:xfrm>
                    <a:prstGeom prst="rect">
                      <a:avLst/>
                    </a:prstGeom>
                    <a:noFill/>
                    <a:ln>
                      <a:noFill/>
                    </a:ln>
                  </pic:spPr>
                </pic:pic>
              </a:graphicData>
            </a:graphic>
          </wp:inline>
        </w:drawing>
      </w:r>
    </w:p>
    <w:p w14:paraId="76287919" w14:textId="77777777" w:rsidR="00ED0A0A" w:rsidRDefault="00ED0A0A" w:rsidP="00ED0A0A">
      <w:pPr>
        <w:pStyle w:val="ListParagraph"/>
        <w:tabs>
          <w:tab w:val="left" w:pos="1180"/>
          <w:tab w:val="left" w:pos="1181"/>
        </w:tabs>
        <w:spacing w:before="25"/>
        <w:ind w:firstLine="0"/>
        <w:rPr>
          <w:sz w:val="28"/>
        </w:rPr>
      </w:pPr>
    </w:p>
    <w:p w14:paraId="05EB645A" w14:textId="61FBABE1" w:rsidR="00594048" w:rsidRDefault="00CF0667">
      <w:pPr>
        <w:pStyle w:val="ListParagraph"/>
        <w:numPr>
          <w:ilvl w:val="0"/>
          <w:numId w:val="2"/>
        </w:numPr>
        <w:tabs>
          <w:tab w:val="left" w:pos="1180"/>
          <w:tab w:val="left" w:pos="1181"/>
        </w:tabs>
        <w:ind w:left="1180" w:hanging="1081"/>
        <w:rPr>
          <w:sz w:val="28"/>
        </w:rPr>
      </w:pPr>
      <w:r>
        <w:rPr>
          <w:sz w:val="28"/>
        </w:rPr>
        <w:t>What</w:t>
      </w:r>
      <w:r>
        <w:rPr>
          <w:spacing w:val="-3"/>
          <w:sz w:val="28"/>
        </w:rPr>
        <w:t xml:space="preserve"> </w:t>
      </w:r>
      <w:r>
        <w:rPr>
          <w:sz w:val="28"/>
        </w:rPr>
        <w:t>is</w:t>
      </w:r>
      <w:r>
        <w:rPr>
          <w:spacing w:val="-1"/>
          <w:sz w:val="28"/>
        </w:rPr>
        <w:t xml:space="preserve"> </w:t>
      </w:r>
      <w:r>
        <w:rPr>
          <w:sz w:val="28"/>
        </w:rPr>
        <w:t>collision</w:t>
      </w:r>
      <w:r>
        <w:rPr>
          <w:spacing w:val="-1"/>
          <w:sz w:val="28"/>
        </w:rPr>
        <w:t xml:space="preserve"> </w:t>
      </w:r>
      <w:r>
        <w:rPr>
          <w:sz w:val="28"/>
        </w:rPr>
        <w:t>?</w:t>
      </w:r>
    </w:p>
    <w:p w14:paraId="5DD8A616" w14:textId="77777777" w:rsidR="00ED0A0A" w:rsidRDefault="00ED0A0A" w:rsidP="00ED0A0A">
      <w:pPr>
        <w:pStyle w:val="ListParagraph"/>
        <w:tabs>
          <w:tab w:val="left" w:pos="1180"/>
          <w:tab w:val="left" w:pos="1181"/>
        </w:tabs>
        <w:ind w:left="460" w:firstLine="0"/>
        <w:rPr>
          <w:sz w:val="28"/>
        </w:rPr>
      </w:pPr>
      <w:r>
        <w:rPr>
          <w:sz w:val="28"/>
        </w:rPr>
        <w:t>Ans:</w:t>
      </w:r>
      <w:r w:rsidRPr="00654508">
        <w:t xml:space="preserve"> </w:t>
      </w:r>
      <w:r w:rsidRPr="00654508">
        <w:rPr>
          <w:sz w:val="28"/>
        </w:rPr>
        <w:t>When two values are being stored at the same index number it is called as collision to solve this problem</w:t>
      </w:r>
      <w:r>
        <w:rPr>
          <w:sz w:val="28"/>
        </w:rPr>
        <w:t xml:space="preserve"> in</w:t>
      </w:r>
      <w:r w:rsidRPr="00654508">
        <w:rPr>
          <w:sz w:val="28"/>
        </w:rPr>
        <w:t xml:space="preserve"> has</w:t>
      </w:r>
      <w:r>
        <w:rPr>
          <w:sz w:val="28"/>
        </w:rPr>
        <w:t>h</w:t>
      </w:r>
      <w:r w:rsidRPr="00654508">
        <w:rPr>
          <w:sz w:val="28"/>
        </w:rPr>
        <w:t xml:space="preserve"> table we store data as list</w:t>
      </w:r>
      <w:r>
        <w:rPr>
          <w:sz w:val="28"/>
        </w:rPr>
        <w:t xml:space="preserve"> is</w:t>
      </w:r>
      <w:r w:rsidRPr="00654508">
        <w:rPr>
          <w:sz w:val="28"/>
        </w:rPr>
        <w:t xml:space="preserve"> map</w:t>
      </w:r>
      <w:r>
        <w:rPr>
          <w:sz w:val="28"/>
        </w:rPr>
        <w:t>ped</w:t>
      </w:r>
      <w:r w:rsidRPr="00654508">
        <w:rPr>
          <w:sz w:val="28"/>
        </w:rPr>
        <w:t xml:space="preserve"> to the same index number.</w:t>
      </w:r>
    </w:p>
    <w:p w14:paraId="0EFDD0F3" w14:textId="77777777" w:rsidR="00ED0A0A" w:rsidRDefault="00ED0A0A" w:rsidP="00ED0A0A">
      <w:pPr>
        <w:pStyle w:val="ListParagraph"/>
        <w:tabs>
          <w:tab w:val="left" w:pos="1180"/>
          <w:tab w:val="left" w:pos="1181"/>
        </w:tabs>
        <w:ind w:firstLine="0"/>
        <w:rPr>
          <w:sz w:val="28"/>
        </w:rPr>
      </w:pPr>
    </w:p>
    <w:p w14:paraId="32759628" w14:textId="05E72DF3" w:rsidR="00594048" w:rsidRDefault="00CF0667">
      <w:pPr>
        <w:pStyle w:val="ListParagraph"/>
        <w:numPr>
          <w:ilvl w:val="0"/>
          <w:numId w:val="2"/>
        </w:numPr>
        <w:tabs>
          <w:tab w:val="left" w:pos="1180"/>
          <w:tab w:val="left" w:pos="1181"/>
        </w:tabs>
        <w:ind w:left="1180" w:hanging="1081"/>
        <w:rPr>
          <w:sz w:val="28"/>
        </w:rPr>
      </w:pPr>
      <w:r>
        <w:rPr>
          <w:sz w:val="28"/>
        </w:rPr>
        <w:t>Explain</w:t>
      </w:r>
      <w:r>
        <w:rPr>
          <w:spacing w:val="-1"/>
          <w:sz w:val="28"/>
        </w:rPr>
        <w:t xml:space="preserve"> </w:t>
      </w:r>
      <w:r>
        <w:rPr>
          <w:sz w:val="28"/>
        </w:rPr>
        <w:t>about</w:t>
      </w:r>
      <w:r>
        <w:rPr>
          <w:spacing w:val="-2"/>
          <w:sz w:val="28"/>
        </w:rPr>
        <w:t xml:space="preserve"> </w:t>
      </w:r>
      <w:r>
        <w:rPr>
          <w:sz w:val="28"/>
        </w:rPr>
        <w:t>Set</w:t>
      </w:r>
      <w:r>
        <w:rPr>
          <w:spacing w:val="-2"/>
          <w:sz w:val="28"/>
        </w:rPr>
        <w:t xml:space="preserve"> </w:t>
      </w:r>
      <w:r>
        <w:rPr>
          <w:sz w:val="28"/>
        </w:rPr>
        <w:t>interface</w:t>
      </w:r>
      <w:r>
        <w:rPr>
          <w:spacing w:val="60"/>
          <w:sz w:val="28"/>
        </w:rPr>
        <w:t xml:space="preserve"> </w:t>
      </w:r>
      <w:r>
        <w:rPr>
          <w:sz w:val="28"/>
        </w:rPr>
        <w:t>?</w:t>
      </w:r>
    </w:p>
    <w:p w14:paraId="10DA7D80" w14:textId="290D5026" w:rsidR="00ED0A0A" w:rsidRDefault="00ED0A0A" w:rsidP="00ED0A0A">
      <w:pPr>
        <w:pStyle w:val="ListParagraph"/>
        <w:tabs>
          <w:tab w:val="left" w:pos="1180"/>
          <w:tab w:val="left" w:pos="1181"/>
        </w:tabs>
        <w:ind w:firstLine="0"/>
        <w:rPr>
          <w:sz w:val="28"/>
        </w:rPr>
      </w:pPr>
      <w:r>
        <w:rPr>
          <w:noProof/>
        </w:rPr>
        <w:lastRenderedPageBreak/>
        <w:drawing>
          <wp:inline distT="0" distB="0" distL="0" distR="0" wp14:anchorId="7EC88191" wp14:editId="6D1F879E">
            <wp:extent cx="1915160" cy="455485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15160" cy="4554855"/>
                    </a:xfrm>
                    <a:prstGeom prst="rect">
                      <a:avLst/>
                    </a:prstGeom>
                    <a:noFill/>
                    <a:ln>
                      <a:noFill/>
                    </a:ln>
                  </pic:spPr>
                </pic:pic>
              </a:graphicData>
            </a:graphic>
          </wp:inline>
        </w:drawing>
      </w:r>
    </w:p>
    <w:p w14:paraId="640E3E9E" w14:textId="77777777" w:rsidR="00594048" w:rsidRDefault="00CF0667">
      <w:pPr>
        <w:pStyle w:val="ListParagraph"/>
        <w:numPr>
          <w:ilvl w:val="0"/>
          <w:numId w:val="2"/>
        </w:numPr>
        <w:tabs>
          <w:tab w:val="left" w:pos="1180"/>
          <w:tab w:val="left" w:pos="1181"/>
        </w:tabs>
        <w:spacing w:before="26"/>
        <w:ind w:left="1180" w:hanging="1081"/>
        <w:rPr>
          <w:sz w:val="28"/>
        </w:rPr>
      </w:pPr>
      <w:r>
        <w:rPr>
          <w:sz w:val="28"/>
        </w:rPr>
        <w:t>Difference</w:t>
      </w:r>
      <w:r>
        <w:rPr>
          <w:spacing w:val="-4"/>
          <w:sz w:val="28"/>
        </w:rPr>
        <w:t xml:space="preserve"> </w:t>
      </w:r>
      <w:r>
        <w:rPr>
          <w:sz w:val="28"/>
        </w:rPr>
        <w:t>between</w:t>
      </w:r>
      <w:r>
        <w:rPr>
          <w:spacing w:val="-3"/>
          <w:sz w:val="28"/>
        </w:rPr>
        <w:t xml:space="preserve"> </w:t>
      </w:r>
      <w:r>
        <w:rPr>
          <w:sz w:val="28"/>
        </w:rPr>
        <w:t>List</w:t>
      </w:r>
      <w:r>
        <w:rPr>
          <w:spacing w:val="-1"/>
          <w:sz w:val="28"/>
        </w:rPr>
        <w:t xml:space="preserve"> </w:t>
      </w:r>
      <w:r>
        <w:rPr>
          <w:sz w:val="28"/>
        </w:rPr>
        <w:t>and</w:t>
      </w:r>
      <w:r>
        <w:rPr>
          <w:spacing w:val="-2"/>
          <w:sz w:val="28"/>
        </w:rPr>
        <w:t xml:space="preserve"> </w:t>
      </w:r>
      <w:r>
        <w:rPr>
          <w:sz w:val="28"/>
        </w:rPr>
        <w:t>Set</w:t>
      </w:r>
      <w:r>
        <w:rPr>
          <w:spacing w:val="-3"/>
          <w:sz w:val="28"/>
        </w:rPr>
        <w:t xml:space="preserve"> </w:t>
      </w:r>
      <w:r>
        <w:rPr>
          <w:sz w:val="28"/>
        </w:rPr>
        <w:t>?</w:t>
      </w:r>
    </w:p>
    <w:p w14:paraId="5643D421" w14:textId="437F81D0" w:rsidR="00ED0A0A" w:rsidRDefault="00ED0A0A" w:rsidP="00ED0A0A">
      <w:pPr>
        <w:pStyle w:val="ListParagraph"/>
        <w:tabs>
          <w:tab w:val="left" w:pos="1180"/>
          <w:tab w:val="left" w:pos="1181"/>
        </w:tabs>
        <w:ind w:firstLine="0"/>
        <w:rPr>
          <w:sz w:val="28"/>
        </w:rPr>
      </w:pPr>
      <w:r>
        <w:rPr>
          <w:noProof/>
        </w:rPr>
        <w:drawing>
          <wp:inline distT="0" distB="0" distL="0" distR="0" wp14:anchorId="0DA3DB5D" wp14:editId="7633E6FC">
            <wp:extent cx="5829300" cy="39865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9300" cy="3986530"/>
                    </a:xfrm>
                    <a:prstGeom prst="rect">
                      <a:avLst/>
                    </a:prstGeom>
                    <a:noFill/>
                    <a:ln>
                      <a:noFill/>
                    </a:ln>
                  </pic:spPr>
                </pic:pic>
              </a:graphicData>
            </a:graphic>
          </wp:inline>
        </w:drawing>
      </w:r>
    </w:p>
    <w:p w14:paraId="1185152F" w14:textId="7E7422BC" w:rsidR="00594048" w:rsidRDefault="00CF0667">
      <w:pPr>
        <w:pStyle w:val="ListParagraph"/>
        <w:numPr>
          <w:ilvl w:val="0"/>
          <w:numId w:val="2"/>
        </w:numPr>
        <w:tabs>
          <w:tab w:val="left" w:pos="1180"/>
          <w:tab w:val="left" w:pos="1181"/>
        </w:tabs>
        <w:ind w:left="1180" w:hanging="1081"/>
        <w:rPr>
          <w:sz w:val="28"/>
        </w:rPr>
      </w:pPr>
      <w:r>
        <w:rPr>
          <w:sz w:val="28"/>
        </w:rPr>
        <w:lastRenderedPageBreak/>
        <w:t>Difference</w:t>
      </w:r>
      <w:r>
        <w:rPr>
          <w:spacing w:val="-4"/>
          <w:sz w:val="28"/>
        </w:rPr>
        <w:t xml:space="preserve"> </w:t>
      </w:r>
      <w:r>
        <w:rPr>
          <w:sz w:val="28"/>
        </w:rPr>
        <w:t>between</w:t>
      </w:r>
      <w:r>
        <w:rPr>
          <w:spacing w:val="-4"/>
          <w:sz w:val="28"/>
        </w:rPr>
        <w:t xml:space="preserve"> </w:t>
      </w:r>
      <w:r>
        <w:rPr>
          <w:sz w:val="28"/>
        </w:rPr>
        <w:t>hash</w:t>
      </w:r>
      <w:r>
        <w:rPr>
          <w:spacing w:val="-1"/>
          <w:sz w:val="28"/>
        </w:rPr>
        <w:t xml:space="preserve"> </w:t>
      </w:r>
      <w:r>
        <w:rPr>
          <w:sz w:val="28"/>
        </w:rPr>
        <w:t>set</w:t>
      </w:r>
      <w:r>
        <w:rPr>
          <w:spacing w:val="-3"/>
          <w:sz w:val="28"/>
        </w:rPr>
        <w:t xml:space="preserve"> </w:t>
      </w:r>
      <w:r>
        <w:rPr>
          <w:sz w:val="28"/>
        </w:rPr>
        <w:t>and</w:t>
      </w:r>
      <w:r>
        <w:rPr>
          <w:spacing w:val="-1"/>
          <w:sz w:val="28"/>
        </w:rPr>
        <w:t xml:space="preserve"> </w:t>
      </w:r>
      <w:r>
        <w:rPr>
          <w:sz w:val="28"/>
        </w:rPr>
        <w:t>Tree</w:t>
      </w:r>
      <w:r>
        <w:rPr>
          <w:spacing w:val="-4"/>
          <w:sz w:val="28"/>
        </w:rPr>
        <w:t xml:space="preserve"> </w:t>
      </w:r>
      <w:r>
        <w:rPr>
          <w:sz w:val="28"/>
        </w:rPr>
        <w:t>set</w:t>
      </w:r>
      <w:r>
        <w:rPr>
          <w:spacing w:val="-5"/>
          <w:sz w:val="28"/>
        </w:rPr>
        <w:t xml:space="preserve"> </w:t>
      </w:r>
      <w:r>
        <w:rPr>
          <w:sz w:val="28"/>
        </w:rPr>
        <w:t>?</w:t>
      </w:r>
    </w:p>
    <w:p w14:paraId="486580F4" w14:textId="7910F7D0" w:rsidR="00ED0A0A" w:rsidRDefault="00ED0A0A" w:rsidP="00ED0A0A">
      <w:pPr>
        <w:pStyle w:val="ListParagraph"/>
        <w:tabs>
          <w:tab w:val="left" w:pos="1180"/>
          <w:tab w:val="left" w:pos="1181"/>
        </w:tabs>
        <w:ind w:firstLine="0"/>
        <w:rPr>
          <w:sz w:val="28"/>
        </w:rPr>
      </w:pPr>
      <w:r>
        <w:rPr>
          <w:noProof/>
        </w:rPr>
        <w:drawing>
          <wp:inline distT="0" distB="0" distL="0" distR="0" wp14:anchorId="1AFFEB57" wp14:editId="5659B454">
            <wp:extent cx="5829300" cy="3562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9300" cy="3562350"/>
                    </a:xfrm>
                    <a:prstGeom prst="rect">
                      <a:avLst/>
                    </a:prstGeom>
                    <a:noFill/>
                    <a:ln>
                      <a:noFill/>
                    </a:ln>
                  </pic:spPr>
                </pic:pic>
              </a:graphicData>
            </a:graphic>
          </wp:inline>
        </w:drawing>
      </w:r>
    </w:p>
    <w:p w14:paraId="398A6120" w14:textId="7CC9AC38" w:rsidR="00594048" w:rsidRPr="003E1236" w:rsidRDefault="00CF0667">
      <w:pPr>
        <w:pStyle w:val="ListParagraph"/>
        <w:numPr>
          <w:ilvl w:val="0"/>
          <w:numId w:val="2"/>
        </w:numPr>
        <w:tabs>
          <w:tab w:val="left" w:pos="1180"/>
          <w:tab w:val="left" w:pos="1181"/>
        </w:tabs>
        <w:spacing w:before="27"/>
        <w:ind w:left="1180" w:hanging="1081"/>
        <w:rPr>
          <w:b/>
          <w:sz w:val="28"/>
        </w:rPr>
      </w:pPr>
      <w:r>
        <w:rPr>
          <w:sz w:val="28"/>
        </w:rPr>
        <w:t>Difference</w:t>
      </w:r>
      <w:r>
        <w:rPr>
          <w:spacing w:val="-4"/>
          <w:sz w:val="28"/>
        </w:rPr>
        <w:t xml:space="preserve"> </w:t>
      </w:r>
      <w:r>
        <w:rPr>
          <w:sz w:val="28"/>
        </w:rPr>
        <w:t>between</w:t>
      </w:r>
      <w:r>
        <w:rPr>
          <w:spacing w:val="61"/>
          <w:sz w:val="28"/>
        </w:rPr>
        <w:t xml:space="preserve"> </w:t>
      </w:r>
      <w:r>
        <w:rPr>
          <w:sz w:val="28"/>
        </w:rPr>
        <w:t>hash</w:t>
      </w:r>
      <w:r>
        <w:rPr>
          <w:spacing w:val="-1"/>
          <w:sz w:val="28"/>
        </w:rPr>
        <w:t xml:space="preserve"> </w:t>
      </w:r>
      <w:r>
        <w:rPr>
          <w:sz w:val="28"/>
        </w:rPr>
        <w:t>map</w:t>
      </w:r>
      <w:r>
        <w:rPr>
          <w:spacing w:val="-1"/>
          <w:sz w:val="28"/>
        </w:rPr>
        <w:t xml:space="preserve"> </w:t>
      </w:r>
      <w:r>
        <w:rPr>
          <w:sz w:val="28"/>
        </w:rPr>
        <w:t>and</w:t>
      </w:r>
      <w:r>
        <w:rPr>
          <w:spacing w:val="-2"/>
          <w:sz w:val="28"/>
        </w:rPr>
        <w:t xml:space="preserve"> </w:t>
      </w:r>
      <w:r>
        <w:rPr>
          <w:b/>
          <w:color w:val="000000"/>
          <w:sz w:val="28"/>
          <w:shd w:val="clear" w:color="auto" w:fill="FFFF00"/>
        </w:rPr>
        <w:t>concurrent</w:t>
      </w:r>
      <w:r>
        <w:rPr>
          <w:b/>
          <w:color w:val="000000"/>
          <w:spacing w:val="-2"/>
          <w:sz w:val="28"/>
          <w:shd w:val="clear" w:color="auto" w:fill="FFFF00"/>
        </w:rPr>
        <w:t xml:space="preserve"> </w:t>
      </w:r>
      <w:r>
        <w:rPr>
          <w:b/>
          <w:color w:val="000000"/>
          <w:sz w:val="28"/>
          <w:shd w:val="clear" w:color="auto" w:fill="FFFF00"/>
        </w:rPr>
        <w:t>hash</w:t>
      </w:r>
      <w:r>
        <w:rPr>
          <w:b/>
          <w:color w:val="000000"/>
          <w:spacing w:val="-3"/>
          <w:sz w:val="28"/>
          <w:shd w:val="clear" w:color="auto" w:fill="FFFF00"/>
        </w:rPr>
        <w:t xml:space="preserve"> </w:t>
      </w:r>
      <w:r>
        <w:rPr>
          <w:b/>
          <w:color w:val="000000"/>
          <w:sz w:val="28"/>
          <w:shd w:val="clear" w:color="auto" w:fill="FFFF00"/>
        </w:rPr>
        <w:t>map</w:t>
      </w:r>
      <w:r>
        <w:rPr>
          <w:b/>
          <w:color w:val="000000"/>
          <w:spacing w:val="1"/>
          <w:sz w:val="28"/>
          <w:shd w:val="clear" w:color="auto" w:fill="FFFF00"/>
        </w:rPr>
        <w:t xml:space="preserve"> </w:t>
      </w:r>
      <w:r>
        <w:rPr>
          <w:b/>
          <w:color w:val="000000"/>
          <w:sz w:val="28"/>
          <w:shd w:val="clear" w:color="auto" w:fill="FFFF00"/>
        </w:rPr>
        <w:t>?</w:t>
      </w:r>
    </w:p>
    <w:tbl>
      <w:tblPr>
        <w:tblStyle w:val="TableGrid"/>
        <w:tblW w:w="8283" w:type="dxa"/>
        <w:tblInd w:w="1180" w:type="dxa"/>
        <w:tblLook w:val="04A0" w:firstRow="1" w:lastRow="0" w:firstColumn="1" w:lastColumn="0" w:noHBand="0" w:noVBand="1"/>
      </w:tblPr>
      <w:tblGrid>
        <w:gridCol w:w="4545"/>
        <w:gridCol w:w="3738"/>
      </w:tblGrid>
      <w:tr w:rsidR="007178ED" w14:paraId="67E54F41" w14:textId="77777777" w:rsidTr="00F3188C">
        <w:trPr>
          <w:trHeight w:val="402"/>
        </w:trPr>
        <w:tc>
          <w:tcPr>
            <w:tcW w:w="4545" w:type="dxa"/>
          </w:tcPr>
          <w:p w14:paraId="47F6C2FB" w14:textId="77777777" w:rsidR="007178ED" w:rsidRDefault="007178ED" w:rsidP="00F3188C">
            <w:pPr>
              <w:pStyle w:val="ListParagraph"/>
              <w:tabs>
                <w:tab w:val="left" w:pos="1180"/>
                <w:tab w:val="left" w:pos="1181"/>
              </w:tabs>
              <w:spacing w:before="27"/>
              <w:ind w:left="0" w:firstLine="0"/>
              <w:rPr>
                <w:b/>
                <w:sz w:val="28"/>
              </w:rPr>
            </w:pPr>
            <w:r>
              <w:rPr>
                <w:b/>
                <w:sz w:val="28"/>
              </w:rPr>
              <w:t>HashMap</w:t>
            </w:r>
          </w:p>
        </w:tc>
        <w:tc>
          <w:tcPr>
            <w:tcW w:w="3738" w:type="dxa"/>
          </w:tcPr>
          <w:p w14:paraId="60A2FD89" w14:textId="77777777" w:rsidR="007178ED" w:rsidRDefault="007178ED" w:rsidP="00F3188C">
            <w:pPr>
              <w:pStyle w:val="ListParagraph"/>
              <w:tabs>
                <w:tab w:val="left" w:pos="1180"/>
                <w:tab w:val="left" w:pos="1181"/>
              </w:tabs>
              <w:spacing w:before="27"/>
              <w:ind w:left="0" w:firstLine="0"/>
              <w:rPr>
                <w:b/>
                <w:sz w:val="28"/>
              </w:rPr>
            </w:pPr>
            <w:r>
              <w:rPr>
                <w:b/>
                <w:sz w:val="28"/>
              </w:rPr>
              <w:t>Concurrent HashMap</w:t>
            </w:r>
          </w:p>
        </w:tc>
      </w:tr>
      <w:tr w:rsidR="007178ED" w14:paraId="1B00FD39" w14:textId="77777777" w:rsidTr="00F3188C">
        <w:trPr>
          <w:trHeight w:val="1145"/>
        </w:trPr>
        <w:tc>
          <w:tcPr>
            <w:tcW w:w="4545" w:type="dxa"/>
          </w:tcPr>
          <w:p w14:paraId="631E4C53" w14:textId="77777777" w:rsidR="007178ED" w:rsidRPr="00F34B0C" w:rsidRDefault="007178ED" w:rsidP="00F3188C">
            <w:pPr>
              <w:pStyle w:val="ListParagraph"/>
              <w:tabs>
                <w:tab w:val="left" w:pos="1180"/>
                <w:tab w:val="left" w:pos="1181"/>
              </w:tabs>
              <w:spacing w:before="27"/>
              <w:ind w:left="0" w:firstLine="0"/>
              <w:rPr>
                <w:bCs/>
                <w:sz w:val="28"/>
              </w:rPr>
            </w:pPr>
            <w:r>
              <w:rPr>
                <w:bCs/>
                <w:sz w:val="28"/>
              </w:rPr>
              <w:t>1.HashMap is a class which is under traditional collection.</w:t>
            </w:r>
          </w:p>
        </w:tc>
        <w:tc>
          <w:tcPr>
            <w:tcW w:w="3738" w:type="dxa"/>
          </w:tcPr>
          <w:p w14:paraId="1C62F295" w14:textId="77777777" w:rsidR="007178ED" w:rsidRPr="00F24F92" w:rsidRDefault="007178ED" w:rsidP="00F3188C">
            <w:pPr>
              <w:pStyle w:val="ListParagraph"/>
              <w:tabs>
                <w:tab w:val="left" w:pos="1180"/>
                <w:tab w:val="left" w:pos="1181"/>
              </w:tabs>
              <w:spacing w:before="27"/>
              <w:ind w:left="0" w:firstLine="0"/>
              <w:rPr>
                <w:bCs/>
                <w:sz w:val="28"/>
              </w:rPr>
            </w:pPr>
            <w:r>
              <w:rPr>
                <w:bCs/>
                <w:sz w:val="28"/>
              </w:rPr>
              <w:t>1.Concurrent HashMap Is a class which is under concurrent collection.</w:t>
            </w:r>
          </w:p>
        </w:tc>
      </w:tr>
      <w:tr w:rsidR="007178ED" w14:paraId="7FE89B0D" w14:textId="77777777" w:rsidTr="00F3188C">
        <w:trPr>
          <w:trHeight w:val="402"/>
        </w:trPr>
        <w:tc>
          <w:tcPr>
            <w:tcW w:w="4545" w:type="dxa"/>
          </w:tcPr>
          <w:p w14:paraId="0FFF24F0" w14:textId="77777777" w:rsidR="007178ED" w:rsidRPr="008277B8" w:rsidRDefault="007178ED" w:rsidP="00F3188C">
            <w:pPr>
              <w:pStyle w:val="ListParagraph"/>
              <w:tabs>
                <w:tab w:val="left" w:pos="1180"/>
                <w:tab w:val="left" w:pos="1181"/>
              </w:tabs>
              <w:spacing w:before="27"/>
              <w:ind w:left="0" w:firstLine="0"/>
              <w:rPr>
                <w:bCs/>
                <w:sz w:val="28"/>
              </w:rPr>
            </w:pPr>
            <w:r>
              <w:rPr>
                <w:bCs/>
                <w:sz w:val="28"/>
              </w:rPr>
              <w:t xml:space="preserve">2.It is not synchronized </w:t>
            </w:r>
          </w:p>
        </w:tc>
        <w:tc>
          <w:tcPr>
            <w:tcW w:w="3738" w:type="dxa"/>
          </w:tcPr>
          <w:p w14:paraId="4A38CBA0" w14:textId="77777777" w:rsidR="007178ED" w:rsidRPr="008277B8" w:rsidRDefault="007178ED" w:rsidP="00F3188C">
            <w:pPr>
              <w:pStyle w:val="ListParagraph"/>
              <w:tabs>
                <w:tab w:val="left" w:pos="1180"/>
                <w:tab w:val="left" w:pos="1181"/>
              </w:tabs>
              <w:spacing w:before="27"/>
              <w:ind w:left="0" w:firstLine="0"/>
              <w:rPr>
                <w:bCs/>
                <w:sz w:val="28"/>
              </w:rPr>
            </w:pPr>
            <w:r>
              <w:rPr>
                <w:bCs/>
                <w:sz w:val="28"/>
              </w:rPr>
              <w:t>2.it is synchronized.</w:t>
            </w:r>
          </w:p>
        </w:tc>
      </w:tr>
      <w:tr w:rsidR="007178ED" w14:paraId="2255A811" w14:textId="77777777" w:rsidTr="00F3188C">
        <w:trPr>
          <w:trHeight w:val="402"/>
        </w:trPr>
        <w:tc>
          <w:tcPr>
            <w:tcW w:w="4545" w:type="dxa"/>
          </w:tcPr>
          <w:p w14:paraId="19915170" w14:textId="77777777" w:rsidR="007178ED" w:rsidRPr="008277B8" w:rsidRDefault="007178ED" w:rsidP="00F3188C">
            <w:pPr>
              <w:pStyle w:val="ListParagraph"/>
              <w:tabs>
                <w:tab w:val="left" w:pos="1180"/>
                <w:tab w:val="left" w:pos="1181"/>
              </w:tabs>
              <w:spacing w:before="27"/>
              <w:ind w:left="0" w:firstLine="0"/>
              <w:rPr>
                <w:bCs/>
                <w:sz w:val="28"/>
              </w:rPr>
            </w:pPr>
            <w:r>
              <w:rPr>
                <w:bCs/>
                <w:sz w:val="28"/>
              </w:rPr>
              <w:t>3.It is not achieved thread safety</w:t>
            </w:r>
          </w:p>
        </w:tc>
        <w:tc>
          <w:tcPr>
            <w:tcW w:w="3738" w:type="dxa"/>
          </w:tcPr>
          <w:p w14:paraId="76EDF825" w14:textId="77777777" w:rsidR="007178ED" w:rsidRPr="006643FC" w:rsidRDefault="007178ED" w:rsidP="00F3188C">
            <w:pPr>
              <w:pStyle w:val="ListParagraph"/>
              <w:tabs>
                <w:tab w:val="left" w:pos="1180"/>
                <w:tab w:val="left" w:pos="1181"/>
              </w:tabs>
              <w:spacing w:before="27"/>
              <w:ind w:left="0" w:firstLine="0"/>
              <w:rPr>
                <w:bCs/>
                <w:sz w:val="28"/>
              </w:rPr>
            </w:pPr>
            <w:r>
              <w:rPr>
                <w:bCs/>
                <w:sz w:val="28"/>
              </w:rPr>
              <w:t>3.It achieve thread safety.</w:t>
            </w:r>
          </w:p>
        </w:tc>
      </w:tr>
      <w:tr w:rsidR="007178ED" w14:paraId="25D4A592" w14:textId="77777777" w:rsidTr="00F3188C">
        <w:trPr>
          <w:trHeight w:val="773"/>
        </w:trPr>
        <w:tc>
          <w:tcPr>
            <w:tcW w:w="4545" w:type="dxa"/>
          </w:tcPr>
          <w:p w14:paraId="4B1D5B22" w14:textId="77777777" w:rsidR="007178ED" w:rsidRPr="006643FC" w:rsidRDefault="007178ED" w:rsidP="00F3188C">
            <w:pPr>
              <w:pStyle w:val="ListParagraph"/>
              <w:tabs>
                <w:tab w:val="left" w:pos="1180"/>
                <w:tab w:val="left" w:pos="1181"/>
              </w:tabs>
              <w:spacing w:before="27"/>
              <w:ind w:left="0" w:firstLine="0"/>
              <w:rPr>
                <w:bCs/>
                <w:sz w:val="28"/>
              </w:rPr>
            </w:pPr>
            <w:r>
              <w:rPr>
                <w:bCs/>
                <w:sz w:val="28"/>
              </w:rPr>
              <w:t>4.HashMap performance is better.</w:t>
            </w:r>
          </w:p>
        </w:tc>
        <w:tc>
          <w:tcPr>
            <w:tcW w:w="3738" w:type="dxa"/>
          </w:tcPr>
          <w:p w14:paraId="403E01B7" w14:textId="77777777" w:rsidR="007178ED" w:rsidRPr="008E366F" w:rsidRDefault="007178ED" w:rsidP="00F3188C">
            <w:pPr>
              <w:pStyle w:val="ListParagraph"/>
              <w:tabs>
                <w:tab w:val="left" w:pos="1180"/>
                <w:tab w:val="left" w:pos="1181"/>
              </w:tabs>
              <w:spacing w:before="27"/>
              <w:ind w:left="0" w:firstLine="0"/>
              <w:rPr>
                <w:bCs/>
                <w:sz w:val="28"/>
              </w:rPr>
            </w:pPr>
            <w:r>
              <w:rPr>
                <w:bCs/>
                <w:sz w:val="28"/>
              </w:rPr>
              <w:t>4.ConcurrentHashMap performance is slower than HashMap.</w:t>
            </w:r>
          </w:p>
        </w:tc>
      </w:tr>
      <w:tr w:rsidR="007178ED" w14:paraId="0A73E24A" w14:textId="77777777" w:rsidTr="00F3188C">
        <w:trPr>
          <w:trHeight w:val="1145"/>
        </w:trPr>
        <w:tc>
          <w:tcPr>
            <w:tcW w:w="4545" w:type="dxa"/>
          </w:tcPr>
          <w:p w14:paraId="69E08E94" w14:textId="77777777" w:rsidR="007178ED" w:rsidRPr="0092784F" w:rsidRDefault="007178ED" w:rsidP="00F3188C">
            <w:pPr>
              <w:pStyle w:val="ListParagraph"/>
              <w:tabs>
                <w:tab w:val="left" w:pos="1180"/>
                <w:tab w:val="left" w:pos="1181"/>
              </w:tabs>
              <w:spacing w:before="27"/>
              <w:ind w:left="0" w:firstLine="0"/>
              <w:rPr>
                <w:bCs/>
                <w:sz w:val="28"/>
              </w:rPr>
            </w:pPr>
            <w:r>
              <w:rPr>
                <w:bCs/>
                <w:sz w:val="28"/>
              </w:rPr>
              <w:t>5.In this While we add /modify the content we get ConcurrentModificationException.</w:t>
            </w:r>
          </w:p>
        </w:tc>
        <w:tc>
          <w:tcPr>
            <w:tcW w:w="3738" w:type="dxa"/>
          </w:tcPr>
          <w:p w14:paraId="66CABAF9" w14:textId="77777777" w:rsidR="007178ED" w:rsidRPr="00441120" w:rsidRDefault="007178ED" w:rsidP="00F3188C">
            <w:pPr>
              <w:pStyle w:val="ListParagraph"/>
              <w:tabs>
                <w:tab w:val="left" w:pos="1180"/>
                <w:tab w:val="left" w:pos="1181"/>
              </w:tabs>
              <w:spacing w:before="27"/>
              <w:ind w:left="0" w:firstLine="0"/>
              <w:rPr>
                <w:bCs/>
                <w:sz w:val="28"/>
              </w:rPr>
            </w:pPr>
            <w:r>
              <w:rPr>
                <w:bCs/>
                <w:sz w:val="28"/>
              </w:rPr>
              <w:t>5.In this while we add/modify the content we don’t get any exception.</w:t>
            </w:r>
          </w:p>
        </w:tc>
      </w:tr>
      <w:tr w:rsidR="007178ED" w14:paraId="40521FE3" w14:textId="77777777" w:rsidTr="00F3188C">
        <w:trPr>
          <w:trHeight w:val="1145"/>
        </w:trPr>
        <w:tc>
          <w:tcPr>
            <w:tcW w:w="4545" w:type="dxa"/>
          </w:tcPr>
          <w:p w14:paraId="1ABCDFB7" w14:textId="309AB7C5" w:rsidR="007178ED" w:rsidRDefault="007178ED" w:rsidP="00F3188C">
            <w:pPr>
              <w:pStyle w:val="ListParagraph"/>
              <w:tabs>
                <w:tab w:val="left" w:pos="1180"/>
                <w:tab w:val="left" w:pos="1181"/>
              </w:tabs>
              <w:spacing w:before="27"/>
              <w:ind w:left="0" w:firstLine="0"/>
              <w:rPr>
                <w:bCs/>
                <w:sz w:val="28"/>
              </w:rPr>
            </w:pPr>
            <w:r>
              <w:rPr>
                <w:bCs/>
                <w:sz w:val="28"/>
              </w:rPr>
              <w:t>6.Null values are allowed for</w:t>
            </w:r>
            <w:r w:rsidR="0003781D">
              <w:rPr>
                <w:bCs/>
                <w:sz w:val="28"/>
              </w:rPr>
              <w:t xml:space="preserve"> single </w:t>
            </w:r>
            <w:r>
              <w:rPr>
                <w:bCs/>
                <w:sz w:val="28"/>
              </w:rPr>
              <w:t xml:space="preserve"> key and</w:t>
            </w:r>
            <w:r w:rsidR="0003781D">
              <w:rPr>
                <w:bCs/>
                <w:sz w:val="28"/>
              </w:rPr>
              <w:t xml:space="preserve"> many </w:t>
            </w:r>
            <w:r w:rsidR="0076018A">
              <w:rPr>
                <w:bCs/>
                <w:sz w:val="28"/>
              </w:rPr>
              <w:t>null</w:t>
            </w:r>
            <w:r>
              <w:rPr>
                <w:bCs/>
                <w:sz w:val="28"/>
              </w:rPr>
              <w:t xml:space="preserve"> values .</w:t>
            </w:r>
          </w:p>
        </w:tc>
        <w:tc>
          <w:tcPr>
            <w:tcW w:w="3738" w:type="dxa"/>
          </w:tcPr>
          <w:p w14:paraId="5ADF371C" w14:textId="77777777" w:rsidR="007178ED" w:rsidRDefault="007178ED" w:rsidP="00F3188C">
            <w:pPr>
              <w:pStyle w:val="ListParagraph"/>
              <w:tabs>
                <w:tab w:val="left" w:pos="1180"/>
                <w:tab w:val="left" w:pos="1181"/>
              </w:tabs>
              <w:spacing w:before="27"/>
              <w:ind w:left="0" w:firstLine="0"/>
              <w:rPr>
                <w:bCs/>
                <w:sz w:val="28"/>
              </w:rPr>
            </w:pPr>
            <w:r>
              <w:rPr>
                <w:bCs/>
                <w:sz w:val="28"/>
              </w:rPr>
              <w:t>6.Null values is not allowed for both key and values.</w:t>
            </w:r>
          </w:p>
        </w:tc>
      </w:tr>
    </w:tbl>
    <w:p w14:paraId="5FE0EBEF" w14:textId="24E60752" w:rsidR="003E1236" w:rsidRDefault="003E1236" w:rsidP="003E1236">
      <w:pPr>
        <w:pStyle w:val="ListParagraph"/>
        <w:tabs>
          <w:tab w:val="left" w:pos="1180"/>
          <w:tab w:val="left" w:pos="1181"/>
        </w:tabs>
        <w:spacing w:before="27"/>
        <w:ind w:firstLine="0"/>
        <w:rPr>
          <w:b/>
          <w:sz w:val="28"/>
        </w:rPr>
      </w:pPr>
    </w:p>
    <w:p w14:paraId="2F653485" w14:textId="1F564444" w:rsidR="002742C7" w:rsidRPr="00ED0A0A" w:rsidRDefault="002742C7" w:rsidP="003E1236">
      <w:pPr>
        <w:pStyle w:val="ListParagraph"/>
        <w:tabs>
          <w:tab w:val="left" w:pos="1180"/>
          <w:tab w:val="left" w:pos="1181"/>
        </w:tabs>
        <w:spacing w:before="27"/>
        <w:ind w:firstLine="0"/>
        <w:rPr>
          <w:b/>
          <w:sz w:val="28"/>
        </w:rPr>
      </w:pPr>
      <w:r>
        <w:rPr>
          <w:noProof/>
        </w:rPr>
        <w:lastRenderedPageBreak/>
        <w:drawing>
          <wp:inline distT="0" distB="0" distL="0" distR="0" wp14:anchorId="30681793" wp14:editId="48AE2304">
            <wp:extent cx="5829300" cy="37655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9300" cy="3765550"/>
                    </a:xfrm>
                    <a:prstGeom prst="rect">
                      <a:avLst/>
                    </a:prstGeom>
                    <a:noFill/>
                    <a:ln>
                      <a:noFill/>
                    </a:ln>
                  </pic:spPr>
                </pic:pic>
              </a:graphicData>
            </a:graphic>
          </wp:inline>
        </w:drawing>
      </w:r>
    </w:p>
    <w:p w14:paraId="0E36029E" w14:textId="77777777" w:rsidR="00ED0A0A" w:rsidRDefault="00ED0A0A" w:rsidP="00ED0A0A">
      <w:pPr>
        <w:pStyle w:val="ListParagraph"/>
        <w:tabs>
          <w:tab w:val="left" w:pos="1180"/>
          <w:tab w:val="left" w:pos="1181"/>
        </w:tabs>
        <w:spacing w:before="27"/>
        <w:ind w:firstLine="0"/>
        <w:rPr>
          <w:b/>
          <w:sz w:val="28"/>
        </w:rPr>
      </w:pPr>
    </w:p>
    <w:p w14:paraId="0CBCD32F" w14:textId="77777777" w:rsidR="00594048" w:rsidRDefault="00CF0667">
      <w:pPr>
        <w:pStyle w:val="ListParagraph"/>
        <w:numPr>
          <w:ilvl w:val="0"/>
          <w:numId w:val="2"/>
        </w:numPr>
        <w:tabs>
          <w:tab w:val="left" w:pos="1180"/>
          <w:tab w:val="left" w:pos="1181"/>
        </w:tabs>
        <w:spacing w:before="26"/>
        <w:ind w:left="1180" w:hanging="1081"/>
        <w:rPr>
          <w:sz w:val="28"/>
        </w:rPr>
      </w:pPr>
      <w:r>
        <w:rPr>
          <w:sz w:val="28"/>
        </w:rPr>
        <w:t>Difference</w:t>
      </w:r>
      <w:r>
        <w:rPr>
          <w:spacing w:val="-3"/>
          <w:sz w:val="28"/>
        </w:rPr>
        <w:t xml:space="preserve"> </w:t>
      </w:r>
      <w:r>
        <w:rPr>
          <w:sz w:val="28"/>
        </w:rPr>
        <w:t>between</w:t>
      </w:r>
      <w:r>
        <w:rPr>
          <w:spacing w:val="-3"/>
          <w:sz w:val="28"/>
        </w:rPr>
        <w:t xml:space="preserve"> </w:t>
      </w:r>
      <w:r>
        <w:rPr>
          <w:sz w:val="28"/>
        </w:rPr>
        <w:t>hash</w:t>
      </w:r>
      <w:r>
        <w:rPr>
          <w:spacing w:val="-1"/>
          <w:sz w:val="28"/>
        </w:rPr>
        <w:t xml:space="preserve"> </w:t>
      </w:r>
      <w:r>
        <w:rPr>
          <w:sz w:val="28"/>
        </w:rPr>
        <w:t>set</w:t>
      </w:r>
      <w:r>
        <w:rPr>
          <w:spacing w:val="-2"/>
          <w:sz w:val="28"/>
        </w:rPr>
        <w:t xml:space="preserve"> </w:t>
      </w:r>
      <w:r>
        <w:rPr>
          <w:sz w:val="28"/>
        </w:rPr>
        <w:t>,</w:t>
      </w:r>
      <w:r>
        <w:rPr>
          <w:spacing w:val="-3"/>
          <w:sz w:val="28"/>
        </w:rPr>
        <w:t xml:space="preserve"> </w:t>
      </w:r>
      <w:r>
        <w:rPr>
          <w:sz w:val="28"/>
        </w:rPr>
        <w:t>hash map</w:t>
      </w:r>
      <w:r>
        <w:rPr>
          <w:spacing w:val="-1"/>
          <w:sz w:val="28"/>
        </w:rPr>
        <w:t xml:space="preserve"> </w:t>
      </w:r>
      <w:r>
        <w:rPr>
          <w:sz w:val="28"/>
        </w:rPr>
        <w:t>,</w:t>
      </w:r>
      <w:r>
        <w:rPr>
          <w:spacing w:val="-2"/>
          <w:sz w:val="28"/>
        </w:rPr>
        <w:t xml:space="preserve"> </w:t>
      </w:r>
      <w:r>
        <w:rPr>
          <w:sz w:val="28"/>
        </w:rPr>
        <w:t>hash</w:t>
      </w:r>
      <w:r>
        <w:rPr>
          <w:spacing w:val="-1"/>
          <w:sz w:val="28"/>
        </w:rPr>
        <w:t xml:space="preserve"> </w:t>
      </w:r>
      <w:r>
        <w:rPr>
          <w:sz w:val="28"/>
        </w:rPr>
        <w:t>table</w:t>
      </w:r>
      <w:r>
        <w:rPr>
          <w:spacing w:val="-2"/>
          <w:sz w:val="28"/>
        </w:rPr>
        <w:t xml:space="preserve"> </w:t>
      </w:r>
      <w:r>
        <w:rPr>
          <w:sz w:val="28"/>
        </w:rPr>
        <w:t>?</w:t>
      </w:r>
    </w:p>
    <w:p w14:paraId="42FE5B49" w14:textId="616F0637" w:rsidR="00594048" w:rsidRDefault="00CF0667">
      <w:pPr>
        <w:pStyle w:val="ListParagraph"/>
        <w:numPr>
          <w:ilvl w:val="0"/>
          <w:numId w:val="2"/>
        </w:numPr>
        <w:tabs>
          <w:tab w:val="left" w:pos="1180"/>
          <w:tab w:val="left" w:pos="1181"/>
        </w:tabs>
        <w:ind w:left="1180" w:hanging="1081"/>
        <w:rPr>
          <w:sz w:val="28"/>
        </w:rPr>
      </w:pPr>
      <w:r>
        <w:rPr>
          <w:sz w:val="28"/>
        </w:rPr>
        <w:t>What</w:t>
      </w:r>
      <w:r>
        <w:rPr>
          <w:spacing w:val="-3"/>
          <w:sz w:val="28"/>
        </w:rPr>
        <w:t xml:space="preserve"> </w:t>
      </w:r>
      <w:r>
        <w:rPr>
          <w:sz w:val="28"/>
        </w:rPr>
        <w:t>is the</w:t>
      </w:r>
      <w:r>
        <w:rPr>
          <w:spacing w:val="-4"/>
          <w:sz w:val="28"/>
        </w:rPr>
        <w:t xml:space="preserve"> </w:t>
      </w:r>
      <w:r>
        <w:rPr>
          <w:sz w:val="28"/>
        </w:rPr>
        <w:t>common collection concept</w:t>
      </w:r>
      <w:r>
        <w:rPr>
          <w:spacing w:val="-3"/>
          <w:sz w:val="28"/>
        </w:rPr>
        <w:t xml:space="preserve"> </w:t>
      </w:r>
      <w:r>
        <w:rPr>
          <w:sz w:val="28"/>
        </w:rPr>
        <w:t>used in spring</w:t>
      </w:r>
      <w:r>
        <w:rPr>
          <w:spacing w:val="-4"/>
          <w:sz w:val="28"/>
        </w:rPr>
        <w:t xml:space="preserve"> </w:t>
      </w:r>
      <w:r>
        <w:rPr>
          <w:sz w:val="28"/>
        </w:rPr>
        <w:t>boot</w:t>
      </w:r>
      <w:r>
        <w:rPr>
          <w:spacing w:val="2"/>
          <w:sz w:val="28"/>
        </w:rPr>
        <w:t xml:space="preserve"> </w:t>
      </w:r>
      <w:r>
        <w:rPr>
          <w:color w:val="000000"/>
          <w:sz w:val="28"/>
          <w:shd w:val="clear" w:color="auto" w:fill="FF0000"/>
        </w:rPr>
        <w:t>?</w:t>
      </w:r>
      <w:r w:rsidR="002A5101">
        <w:rPr>
          <w:color w:val="000000"/>
          <w:sz w:val="28"/>
          <w:shd w:val="clear" w:color="auto" w:fill="FF0000"/>
        </w:rPr>
        <w:t xml:space="preserve">  list interface, map </w:t>
      </w:r>
    </w:p>
    <w:p w14:paraId="3300D59D" w14:textId="0160406E" w:rsidR="00594048" w:rsidRDefault="00CF0667">
      <w:pPr>
        <w:pStyle w:val="ListParagraph"/>
        <w:numPr>
          <w:ilvl w:val="0"/>
          <w:numId w:val="2"/>
        </w:numPr>
        <w:tabs>
          <w:tab w:val="left" w:pos="1180"/>
          <w:tab w:val="left" w:pos="1181"/>
        </w:tabs>
        <w:spacing w:before="27"/>
        <w:ind w:left="1180" w:hanging="1081"/>
        <w:rPr>
          <w:sz w:val="28"/>
        </w:rPr>
      </w:pPr>
      <w:r>
        <w:rPr>
          <w:sz w:val="28"/>
        </w:rPr>
        <w:t>Difference</w:t>
      </w:r>
      <w:r>
        <w:rPr>
          <w:spacing w:val="-5"/>
          <w:sz w:val="28"/>
        </w:rPr>
        <w:t xml:space="preserve"> </w:t>
      </w:r>
      <w:r>
        <w:rPr>
          <w:sz w:val="28"/>
        </w:rPr>
        <w:t>between</w:t>
      </w:r>
      <w:r>
        <w:rPr>
          <w:spacing w:val="-3"/>
          <w:sz w:val="28"/>
        </w:rPr>
        <w:t xml:space="preserve"> </w:t>
      </w:r>
      <w:r>
        <w:rPr>
          <w:sz w:val="28"/>
        </w:rPr>
        <w:t>Iterator</w:t>
      </w:r>
      <w:r>
        <w:rPr>
          <w:spacing w:val="-3"/>
          <w:sz w:val="28"/>
        </w:rPr>
        <w:t xml:space="preserve"> </w:t>
      </w:r>
      <w:r>
        <w:rPr>
          <w:sz w:val="28"/>
        </w:rPr>
        <w:t>and</w:t>
      </w:r>
      <w:r>
        <w:rPr>
          <w:spacing w:val="-2"/>
          <w:sz w:val="28"/>
        </w:rPr>
        <w:t xml:space="preserve"> </w:t>
      </w:r>
      <w:r>
        <w:rPr>
          <w:sz w:val="28"/>
        </w:rPr>
        <w:t>List</w:t>
      </w:r>
      <w:r>
        <w:rPr>
          <w:spacing w:val="-4"/>
          <w:sz w:val="28"/>
        </w:rPr>
        <w:t xml:space="preserve"> </w:t>
      </w:r>
      <w:r>
        <w:rPr>
          <w:sz w:val="28"/>
        </w:rPr>
        <w:t>Iterator</w:t>
      </w:r>
      <w:r>
        <w:rPr>
          <w:spacing w:val="-3"/>
          <w:sz w:val="28"/>
        </w:rPr>
        <w:t xml:space="preserve"> </w:t>
      </w:r>
      <w:r>
        <w:rPr>
          <w:sz w:val="28"/>
        </w:rPr>
        <w:t>?</w:t>
      </w:r>
    </w:p>
    <w:p w14:paraId="64947FC5" w14:textId="2FF6912B" w:rsidR="00EC23C9" w:rsidRDefault="00EC23C9" w:rsidP="00EC23C9">
      <w:pPr>
        <w:pStyle w:val="ListParagraph"/>
        <w:tabs>
          <w:tab w:val="left" w:pos="1180"/>
          <w:tab w:val="left" w:pos="1181"/>
        </w:tabs>
        <w:spacing w:before="27"/>
        <w:ind w:firstLine="0"/>
        <w:rPr>
          <w:sz w:val="28"/>
        </w:rPr>
      </w:pPr>
      <w:r>
        <w:rPr>
          <w:noProof/>
        </w:rPr>
        <w:drawing>
          <wp:inline distT="0" distB="0" distL="0" distR="0" wp14:anchorId="212BF371" wp14:editId="22F7FB1F">
            <wp:extent cx="5829300" cy="3856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9300" cy="3856990"/>
                    </a:xfrm>
                    <a:prstGeom prst="rect">
                      <a:avLst/>
                    </a:prstGeom>
                    <a:noFill/>
                    <a:ln>
                      <a:noFill/>
                    </a:ln>
                  </pic:spPr>
                </pic:pic>
              </a:graphicData>
            </a:graphic>
          </wp:inline>
        </w:drawing>
      </w:r>
    </w:p>
    <w:p w14:paraId="44FE46EA" w14:textId="0C47E834" w:rsidR="00594048" w:rsidRPr="00615D9A" w:rsidRDefault="00CF0667" w:rsidP="00430750">
      <w:pPr>
        <w:pStyle w:val="ListParagraph"/>
        <w:widowControl/>
        <w:numPr>
          <w:ilvl w:val="0"/>
          <w:numId w:val="2"/>
        </w:numPr>
        <w:shd w:val="clear" w:color="auto" w:fill="FFFFFF"/>
        <w:tabs>
          <w:tab w:val="left" w:pos="1180"/>
          <w:tab w:val="left" w:pos="1181"/>
        </w:tabs>
        <w:autoSpaceDE/>
        <w:autoSpaceDN/>
        <w:spacing w:before="26" w:after="150"/>
        <w:ind w:firstLine="0"/>
        <w:textAlignment w:val="baseline"/>
        <w:rPr>
          <w:rFonts w:ascii="Arial" w:eastAsia="Times New Roman" w:hAnsi="Arial" w:cs="Arial"/>
          <w:color w:val="273239"/>
          <w:spacing w:val="2"/>
          <w:sz w:val="26"/>
          <w:szCs w:val="26"/>
          <w:lang w:val="en-IN" w:eastAsia="en-IN"/>
        </w:rPr>
      </w:pPr>
      <w:r w:rsidRPr="00615D9A">
        <w:rPr>
          <w:sz w:val="28"/>
        </w:rPr>
        <w:lastRenderedPageBreak/>
        <w:t>Difference</w:t>
      </w:r>
      <w:r w:rsidRPr="00615D9A">
        <w:rPr>
          <w:spacing w:val="-4"/>
          <w:sz w:val="28"/>
        </w:rPr>
        <w:t xml:space="preserve"> </w:t>
      </w:r>
      <w:r w:rsidRPr="00615D9A">
        <w:rPr>
          <w:sz w:val="28"/>
        </w:rPr>
        <w:t>between</w:t>
      </w:r>
      <w:r w:rsidRPr="00615D9A">
        <w:rPr>
          <w:spacing w:val="-4"/>
          <w:sz w:val="28"/>
        </w:rPr>
        <w:t xml:space="preserve"> </w:t>
      </w:r>
      <w:r w:rsidRPr="00615D9A">
        <w:rPr>
          <w:sz w:val="28"/>
        </w:rPr>
        <w:t>Comparator</w:t>
      </w:r>
      <w:r w:rsidRPr="00615D9A">
        <w:rPr>
          <w:spacing w:val="-2"/>
          <w:sz w:val="28"/>
        </w:rPr>
        <w:t xml:space="preserve"> </w:t>
      </w:r>
      <w:r w:rsidRPr="00615D9A">
        <w:rPr>
          <w:sz w:val="28"/>
        </w:rPr>
        <w:t>and</w:t>
      </w:r>
      <w:r w:rsidRPr="00615D9A">
        <w:rPr>
          <w:spacing w:val="-1"/>
          <w:sz w:val="28"/>
        </w:rPr>
        <w:t xml:space="preserve"> </w:t>
      </w:r>
      <w:r w:rsidRPr="00615D9A">
        <w:rPr>
          <w:sz w:val="28"/>
        </w:rPr>
        <w:t>Comparable</w:t>
      </w:r>
      <w:r w:rsidRPr="00615D9A">
        <w:rPr>
          <w:spacing w:val="-2"/>
          <w:sz w:val="28"/>
        </w:rPr>
        <w:t xml:space="preserve"> </w:t>
      </w:r>
      <w:r w:rsidRPr="00615D9A">
        <w:rPr>
          <w:sz w:val="28"/>
        </w:rPr>
        <w:t>?</w:t>
      </w:r>
      <w:r w:rsidR="000E1916" w:rsidRPr="00615D9A">
        <w:rPr>
          <w:sz w:val="28"/>
        </w:rPr>
        <w:t xml:space="preserve"> </w:t>
      </w:r>
      <w:r w:rsidR="00E10181" w:rsidRPr="00615D9A">
        <w:rPr>
          <w:sz w:val="28"/>
        </w:rPr>
        <w:t>ans:</w:t>
      </w:r>
      <w:r w:rsidR="000E1916" w:rsidRPr="00615D9A">
        <w:rPr>
          <w:rFonts w:ascii="Arial" w:eastAsia="Times New Roman" w:hAnsi="Arial" w:cs="Arial"/>
          <w:b/>
          <w:bCs/>
          <w:i/>
          <w:iCs/>
          <w:color w:val="273239"/>
          <w:spacing w:val="2"/>
          <w:sz w:val="26"/>
          <w:szCs w:val="26"/>
          <w:bdr w:val="none" w:sz="0" w:space="0" w:color="auto" w:frame="1"/>
          <w:lang w:val="en-IN" w:eastAsia="en-IN"/>
        </w:rPr>
        <w:t xml:space="preserve"> if sorting of </w:t>
      </w:r>
      <w:r w:rsidR="00615D9A">
        <w:rPr>
          <w:noProof/>
        </w:rPr>
        <w:drawing>
          <wp:inline distT="0" distB="0" distL="0" distR="0" wp14:anchorId="3DA3CCF6" wp14:editId="11D5E473">
            <wp:extent cx="5829300" cy="31902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9300" cy="3190240"/>
                    </a:xfrm>
                    <a:prstGeom prst="rect">
                      <a:avLst/>
                    </a:prstGeom>
                    <a:noFill/>
                    <a:ln>
                      <a:noFill/>
                    </a:ln>
                  </pic:spPr>
                </pic:pic>
              </a:graphicData>
            </a:graphic>
          </wp:inline>
        </w:drawing>
      </w:r>
    </w:p>
    <w:p w14:paraId="4F9133EE" w14:textId="77777777" w:rsidR="007F74CA" w:rsidRDefault="007F74CA" w:rsidP="000E1916">
      <w:pPr>
        <w:pStyle w:val="ListParagraph"/>
        <w:widowControl/>
        <w:shd w:val="clear" w:color="auto" w:fill="FFFFFF"/>
        <w:autoSpaceDE/>
        <w:autoSpaceDN/>
        <w:spacing w:after="150"/>
        <w:ind w:left="460" w:firstLine="0"/>
        <w:textAlignment w:val="baseline"/>
        <w:rPr>
          <w:rFonts w:ascii="Arial" w:eastAsia="Times New Roman" w:hAnsi="Arial" w:cs="Arial"/>
          <w:color w:val="273239"/>
          <w:spacing w:val="2"/>
          <w:sz w:val="26"/>
          <w:szCs w:val="26"/>
          <w:lang w:val="en-IN" w:eastAsia="en-IN"/>
        </w:rPr>
      </w:pPr>
      <w:r>
        <w:rPr>
          <w:rFonts w:ascii="Arial" w:eastAsia="Times New Roman" w:hAnsi="Arial" w:cs="Arial"/>
          <w:color w:val="273239"/>
          <w:spacing w:val="2"/>
          <w:sz w:val="26"/>
          <w:szCs w:val="26"/>
          <w:lang w:val="en-IN" w:eastAsia="en-IN"/>
        </w:rPr>
        <w:t>59)difference between hashset and linked hashset?</w:t>
      </w:r>
    </w:p>
    <w:p w14:paraId="689F1324" w14:textId="77777777" w:rsidR="007F74CA" w:rsidRDefault="007F74CA" w:rsidP="000E1916">
      <w:pPr>
        <w:pStyle w:val="ListParagraph"/>
        <w:widowControl/>
        <w:shd w:val="clear" w:color="auto" w:fill="FFFFFF"/>
        <w:autoSpaceDE/>
        <w:autoSpaceDN/>
        <w:spacing w:after="150"/>
        <w:ind w:left="460" w:firstLine="0"/>
        <w:textAlignment w:val="baseline"/>
        <w:rPr>
          <w:rFonts w:ascii="Arial" w:eastAsia="Times New Roman" w:hAnsi="Arial" w:cs="Arial"/>
          <w:color w:val="273239"/>
          <w:spacing w:val="2"/>
          <w:sz w:val="26"/>
          <w:szCs w:val="26"/>
          <w:lang w:val="en-IN" w:eastAsia="en-IN"/>
        </w:rPr>
      </w:pP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916"/>
        <w:gridCol w:w="3414"/>
        <w:gridCol w:w="4062"/>
      </w:tblGrid>
      <w:tr w:rsidR="007F74CA" w:rsidRPr="007F74CA" w14:paraId="49AEEF42" w14:textId="77777777" w:rsidTr="007F74CA">
        <w:tc>
          <w:tcPr>
            <w:tcW w:w="0" w:type="auto"/>
            <w:shd w:val="clear" w:color="auto" w:fill="C7CCBE"/>
            <w:tcMar>
              <w:top w:w="180" w:type="dxa"/>
              <w:left w:w="180" w:type="dxa"/>
              <w:bottom w:w="180" w:type="dxa"/>
              <w:right w:w="180" w:type="dxa"/>
            </w:tcMar>
            <w:hideMark/>
          </w:tcPr>
          <w:p w14:paraId="2215DC00" w14:textId="77777777" w:rsidR="007F74CA" w:rsidRPr="007F74CA" w:rsidRDefault="007F74CA" w:rsidP="007F74CA">
            <w:pPr>
              <w:widowControl/>
              <w:autoSpaceDE/>
              <w:autoSpaceDN/>
              <w:rPr>
                <w:rFonts w:ascii="Times New Roman" w:eastAsia="Times New Roman" w:hAnsi="Times New Roman" w:cs="Times New Roman"/>
                <w:b/>
                <w:bCs/>
                <w:color w:val="000000"/>
                <w:sz w:val="26"/>
                <w:szCs w:val="26"/>
                <w:lang w:val="en-IN" w:eastAsia="en-IN"/>
              </w:rPr>
            </w:pPr>
            <w:r w:rsidRPr="007F74CA">
              <w:rPr>
                <w:rFonts w:ascii="Times New Roman" w:eastAsia="Times New Roman" w:hAnsi="Times New Roman" w:cs="Times New Roman"/>
                <w:b/>
                <w:bCs/>
                <w:color w:val="000000"/>
                <w:sz w:val="26"/>
                <w:szCs w:val="26"/>
                <w:lang w:val="en-IN" w:eastAsia="en-IN"/>
              </w:rPr>
              <w:t>Property</w:t>
            </w:r>
          </w:p>
        </w:tc>
        <w:tc>
          <w:tcPr>
            <w:tcW w:w="0" w:type="auto"/>
            <w:shd w:val="clear" w:color="auto" w:fill="C7CCBE"/>
            <w:tcMar>
              <w:top w:w="180" w:type="dxa"/>
              <w:left w:w="180" w:type="dxa"/>
              <w:bottom w:w="180" w:type="dxa"/>
              <w:right w:w="180" w:type="dxa"/>
            </w:tcMar>
            <w:hideMark/>
          </w:tcPr>
          <w:p w14:paraId="3BA5A120" w14:textId="77777777" w:rsidR="007F74CA" w:rsidRPr="007F74CA" w:rsidRDefault="007F74CA" w:rsidP="007F74CA">
            <w:pPr>
              <w:widowControl/>
              <w:autoSpaceDE/>
              <w:autoSpaceDN/>
              <w:rPr>
                <w:rFonts w:ascii="Times New Roman" w:eastAsia="Times New Roman" w:hAnsi="Times New Roman" w:cs="Times New Roman"/>
                <w:b/>
                <w:bCs/>
                <w:color w:val="000000"/>
                <w:sz w:val="26"/>
                <w:szCs w:val="26"/>
                <w:lang w:val="en-IN" w:eastAsia="en-IN"/>
              </w:rPr>
            </w:pPr>
            <w:r w:rsidRPr="007F74CA">
              <w:rPr>
                <w:rFonts w:ascii="Times New Roman" w:eastAsia="Times New Roman" w:hAnsi="Times New Roman" w:cs="Times New Roman"/>
                <w:b/>
                <w:bCs/>
                <w:color w:val="000000"/>
                <w:sz w:val="26"/>
                <w:szCs w:val="26"/>
                <w:lang w:val="en-IN" w:eastAsia="en-IN"/>
              </w:rPr>
              <w:t>HashSet</w:t>
            </w:r>
          </w:p>
        </w:tc>
        <w:tc>
          <w:tcPr>
            <w:tcW w:w="0" w:type="auto"/>
            <w:shd w:val="clear" w:color="auto" w:fill="C7CCBE"/>
            <w:tcMar>
              <w:top w:w="180" w:type="dxa"/>
              <w:left w:w="180" w:type="dxa"/>
              <w:bottom w:w="180" w:type="dxa"/>
              <w:right w:w="180" w:type="dxa"/>
            </w:tcMar>
            <w:hideMark/>
          </w:tcPr>
          <w:p w14:paraId="5C231A25" w14:textId="77777777" w:rsidR="007F74CA" w:rsidRPr="007F74CA" w:rsidRDefault="007F74CA" w:rsidP="007F74CA">
            <w:pPr>
              <w:widowControl/>
              <w:autoSpaceDE/>
              <w:autoSpaceDN/>
              <w:rPr>
                <w:rFonts w:ascii="Times New Roman" w:eastAsia="Times New Roman" w:hAnsi="Times New Roman" w:cs="Times New Roman"/>
                <w:b/>
                <w:bCs/>
                <w:color w:val="000000"/>
                <w:sz w:val="26"/>
                <w:szCs w:val="26"/>
                <w:lang w:val="en-IN" w:eastAsia="en-IN"/>
              </w:rPr>
            </w:pPr>
            <w:r w:rsidRPr="007F74CA">
              <w:rPr>
                <w:rFonts w:ascii="Times New Roman" w:eastAsia="Times New Roman" w:hAnsi="Times New Roman" w:cs="Times New Roman"/>
                <w:b/>
                <w:bCs/>
                <w:color w:val="000000"/>
                <w:sz w:val="26"/>
                <w:szCs w:val="26"/>
                <w:lang w:val="en-IN" w:eastAsia="en-IN"/>
              </w:rPr>
              <w:t>LinkedHashSet</w:t>
            </w:r>
          </w:p>
        </w:tc>
      </w:tr>
      <w:tr w:rsidR="007F74CA" w:rsidRPr="007F74CA" w14:paraId="36BD3E8F" w14:textId="77777777" w:rsidTr="007F74C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1D8D71" w14:textId="77777777" w:rsidR="007F74CA" w:rsidRPr="007F74CA" w:rsidRDefault="007F74CA" w:rsidP="007F74CA">
            <w:pPr>
              <w:widowControl/>
              <w:autoSpaceDE/>
              <w:autoSpaceDN/>
              <w:jc w:val="both"/>
              <w:rPr>
                <w:rFonts w:ascii="Segoe UI" w:eastAsia="Times New Roman" w:hAnsi="Segoe UI" w:cs="Segoe UI"/>
                <w:color w:val="333333"/>
                <w:sz w:val="24"/>
                <w:szCs w:val="24"/>
                <w:lang w:val="en-IN" w:eastAsia="en-IN"/>
              </w:rPr>
            </w:pPr>
            <w:r w:rsidRPr="007F74CA">
              <w:rPr>
                <w:rFonts w:ascii="Segoe UI" w:eastAsia="Times New Roman" w:hAnsi="Segoe UI" w:cs="Segoe UI"/>
                <w:b/>
                <w:bCs/>
                <w:color w:val="333333"/>
                <w:sz w:val="24"/>
                <w:szCs w:val="24"/>
                <w:lang w:val="en-IN" w:eastAsia="en-IN"/>
              </w:rPr>
              <w:t>Data structure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C8196B" w14:textId="77777777" w:rsidR="007F74CA" w:rsidRPr="007F74CA" w:rsidRDefault="007F74CA" w:rsidP="007F74CA">
            <w:pPr>
              <w:widowControl/>
              <w:autoSpaceDE/>
              <w:autoSpaceDN/>
              <w:jc w:val="both"/>
              <w:rPr>
                <w:rFonts w:ascii="Segoe UI" w:eastAsia="Times New Roman" w:hAnsi="Segoe UI" w:cs="Segoe UI"/>
                <w:color w:val="333333"/>
                <w:sz w:val="24"/>
                <w:szCs w:val="24"/>
                <w:lang w:val="en-IN" w:eastAsia="en-IN"/>
              </w:rPr>
            </w:pPr>
            <w:r w:rsidRPr="007F74CA">
              <w:rPr>
                <w:rFonts w:ascii="Segoe UI" w:eastAsia="Times New Roman" w:hAnsi="Segoe UI" w:cs="Segoe UI"/>
                <w:color w:val="333333"/>
                <w:sz w:val="24"/>
                <w:szCs w:val="24"/>
                <w:lang w:val="en-IN" w:eastAsia="en-IN"/>
              </w:rPr>
              <w:t>It uses a Hashtable to store the elements.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83F0E4" w14:textId="77777777" w:rsidR="007F74CA" w:rsidRPr="007F74CA" w:rsidRDefault="007F74CA" w:rsidP="007F74CA">
            <w:pPr>
              <w:widowControl/>
              <w:autoSpaceDE/>
              <w:autoSpaceDN/>
              <w:jc w:val="both"/>
              <w:rPr>
                <w:rFonts w:ascii="Segoe UI" w:eastAsia="Times New Roman" w:hAnsi="Segoe UI" w:cs="Segoe UI"/>
                <w:color w:val="333333"/>
                <w:sz w:val="24"/>
                <w:szCs w:val="24"/>
                <w:lang w:val="en-IN" w:eastAsia="en-IN"/>
              </w:rPr>
            </w:pPr>
            <w:r w:rsidRPr="007F74CA">
              <w:rPr>
                <w:rFonts w:ascii="Segoe UI" w:eastAsia="Times New Roman" w:hAnsi="Segoe UI" w:cs="Segoe UI"/>
                <w:color w:val="333333"/>
                <w:sz w:val="24"/>
                <w:szCs w:val="24"/>
                <w:lang w:val="en-IN" w:eastAsia="en-IN"/>
              </w:rPr>
              <w:t>It uses a HashTable and doubly linked list to store and maintain the insertion order of the elements.</w:t>
            </w:r>
          </w:p>
        </w:tc>
      </w:tr>
      <w:tr w:rsidR="007F74CA" w:rsidRPr="007F74CA" w14:paraId="4ECC2803" w14:textId="77777777" w:rsidTr="007F74C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15C4BA" w14:textId="77777777" w:rsidR="007F74CA" w:rsidRPr="007F74CA" w:rsidRDefault="007F74CA" w:rsidP="007F74CA">
            <w:pPr>
              <w:widowControl/>
              <w:autoSpaceDE/>
              <w:autoSpaceDN/>
              <w:jc w:val="both"/>
              <w:rPr>
                <w:rFonts w:ascii="Segoe UI" w:eastAsia="Times New Roman" w:hAnsi="Segoe UI" w:cs="Segoe UI"/>
                <w:color w:val="333333"/>
                <w:sz w:val="24"/>
                <w:szCs w:val="24"/>
                <w:lang w:val="en-IN" w:eastAsia="en-IN"/>
              </w:rPr>
            </w:pPr>
            <w:r w:rsidRPr="007F74CA">
              <w:rPr>
                <w:rFonts w:ascii="Segoe UI" w:eastAsia="Times New Roman" w:hAnsi="Segoe UI" w:cs="Segoe UI"/>
                <w:b/>
                <w:bCs/>
                <w:color w:val="333333"/>
                <w:sz w:val="24"/>
                <w:szCs w:val="24"/>
                <w:lang w:val="en-IN" w:eastAsia="en-IN"/>
              </w:rPr>
              <w:t>Technique to store the elements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28BFB3" w14:textId="77777777" w:rsidR="007F74CA" w:rsidRPr="007F74CA" w:rsidRDefault="007F74CA" w:rsidP="007F74CA">
            <w:pPr>
              <w:widowControl/>
              <w:autoSpaceDE/>
              <w:autoSpaceDN/>
              <w:jc w:val="both"/>
              <w:rPr>
                <w:rFonts w:ascii="Segoe UI" w:eastAsia="Times New Roman" w:hAnsi="Segoe UI" w:cs="Segoe UI"/>
                <w:color w:val="333333"/>
                <w:sz w:val="24"/>
                <w:szCs w:val="24"/>
                <w:lang w:val="en-IN" w:eastAsia="en-IN"/>
              </w:rPr>
            </w:pPr>
            <w:r w:rsidRPr="007F74CA">
              <w:rPr>
                <w:rFonts w:ascii="Segoe UI" w:eastAsia="Times New Roman" w:hAnsi="Segoe UI" w:cs="Segoe UI"/>
                <w:color w:val="333333"/>
                <w:sz w:val="24"/>
                <w:szCs w:val="24"/>
                <w:lang w:val="en-IN" w:eastAsia="en-IN"/>
              </w:rPr>
              <w:t>Hashing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4F35B4" w14:textId="77777777" w:rsidR="007F74CA" w:rsidRPr="007F74CA" w:rsidRDefault="007F74CA" w:rsidP="007F74CA">
            <w:pPr>
              <w:widowControl/>
              <w:autoSpaceDE/>
              <w:autoSpaceDN/>
              <w:jc w:val="both"/>
              <w:rPr>
                <w:rFonts w:ascii="Segoe UI" w:eastAsia="Times New Roman" w:hAnsi="Segoe UI" w:cs="Segoe UI"/>
                <w:color w:val="333333"/>
                <w:sz w:val="24"/>
                <w:szCs w:val="24"/>
                <w:lang w:val="en-IN" w:eastAsia="en-IN"/>
              </w:rPr>
            </w:pPr>
            <w:r w:rsidRPr="007F74CA">
              <w:rPr>
                <w:rFonts w:ascii="Segoe UI" w:eastAsia="Times New Roman" w:hAnsi="Segoe UI" w:cs="Segoe UI"/>
                <w:color w:val="333333"/>
                <w:sz w:val="24"/>
                <w:szCs w:val="24"/>
                <w:lang w:val="en-IN" w:eastAsia="en-IN"/>
              </w:rPr>
              <w:t>Hashing</w:t>
            </w:r>
          </w:p>
        </w:tc>
      </w:tr>
      <w:tr w:rsidR="007F74CA" w:rsidRPr="007F74CA" w14:paraId="13D2A949" w14:textId="77777777" w:rsidTr="007F74C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27CAF8" w14:textId="77777777" w:rsidR="007F74CA" w:rsidRPr="007F74CA" w:rsidRDefault="007F74CA" w:rsidP="007F74CA">
            <w:pPr>
              <w:widowControl/>
              <w:autoSpaceDE/>
              <w:autoSpaceDN/>
              <w:jc w:val="both"/>
              <w:rPr>
                <w:rFonts w:ascii="Segoe UI" w:eastAsia="Times New Roman" w:hAnsi="Segoe UI" w:cs="Segoe UI"/>
                <w:color w:val="333333"/>
                <w:sz w:val="24"/>
                <w:szCs w:val="24"/>
                <w:lang w:val="en-IN" w:eastAsia="en-IN"/>
              </w:rPr>
            </w:pPr>
            <w:r w:rsidRPr="007F74CA">
              <w:rPr>
                <w:rFonts w:ascii="Segoe UI" w:eastAsia="Times New Roman" w:hAnsi="Segoe UI" w:cs="Segoe UI"/>
                <w:b/>
                <w:bCs/>
                <w:color w:val="333333"/>
                <w:sz w:val="24"/>
                <w:szCs w:val="24"/>
                <w:lang w:val="en-IN" w:eastAsia="en-IN"/>
              </w:rPr>
              <w:t>Insertion Order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A23155" w14:textId="77777777" w:rsidR="007F74CA" w:rsidRPr="007F74CA" w:rsidRDefault="007F74CA" w:rsidP="007F74CA">
            <w:pPr>
              <w:widowControl/>
              <w:autoSpaceDE/>
              <w:autoSpaceDN/>
              <w:jc w:val="both"/>
              <w:rPr>
                <w:rFonts w:ascii="Segoe UI" w:eastAsia="Times New Roman" w:hAnsi="Segoe UI" w:cs="Segoe UI"/>
                <w:color w:val="333333"/>
                <w:sz w:val="24"/>
                <w:szCs w:val="24"/>
                <w:lang w:val="en-IN" w:eastAsia="en-IN"/>
              </w:rPr>
            </w:pPr>
            <w:r w:rsidRPr="007F74CA">
              <w:rPr>
                <w:rFonts w:ascii="Segoe UI" w:eastAsia="Times New Roman" w:hAnsi="Segoe UI" w:cs="Segoe UI"/>
                <w:color w:val="333333"/>
                <w:sz w:val="24"/>
                <w:szCs w:val="24"/>
                <w:lang w:val="en-IN" w:eastAsia="en-IN"/>
              </w:rPr>
              <w:t>It does not provide any insertion order. We can not predict the order of elements.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4B6E49" w14:textId="77777777" w:rsidR="007F74CA" w:rsidRPr="007F74CA" w:rsidRDefault="007F74CA" w:rsidP="007F74CA">
            <w:pPr>
              <w:widowControl/>
              <w:autoSpaceDE/>
              <w:autoSpaceDN/>
              <w:jc w:val="both"/>
              <w:rPr>
                <w:rFonts w:ascii="Segoe UI" w:eastAsia="Times New Roman" w:hAnsi="Segoe UI" w:cs="Segoe UI"/>
                <w:color w:val="333333"/>
                <w:sz w:val="24"/>
                <w:szCs w:val="24"/>
                <w:lang w:val="en-IN" w:eastAsia="en-IN"/>
              </w:rPr>
            </w:pPr>
            <w:r w:rsidRPr="007F74CA">
              <w:rPr>
                <w:rFonts w:ascii="Segoe UI" w:eastAsia="Times New Roman" w:hAnsi="Segoe UI" w:cs="Segoe UI"/>
                <w:color w:val="333333"/>
                <w:sz w:val="24"/>
                <w:szCs w:val="24"/>
                <w:lang w:val="en-IN" w:eastAsia="en-IN"/>
              </w:rPr>
              <w:t>It provides an insertion order; we can predict the order of elements.</w:t>
            </w:r>
          </w:p>
        </w:tc>
      </w:tr>
      <w:tr w:rsidR="007F74CA" w:rsidRPr="007F74CA" w14:paraId="7AC54027" w14:textId="77777777" w:rsidTr="007F74C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B502EE" w14:textId="77777777" w:rsidR="007F74CA" w:rsidRPr="007F74CA" w:rsidRDefault="007F74CA" w:rsidP="007F74CA">
            <w:pPr>
              <w:widowControl/>
              <w:autoSpaceDE/>
              <w:autoSpaceDN/>
              <w:jc w:val="both"/>
              <w:rPr>
                <w:rFonts w:ascii="Segoe UI" w:eastAsia="Times New Roman" w:hAnsi="Segoe UI" w:cs="Segoe UI"/>
                <w:color w:val="333333"/>
                <w:sz w:val="24"/>
                <w:szCs w:val="24"/>
                <w:lang w:val="en-IN" w:eastAsia="en-IN"/>
              </w:rPr>
            </w:pPr>
            <w:r w:rsidRPr="007F74CA">
              <w:rPr>
                <w:rFonts w:ascii="Segoe UI" w:eastAsia="Times New Roman" w:hAnsi="Segoe UI" w:cs="Segoe UI"/>
                <w:b/>
                <w:bCs/>
                <w:color w:val="333333"/>
                <w:sz w:val="24"/>
                <w:szCs w:val="24"/>
                <w:lang w:val="en-IN" w:eastAsia="en-IN"/>
              </w:rPr>
              <w:t>Null elements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3E1AC9" w14:textId="77777777" w:rsidR="007F74CA" w:rsidRPr="007F74CA" w:rsidRDefault="007F74CA" w:rsidP="007F74CA">
            <w:pPr>
              <w:widowControl/>
              <w:autoSpaceDE/>
              <w:autoSpaceDN/>
              <w:jc w:val="both"/>
              <w:rPr>
                <w:rFonts w:ascii="Segoe UI" w:eastAsia="Times New Roman" w:hAnsi="Segoe UI" w:cs="Segoe UI"/>
                <w:color w:val="333333"/>
                <w:sz w:val="24"/>
                <w:szCs w:val="24"/>
                <w:lang w:val="en-IN" w:eastAsia="en-IN"/>
              </w:rPr>
            </w:pPr>
            <w:r w:rsidRPr="007F74CA">
              <w:rPr>
                <w:rFonts w:ascii="Segoe UI" w:eastAsia="Times New Roman" w:hAnsi="Segoe UI" w:cs="Segoe UI"/>
                <w:color w:val="333333"/>
                <w:sz w:val="24"/>
                <w:szCs w:val="24"/>
                <w:lang w:val="en-IN" w:eastAsia="en-IN"/>
              </w:rPr>
              <w:t>It allows only one null element.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965EF2" w14:textId="77777777" w:rsidR="007F74CA" w:rsidRPr="007F74CA" w:rsidRDefault="007F74CA" w:rsidP="007F74CA">
            <w:pPr>
              <w:widowControl/>
              <w:autoSpaceDE/>
              <w:autoSpaceDN/>
              <w:jc w:val="both"/>
              <w:rPr>
                <w:rFonts w:ascii="Segoe UI" w:eastAsia="Times New Roman" w:hAnsi="Segoe UI" w:cs="Segoe UI"/>
                <w:color w:val="333333"/>
                <w:sz w:val="24"/>
                <w:szCs w:val="24"/>
                <w:lang w:val="en-IN" w:eastAsia="en-IN"/>
              </w:rPr>
            </w:pPr>
            <w:r w:rsidRPr="007F74CA">
              <w:rPr>
                <w:rFonts w:ascii="Segoe UI" w:eastAsia="Times New Roman" w:hAnsi="Segoe UI" w:cs="Segoe UI"/>
                <w:color w:val="333333"/>
                <w:sz w:val="24"/>
                <w:szCs w:val="24"/>
                <w:lang w:val="en-IN" w:eastAsia="en-IN"/>
              </w:rPr>
              <w:t>It also allows only one null element.</w:t>
            </w:r>
          </w:p>
        </w:tc>
      </w:tr>
      <w:tr w:rsidR="007F74CA" w:rsidRPr="007F74CA" w14:paraId="48AA9835" w14:textId="77777777" w:rsidTr="007F74C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3B1AFD" w14:textId="77777777" w:rsidR="007F74CA" w:rsidRPr="007F74CA" w:rsidRDefault="007F74CA" w:rsidP="007F74CA">
            <w:pPr>
              <w:widowControl/>
              <w:autoSpaceDE/>
              <w:autoSpaceDN/>
              <w:jc w:val="both"/>
              <w:rPr>
                <w:rFonts w:ascii="Segoe UI" w:eastAsia="Times New Roman" w:hAnsi="Segoe UI" w:cs="Segoe UI"/>
                <w:color w:val="333333"/>
                <w:sz w:val="24"/>
                <w:szCs w:val="24"/>
                <w:lang w:val="en-IN" w:eastAsia="en-IN"/>
              </w:rPr>
            </w:pPr>
            <w:r w:rsidRPr="007F74CA">
              <w:rPr>
                <w:rFonts w:ascii="Segoe UI" w:eastAsia="Times New Roman" w:hAnsi="Segoe UI" w:cs="Segoe UI"/>
                <w:b/>
                <w:bCs/>
                <w:color w:val="333333"/>
                <w:sz w:val="24"/>
                <w:szCs w:val="24"/>
                <w:lang w:val="en-IN" w:eastAsia="en-IN"/>
              </w:rPr>
              <w:t>Memory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8761D0" w14:textId="77777777" w:rsidR="007F74CA" w:rsidRPr="007F74CA" w:rsidRDefault="007F74CA" w:rsidP="007F74CA">
            <w:pPr>
              <w:widowControl/>
              <w:autoSpaceDE/>
              <w:autoSpaceDN/>
              <w:jc w:val="both"/>
              <w:rPr>
                <w:rFonts w:ascii="Segoe UI" w:eastAsia="Times New Roman" w:hAnsi="Segoe UI" w:cs="Segoe UI"/>
                <w:color w:val="333333"/>
                <w:sz w:val="24"/>
                <w:szCs w:val="24"/>
                <w:lang w:val="en-IN" w:eastAsia="en-IN"/>
              </w:rPr>
            </w:pPr>
            <w:r w:rsidRPr="007F74CA">
              <w:rPr>
                <w:rFonts w:ascii="Segoe UI" w:eastAsia="Times New Roman" w:hAnsi="Segoe UI" w:cs="Segoe UI"/>
                <w:color w:val="333333"/>
                <w:sz w:val="24"/>
                <w:szCs w:val="24"/>
                <w:lang w:val="en-IN" w:eastAsia="en-IN"/>
              </w:rPr>
              <w:t>It requires less memory.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C00C75" w14:textId="77777777" w:rsidR="007F74CA" w:rsidRPr="007F74CA" w:rsidRDefault="007F74CA" w:rsidP="007F74CA">
            <w:pPr>
              <w:widowControl/>
              <w:autoSpaceDE/>
              <w:autoSpaceDN/>
              <w:jc w:val="both"/>
              <w:rPr>
                <w:rFonts w:ascii="Segoe UI" w:eastAsia="Times New Roman" w:hAnsi="Segoe UI" w:cs="Segoe UI"/>
                <w:color w:val="333333"/>
                <w:sz w:val="24"/>
                <w:szCs w:val="24"/>
                <w:lang w:val="en-IN" w:eastAsia="en-IN"/>
              </w:rPr>
            </w:pPr>
            <w:r w:rsidRPr="007F74CA">
              <w:rPr>
                <w:rFonts w:ascii="Segoe UI" w:eastAsia="Times New Roman" w:hAnsi="Segoe UI" w:cs="Segoe UI"/>
                <w:color w:val="333333"/>
                <w:sz w:val="24"/>
                <w:szCs w:val="24"/>
                <w:lang w:val="en-IN" w:eastAsia="en-IN"/>
              </w:rPr>
              <w:t>It requires more memory than HashSet.</w:t>
            </w:r>
          </w:p>
        </w:tc>
      </w:tr>
      <w:tr w:rsidR="007F74CA" w:rsidRPr="007F74CA" w14:paraId="24071420" w14:textId="77777777" w:rsidTr="007F74C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9E0078" w14:textId="77777777" w:rsidR="007F74CA" w:rsidRPr="007F74CA" w:rsidRDefault="007F74CA" w:rsidP="007F74CA">
            <w:pPr>
              <w:widowControl/>
              <w:autoSpaceDE/>
              <w:autoSpaceDN/>
              <w:jc w:val="both"/>
              <w:rPr>
                <w:rFonts w:ascii="Segoe UI" w:eastAsia="Times New Roman" w:hAnsi="Segoe UI" w:cs="Segoe UI"/>
                <w:color w:val="333333"/>
                <w:sz w:val="24"/>
                <w:szCs w:val="24"/>
                <w:lang w:val="en-IN" w:eastAsia="en-IN"/>
              </w:rPr>
            </w:pPr>
            <w:r w:rsidRPr="007F74CA">
              <w:rPr>
                <w:rFonts w:ascii="Segoe UI" w:eastAsia="Times New Roman" w:hAnsi="Segoe UI" w:cs="Segoe UI"/>
                <w:b/>
                <w:bCs/>
                <w:color w:val="333333"/>
                <w:sz w:val="24"/>
                <w:szCs w:val="24"/>
                <w:lang w:val="en-IN" w:eastAsia="en-IN"/>
              </w:rPr>
              <w:t>Performance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84E5EA" w14:textId="77777777" w:rsidR="007F74CA" w:rsidRPr="007F74CA" w:rsidRDefault="007F74CA" w:rsidP="007F74CA">
            <w:pPr>
              <w:widowControl/>
              <w:autoSpaceDE/>
              <w:autoSpaceDN/>
              <w:jc w:val="both"/>
              <w:rPr>
                <w:rFonts w:ascii="Segoe UI" w:eastAsia="Times New Roman" w:hAnsi="Segoe UI" w:cs="Segoe UI"/>
                <w:color w:val="333333"/>
                <w:sz w:val="24"/>
                <w:szCs w:val="24"/>
                <w:lang w:val="en-IN" w:eastAsia="en-IN"/>
              </w:rPr>
            </w:pPr>
            <w:r w:rsidRPr="007F74CA">
              <w:rPr>
                <w:rFonts w:ascii="Segoe UI" w:eastAsia="Times New Roman" w:hAnsi="Segoe UI" w:cs="Segoe UI"/>
                <w:color w:val="333333"/>
                <w:sz w:val="24"/>
                <w:szCs w:val="24"/>
                <w:lang w:val="en-IN" w:eastAsia="en-IN"/>
              </w:rPr>
              <w:t>It provides slightly faster performance than LinkedHashSet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75388B" w14:textId="77777777" w:rsidR="007F74CA" w:rsidRPr="007F74CA" w:rsidRDefault="007F74CA" w:rsidP="007F74CA">
            <w:pPr>
              <w:widowControl/>
              <w:autoSpaceDE/>
              <w:autoSpaceDN/>
              <w:jc w:val="both"/>
              <w:rPr>
                <w:rFonts w:ascii="Segoe UI" w:eastAsia="Times New Roman" w:hAnsi="Segoe UI" w:cs="Segoe UI"/>
                <w:color w:val="333333"/>
                <w:sz w:val="24"/>
                <w:szCs w:val="24"/>
                <w:lang w:val="en-IN" w:eastAsia="en-IN"/>
              </w:rPr>
            </w:pPr>
            <w:r w:rsidRPr="007F74CA">
              <w:rPr>
                <w:rFonts w:ascii="Segoe UI" w:eastAsia="Times New Roman" w:hAnsi="Segoe UI" w:cs="Segoe UI"/>
                <w:color w:val="333333"/>
                <w:sz w:val="24"/>
                <w:szCs w:val="24"/>
                <w:lang w:val="en-IN" w:eastAsia="en-IN"/>
              </w:rPr>
              <w:t>It provides low performance than HashSet</w:t>
            </w:r>
          </w:p>
        </w:tc>
      </w:tr>
      <w:tr w:rsidR="007F74CA" w:rsidRPr="007F74CA" w14:paraId="26F7E0CE" w14:textId="77777777" w:rsidTr="007F74C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9BCB1E" w14:textId="77777777" w:rsidR="007F74CA" w:rsidRPr="007F74CA" w:rsidRDefault="007F74CA" w:rsidP="007F74CA">
            <w:pPr>
              <w:widowControl/>
              <w:autoSpaceDE/>
              <w:autoSpaceDN/>
              <w:jc w:val="both"/>
              <w:rPr>
                <w:rFonts w:ascii="Segoe UI" w:eastAsia="Times New Roman" w:hAnsi="Segoe UI" w:cs="Segoe UI"/>
                <w:color w:val="333333"/>
                <w:sz w:val="24"/>
                <w:szCs w:val="24"/>
                <w:lang w:val="en-IN" w:eastAsia="en-IN"/>
              </w:rPr>
            </w:pPr>
            <w:r w:rsidRPr="007F74CA">
              <w:rPr>
                <w:rFonts w:ascii="Segoe UI" w:eastAsia="Times New Roman" w:hAnsi="Segoe UI" w:cs="Segoe UI"/>
                <w:b/>
                <w:bCs/>
                <w:color w:val="333333"/>
                <w:sz w:val="24"/>
                <w:szCs w:val="24"/>
                <w:lang w:val="en-IN" w:eastAsia="en-IN"/>
              </w:rPr>
              <w:t>Synchronized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CC2047" w14:textId="77777777" w:rsidR="007F74CA" w:rsidRPr="007F74CA" w:rsidRDefault="007F74CA" w:rsidP="007F74CA">
            <w:pPr>
              <w:widowControl/>
              <w:autoSpaceDE/>
              <w:autoSpaceDN/>
              <w:jc w:val="both"/>
              <w:rPr>
                <w:rFonts w:ascii="Segoe UI" w:eastAsia="Times New Roman" w:hAnsi="Segoe UI" w:cs="Segoe UI"/>
                <w:color w:val="333333"/>
                <w:sz w:val="24"/>
                <w:szCs w:val="24"/>
                <w:lang w:val="en-IN" w:eastAsia="en-IN"/>
              </w:rPr>
            </w:pPr>
            <w:r w:rsidRPr="007F74CA">
              <w:rPr>
                <w:rFonts w:ascii="Segoe UI" w:eastAsia="Times New Roman" w:hAnsi="Segoe UI" w:cs="Segoe UI"/>
                <w:color w:val="333333"/>
                <w:sz w:val="24"/>
                <w:szCs w:val="24"/>
                <w:lang w:val="en-IN" w:eastAsia="en-IN"/>
              </w:rPr>
              <w:t>Non-synchronized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FF3097" w14:textId="77777777" w:rsidR="007F74CA" w:rsidRPr="007F74CA" w:rsidRDefault="007F74CA" w:rsidP="007F74CA">
            <w:pPr>
              <w:widowControl/>
              <w:autoSpaceDE/>
              <w:autoSpaceDN/>
              <w:jc w:val="both"/>
              <w:rPr>
                <w:rFonts w:ascii="Segoe UI" w:eastAsia="Times New Roman" w:hAnsi="Segoe UI" w:cs="Segoe UI"/>
                <w:color w:val="333333"/>
                <w:sz w:val="24"/>
                <w:szCs w:val="24"/>
                <w:lang w:val="en-IN" w:eastAsia="en-IN"/>
              </w:rPr>
            </w:pPr>
            <w:r w:rsidRPr="007F74CA">
              <w:rPr>
                <w:rFonts w:ascii="Segoe UI" w:eastAsia="Times New Roman" w:hAnsi="Segoe UI" w:cs="Segoe UI"/>
                <w:color w:val="333333"/>
                <w:sz w:val="24"/>
                <w:szCs w:val="24"/>
                <w:lang w:val="en-IN" w:eastAsia="en-IN"/>
              </w:rPr>
              <w:t>Non-synchronized</w:t>
            </w:r>
          </w:p>
        </w:tc>
      </w:tr>
      <w:tr w:rsidR="007F74CA" w:rsidRPr="007F74CA" w14:paraId="24797B50" w14:textId="77777777" w:rsidTr="007F74C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781169" w14:textId="77777777" w:rsidR="007F74CA" w:rsidRPr="007F74CA" w:rsidRDefault="007F74CA" w:rsidP="007F74CA">
            <w:pPr>
              <w:widowControl/>
              <w:autoSpaceDE/>
              <w:autoSpaceDN/>
              <w:jc w:val="both"/>
              <w:rPr>
                <w:rFonts w:ascii="Segoe UI" w:eastAsia="Times New Roman" w:hAnsi="Segoe UI" w:cs="Segoe UI"/>
                <w:color w:val="333333"/>
                <w:sz w:val="24"/>
                <w:szCs w:val="24"/>
                <w:lang w:val="en-IN" w:eastAsia="en-IN"/>
              </w:rPr>
            </w:pPr>
            <w:r w:rsidRPr="007F74CA">
              <w:rPr>
                <w:rFonts w:ascii="Segoe UI" w:eastAsia="Times New Roman" w:hAnsi="Segoe UI" w:cs="Segoe UI"/>
                <w:b/>
                <w:bCs/>
                <w:color w:val="333333"/>
                <w:sz w:val="24"/>
                <w:szCs w:val="24"/>
                <w:lang w:val="en-IN" w:eastAsia="en-IN"/>
              </w:rPr>
              <w:lastRenderedPageBreak/>
              <w:t>Complexity for the insertion, removal, retrieval operations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40A311" w14:textId="77777777" w:rsidR="007F74CA" w:rsidRPr="007F74CA" w:rsidRDefault="007F74CA" w:rsidP="007F74CA">
            <w:pPr>
              <w:widowControl/>
              <w:autoSpaceDE/>
              <w:autoSpaceDN/>
              <w:jc w:val="both"/>
              <w:rPr>
                <w:rFonts w:ascii="Segoe UI" w:eastAsia="Times New Roman" w:hAnsi="Segoe UI" w:cs="Segoe UI"/>
                <w:color w:val="333333"/>
                <w:sz w:val="24"/>
                <w:szCs w:val="24"/>
                <w:lang w:val="en-IN" w:eastAsia="en-IN"/>
              </w:rPr>
            </w:pPr>
            <w:r w:rsidRPr="007F74CA">
              <w:rPr>
                <w:rFonts w:ascii="Segoe UI" w:eastAsia="Times New Roman" w:hAnsi="Segoe UI" w:cs="Segoe UI"/>
                <w:color w:val="333333"/>
                <w:sz w:val="24"/>
                <w:szCs w:val="24"/>
                <w:lang w:val="en-IN" w:eastAsia="en-IN"/>
              </w:rPr>
              <w:t>O (1)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BC864F" w14:textId="77777777" w:rsidR="007F74CA" w:rsidRPr="007F74CA" w:rsidRDefault="007F74CA" w:rsidP="007F74CA">
            <w:pPr>
              <w:widowControl/>
              <w:autoSpaceDE/>
              <w:autoSpaceDN/>
              <w:jc w:val="both"/>
              <w:rPr>
                <w:rFonts w:ascii="Segoe UI" w:eastAsia="Times New Roman" w:hAnsi="Segoe UI" w:cs="Segoe UI"/>
                <w:color w:val="333333"/>
                <w:sz w:val="24"/>
                <w:szCs w:val="24"/>
                <w:lang w:val="en-IN" w:eastAsia="en-IN"/>
              </w:rPr>
            </w:pPr>
            <w:r w:rsidRPr="007F74CA">
              <w:rPr>
                <w:rFonts w:ascii="Segoe UI" w:eastAsia="Times New Roman" w:hAnsi="Segoe UI" w:cs="Segoe UI"/>
                <w:color w:val="333333"/>
                <w:sz w:val="24"/>
                <w:szCs w:val="24"/>
                <w:lang w:val="en-IN" w:eastAsia="en-IN"/>
              </w:rPr>
              <w:t>O (1)</w:t>
            </w:r>
          </w:p>
        </w:tc>
      </w:tr>
      <w:tr w:rsidR="007F74CA" w:rsidRPr="007F74CA" w14:paraId="33F7110F" w14:textId="77777777" w:rsidTr="007F74C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7C7424" w14:textId="77777777" w:rsidR="007F74CA" w:rsidRPr="007F74CA" w:rsidRDefault="007F74CA" w:rsidP="007F74CA">
            <w:pPr>
              <w:widowControl/>
              <w:autoSpaceDE/>
              <w:autoSpaceDN/>
              <w:jc w:val="both"/>
              <w:rPr>
                <w:rFonts w:ascii="Segoe UI" w:eastAsia="Times New Roman" w:hAnsi="Segoe UI" w:cs="Segoe UI"/>
                <w:color w:val="333333"/>
                <w:sz w:val="24"/>
                <w:szCs w:val="24"/>
                <w:lang w:val="en-IN" w:eastAsia="en-IN"/>
              </w:rPr>
            </w:pPr>
            <w:r w:rsidRPr="007F74CA">
              <w:rPr>
                <w:rFonts w:ascii="Segoe UI" w:eastAsia="Times New Roman" w:hAnsi="Segoe UI" w:cs="Segoe UI"/>
                <w:b/>
                <w:bCs/>
                <w:color w:val="333333"/>
                <w:sz w:val="24"/>
                <w:szCs w:val="24"/>
                <w:lang w:val="en-IN" w:eastAsia="en-IN"/>
              </w:rPr>
              <w:t>Declaration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807F3E" w14:textId="77777777" w:rsidR="007F74CA" w:rsidRPr="007F74CA" w:rsidRDefault="007F74CA" w:rsidP="007F74CA">
            <w:pPr>
              <w:widowControl/>
              <w:autoSpaceDE/>
              <w:autoSpaceDN/>
              <w:jc w:val="both"/>
              <w:rPr>
                <w:rFonts w:ascii="Segoe UI" w:eastAsia="Times New Roman" w:hAnsi="Segoe UI" w:cs="Segoe UI"/>
                <w:color w:val="333333"/>
                <w:sz w:val="24"/>
                <w:szCs w:val="24"/>
                <w:lang w:val="en-IN" w:eastAsia="en-IN"/>
              </w:rPr>
            </w:pPr>
            <w:r w:rsidRPr="007F74CA">
              <w:rPr>
                <w:rFonts w:ascii="Segoe UI" w:eastAsia="Times New Roman" w:hAnsi="Segoe UI" w:cs="Segoe UI"/>
                <w:color w:val="333333"/>
                <w:sz w:val="24"/>
                <w:szCs w:val="24"/>
                <w:lang w:val="en-IN" w:eastAsia="en-IN"/>
              </w:rPr>
              <w:t>HashSet obj = new HashSet();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9E3229" w14:textId="77777777" w:rsidR="007F74CA" w:rsidRPr="007F74CA" w:rsidRDefault="007F74CA" w:rsidP="007F74CA">
            <w:pPr>
              <w:widowControl/>
              <w:autoSpaceDE/>
              <w:autoSpaceDN/>
              <w:jc w:val="both"/>
              <w:rPr>
                <w:rFonts w:ascii="Segoe UI" w:eastAsia="Times New Roman" w:hAnsi="Segoe UI" w:cs="Segoe UI"/>
                <w:color w:val="333333"/>
                <w:sz w:val="24"/>
                <w:szCs w:val="24"/>
                <w:lang w:val="en-IN" w:eastAsia="en-IN"/>
              </w:rPr>
            </w:pPr>
            <w:r w:rsidRPr="007F74CA">
              <w:rPr>
                <w:rFonts w:ascii="Segoe UI" w:eastAsia="Times New Roman" w:hAnsi="Segoe UI" w:cs="Segoe UI"/>
                <w:color w:val="333333"/>
                <w:sz w:val="24"/>
                <w:szCs w:val="24"/>
                <w:lang w:val="en-IN" w:eastAsia="en-IN"/>
              </w:rPr>
              <w:t>LinkedHashSet obj = new LinkedHashSet();</w:t>
            </w:r>
          </w:p>
        </w:tc>
      </w:tr>
      <w:tr w:rsidR="007F74CA" w:rsidRPr="007F74CA" w14:paraId="65765B94" w14:textId="77777777" w:rsidTr="007F74C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562ED6" w14:textId="77777777" w:rsidR="007F74CA" w:rsidRPr="007F74CA" w:rsidRDefault="007F74CA" w:rsidP="007F74CA">
            <w:pPr>
              <w:widowControl/>
              <w:autoSpaceDE/>
              <w:autoSpaceDN/>
              <w:jc w:val="both"/>
              <w:rPr>
                <w:rFonts w:ascii="Segoe UI" w:eastAsia="Times New Roman" w:hAnsi="Segoe UI" w:cs="Segoe UI"/>
                <w:color w:val="333333"/>
                <w:sz w:val="24"/>
                <w:szCs w:val="24"/>
                <w:lang w:val="en-IN" w:eastAsia="en-IN"/>
              </w:rPr>
            </w:pPr>
            <w:r w:rsidRPr="007F74CA">
              <w:rPr>
                <w:rFonts w:ascii="Segoe UI" w:eastAsia="Times New Roman" w:hAnsi="Segoe UI" w:cs="Segoe UI"/>
                <w:b/>
                <w:bCs/>
                <w:color w:val="333333"/>
                <w:sz w:val="24"/>
                <w:szCs w:val="24"/>
                <w:lang w:val="en-IN" w:eastAsia="en-IN"/>
              </w:rPr>
              <w:t>Extends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4F9F09" w14:textId="77777777" w:rsidR="007F74CA" w:rsidRPr="007F74CA" w:rsidRDefault="007F74CA" w:rsidP="007F74CA">
            <w:pPr>
              <w:widowControl/>
              <w:autoSpaceDE/>
              <w:autoSpaceDN/>
              <w:jc w:val="both"/>
              <w:rPr>
                <w:rFonts w:ascii="Segoe UI" w:eastAsia="Times New Roman" w:hAnsi="Segoe UI" w:cs="Segoe UI"/>
                <w:color w:val="333333"/>
                <w:sz w:val="24"/>
                <w:szCs w:val="24"/>
                <w:lang w:val="en-IN" w:eastAsia="en-IN"/>
              </w:rPr>
            </w:pPr>
            <w:r w:rsidRPr="007F74CA">
              <w:rPr>
                <w:rFonts w:ascii="Segoe UI" w:eastAsia="Times New Roman" w:hAnsi="Segoe UI" w:cs="Segoe UI"/>
                <w:color w:val="333333"/>
                <w:sz w:val="24"/>
                <w:szCs w:val="24"/>
                <w:lang w:val="en-IN" w:eastAsia="en-IN"/>
              </w:rPr>
              <w:t>AbstractSet class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94E733" w14:textId="77777777" w:rsidR="007F74CA" w:rsidRPr="007F74CA" w:rsidRDefault="007F74CA" w:rsidP="007F74CA">
            <w:pPr>
              <w:widowControl/>
              <w:autoSpaceDE/>
              <w:autoSpaceDN/>
              <w:jc w:val="both"/>
              <w:rPr>
                <w:rFonts w:ascii="Segoe UI" w:eastAsia="Times New Roman" w:hAnsi="Segoe UI" w:cs="Segoe UI"/>
                <w:color w:val="333333"/>
                <w:sz w:val="24"/>
                <w:szCs w:val="24"/>
                <w:lang w:val="en-IN" w:eastAsia="en-IN"/>
              </w:rPr>
            </w:pPr>
            <w:r w:rsidRPr="007F74CA">
              <w:rPr>
                <w:rFonts w:ascii="Segoe UI" w:eastAsia="Times New Roman" w:hAnsi="Segoe UI" w:cs="Segoe UI"/>
                <w:color w:val="333333"/>
                <w:sz w:val="24"/>
                <w:szCs w:val="24"/>
                <w:lang w:val="en-IN" w:eastAsia="en-IN"/>
              </w:rPr>
              <w:t>HashSet class</w:t>
            </w:r>
          </w:p>
        </w:tc>
      </w:tr>
      <w:tr w:rsidR="007F74CA" w:rsidRPr="007F74CA" w14:paraId="018A5A8D" w14:textId="77777777" w:rsidTr="007F74C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A4249F" w14:textId="77777777" w:rsidR="007F74CA" w:rsidRPr="007F74CA" w:rsidRDefault="007F74CA" w:rsidP="007F74CA">
            <w:pPr>
              <w:widowControl/>
              <w:autoSpaceDE/>
              <w:autoSpaceDN/>
              <w:jc w:val="both"/>
              <w:rPr>
                <w:rFonts w:ascii="Segoe UI" w:eastAsia="Times New Roman" w:hAnsi="Segoe UI" w:cs="Segoe UI"/>
                <w:color w:val="333333"/>
                <w:sz w:val="24"/>
                <w:szCs w:val="24"/>
                <w:lang w:val="en-IN" w:eastAsia="en-IN"/>
              </w:rPr>
            </w:pPr>
            <w:r w:rsidRPr="007F74CA">
              <w:rPr>
                <w:rFonts w:ascii="Segoe UI" w:eastAsia="Times New Roman" w:hAnsi="Segoe UI" w:cs="Segoe UI"/>
                <w:b/>
                <w:bCs/>
                <w:color w:val="333333"/>
                <w:sz w:val="24"/>
                <w:szCs w:val="24"/>
                <w:lang w:val="en-IN" w:eastAsia="en-IN"/>
              </w:rPr>
              <w:t>Implements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1D91CD" w14:textId="77777777" w:rsidR="007F74CA" w:rsidRPr="007F74CA" w:rsidRDefault="007F74CA" w:rsidP="007F74CA">
            <w:pPr>
              <w:widowControl/>
              <w:autoSpaceDE/>
              <w:autoSpaceDN/>
              <w:jc w:val="both"/>
              <w:rPr>
                <w:rFonts w:ascii="Segoe UI" w:eastAsia="Times New Roman" w:hAnsi="Segoe UI" w:cs="Segoe UI"/>
                <w:color w:val="333333"/>
                <w:sz w:val="24"/>
                <w:szCs w:val="24"/>
                <w:lang w:val="en-IN" w:eastAsia="en-IN"/>
              </w:rPr>
            </w:pPr>
            <w:r w:rsidRPr="007F74CA">
              <w:rPr>
                <w:rFonts w:ascii="Segoe UI" w:eastAsia="Times New Roman" w:hAnsi="Segoe UI" w:cs="Segoe UI"/>
                <w:color w:val="333333"/>
                <w:sz w:val="24"/>
                <w:szCs w:val="24"/>
                <w:lang w:val="en-IN" w:eastAsia="en-IN"/>
              </w:rPr>
              <w:t>Set interface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6F1521" w14:textId="77777777" w:rsidR="007F74CA" w:rsidRPr="007F74CA" w:rsidRDefault="007F74CA" w:rsidP="007F74CA">
            <w:pPr>
              <w:widowControl/>
              <w:autoSpaceDE/>
              <w:autoSpaceDN/>
              <w:jc w:val="both"/>
              <w:rPr>
                <w:rFonts w:ascii="Segoe UI" w:eastAsia="Times New Roman" w:hAnsi="Segoe UI" w:cs="Segoe UI"/>
                <w:color w:val="333333"/>
                <w:sz w:val="24"/>
                <w:szCs w:val="24"/>
                <w:lang w:val="en-IN" w:eastAsia="en-IN"/>
              </w:rPr>
            </w:pPr>
            <w:r w:rsidRPr="007F74CA">
              <w:rPr>
                <w:rFonts w:ascii="Segoe UI" w:eastAsia="Times New Roman" w:hAnsi="Segoe UI" w:cs="Segoe UI"/>
                <w:color w:val="333333"/>
                <w:sz w:val="24"/>
                <w:szCs w:val="24"/>
                <w:lang w:val="en-IN" w:eastAsia="en-IN"/>
              </w:rPr>
              <w:t>Set interface</w:t>
            </w:r>
          </w:p>
        </w:tc>
      </w:tr>
      <w:tr w:rsidR="007F74CA" w:rsidRPr="007F74CA" w14:paraId="290C69EE" w14:textId="77777777" w:rsidTr="007F74C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C0723E" w14:textId="77777777" w:rsidR="007F74CA" w:rsidRPr="007F74CA" w:rsidRDefault="007F74CA" w:rsidP="007F74CA">
            <w:pPr>
              <w:widowControl/>
              <w:autoSpaceDE/>
              <w:autoSpaceDN/>
              <w:jc w:val="both"/>
              <w:rPr>
                <w:rFonts w:ascii="Segoe UI" w:eastAsia="Times New Roman" w:hAnsi="Segoe UI" w:cs="Segoe UI"/>
                <w:color w:val="333333"/>
                <w:sz w:val="24"/>
                <w:szCs w:val="24"/>
                <w:lang w:val="en-IN" w:eastAsia="en-IN"/>
              </w:rPr>
            </w:pPr>
            <w:r w:rsidRPr="007F74CA">
              <w:rPr>
                <w:rFonts w:ascii="Segoe UI" w:eastAsia="Times New Roman" w:hAnsi="Segoe UI" w:cs="Segoe UI"/>
                <w:b/>
                <w:bCs/>
                <w:color w:val="333333"/>
                <w:sz w:val="24"/>
                <w:szCs w:val="24"/>
                <w:lang w:val="en-IN" w:eastAsia="en-IN"/>
              </w:rPr>
              <w:t>Initial Capacity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EB9601" w14:textId="77777777" w:rsidR="007F74CA" w:rsidRPr="007F74CA" w:rsidRDefault="007F74CA" w:rsidP="007F74CA">
            <w:pPr>
              <w:widowControl/>
              <w:autoSpaceDE/>
              <w:autoSpaceDN/>
              <w:jc w:val="both"/>
              <w:rPr>
                <w:rFonts w:ascii="Segoe UI" w:eastAsia="Times New Roman" w:hAnsi="Segoe UI" w:cs="Segoe UI"/>
                <w:color w:val="333333"/>
                <w:sz w:val="24"/>
                <w:szCs w:val="24"/>
                <w:lang w:val="en-IN" w:eastAsia="en-IN"/>
              </w:rPr>
            </w:pPr>
            <w:r w:rsidRPr="007F74CA">
              <w:rPr>
                <w:rFonts w:ascii="Segoe UI" w:eastAsia="Times New Roman" w:hAnsi="Segoe UI" w:cs="Segoe UI"/>
                <w:color w:val="333333"/>
                <w:sz w:val="24"/>
                <w:szCs w:val="24"/>
                <w:lang w:val="en-IN" w:eastAsia="en-IN"/>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E695C5" w14:textId="77777777" w:rsidR="007F74CA" w:rsidRPr="007F74CA" w:rsidRDefault="007F74CA" w:rsidP="007F74CA">
            <w:pPr>
              <w:widowControl/>
              <w:autoSpaceDE/>
              <w:autoSpaceDN/>
              <w:jc w:val="both"/>
              <w:rPr>
                <w:rFonts w:ascii="Segoe UI" w:eastAsia="Times New Roman" w:hAnsi="Segoe UI" w:cs="Segoe UI"/>
                <w:color w:val="333333"/>
                <w:sz w:val="24"/>
                <w:szCs w:val="24"/>
                <w:lang w:val="en-IN" w:eastAsia="en-IN"/>
              </w:rPr>
            </w:pPr>
            <w:r w:rsidRPr="007F74CA">
              <w:rPr>
                <w:rFonts w:ascii="Segoe UI" w:eastAsia="Times New Roman" w:hAnsi="Segoe UI" w:cs="Segoe UI"/>
                <w:color w:val="333333"/>
                <w:sz w:val="24"/>
                <w:szCs w:val="24"/>
                <w:lang w:val="en-IN" w:eastAsia="en-IN"/>
              </w:rPr>
              <w:t>16</w:t>
            </w:r>
          </w:p>
        </w:tc>
      </w:tr>
      <w:tr w:rsidR="007F74CA" w:rsidRPr="007F74CA" w14:paraId="06F08710" w14:textId="77777777" w:rsidTr="007F74C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488E40" w14:textId="77777777" w:rsidR="007F74CA" w:rsidRPr="007F74CA" w:rsidRDefault="007F74CA" w:rsidP="007F74CA">
            <w:pPr>
              <w:widowControl/>
              <w:autoSpaceDE/>
              <w:autoSpaceDN/>
              <w:jc w:val="both"/>
              <w:rPr>
                <w:rFonts w:ascii="Segoe UI" w:eastAsia="Times New Roman" w:hAnsi="Segoe UI" w:cs="Segoe UI"/>
                <w:color w:val="333333"/>
                <w:sz w:val="24"/>
                <w:szCs w:val="24"/>
                <w:lang w:val="en-IN" w:eastAsia="en-IN"/>
              </w:rPr>
            </w:pPr>
            <w:r w:rsidRPr="007F74CA">
              <w:rPr>
                <w:rFonts w:ascii="Segoe UI" w:eastAsia="Times New Roman" w:hAnsi="Segoe UI" w:cs="Segoe UI"/>
                <w:b/>
                <w:bCs/>
                <w:color w:val="333333"/>
                <w:sz w:val="24"/>
                <w:szCs w:val="24"/>
                <w:lang w:val="en-IN" w:eastAsia="en-IN"/>
              </w:rPr>
              <w:t>Package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861AD5" w14:textId="77777777" w:rsidR="007F74CA" w:rsidRPr="007F74CA" w:rsidRDefault="007F74CA" w:rsidP="007F74CA">
            <w:pPr>
              <w:widowControl/>
              <w:autoSpaceDE/>
              <w:autoSpaceDN/>
              <w:jc w:val="both"/>
              <w:rPr>
                <w:rFonts w:ascii="Segoe UI" w:eastAsia="Times New Roman" w:hAnsi="Segoe UI" w:cs="Segoe UI"/>
                <w:color w:val="333333"/>
                <w:sz w:val="24"/>
                <w:szCs w:val="24"/>
                <w:lang w:val="en-IN" w:eastAsia="en-IN"/>
              </w:rPr>
            </w:pPr>
            <w:r w:rsidRPr="007F74CA">
              <w:rPr>
                <w:rFonts w:ascii="Segoe UI" w:eastAsia="Times New Roman" w:hAnsi="Segoe UI" w:cs="Segoe UI"/>
                <w:color w:val="333333"/>
                <w:sz w:val="24"/>
                <w:szCs w:val="24"/>
                <w:lang w:val="en-IN" w:eastAsia="en-IN"/>
              </w:rPr>
              <w:t>java.util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C03CFD" w14:textId="77777777" w:rsidR="007F74CA" w:rsidRPr="007F74CA" w:rsidRDefault="007F74CA" w:rsidP="007F74CA">
            <w:pPr>
              <w:widowControl/>
              <w:autoSpaceDE/>
              <w:autoSpaceDN/>
              <w:jc w:val="both"/>
              <w:rPr>
                <w:rFonts w:ascii="Segoe UI" w:eastAsia="Times New Roman" w:hAnsi="Segoe UI" w:cs="Segoe UI"/>
                <w:color w:val="333333"/>
                <w:sz w:val="24"/>
                <w:szCs w:val="24"/>
                <w:lang w:val="en-IN" w:eastAsia="en-IN"/>
              </w:rPr>
            </w:pPr>
            <w:r w:rsidRPr="007F74CA">
              <w:rPr>
                <w:rFonts w:ascii="Segoe UI" w:eastAsia="Times New Roman" w:hAnsi="Segoe UI" w:cs="Segoe UI"/>
                <w:color w:val="333333"/>
                <w:sz w:val="24"/>
                <w:szCs w:val="24"/>
                <w:lang w:val="en-IN" w:eastAsia="en-IN"/>
              </w:rPr>
              <w:t>Java.util</w:t>
            </w:r>
          </w:p>
        </w:tc>
      </w:tr>
    </w:tbl>
    <w:p w14:paraId="139162CB" w14:textId="77777777" w:rsidR="004401A9" w:rsidRDefault="004401A9" w:rsidP="000E1916">
      <w:pPr>
        <w:pStyle w:val="ListParagraph"/>
        <w:widowControl/>
        <w:shd w:val="clear" w:color="auto" w:fill="FFFFFF"/>
        <w:autoSpaceDE/>
        <w:autoSpaceDN/>
        <w:spacing w:after="150"/>
        <w:ind w:left="460" w:firstLine="0"/>
        <w:textAlignment w:val="baseline"/>
        <w:rPr>
          <w:rFonts w:ascii="Arial" w:eastAsia="Times New Roman" w:hAnsi="Arial" w:cs="Arial"/>
          <w:color w:val="273239"/>
          <w:spacing w:val="2"/>
          <w:sz w:val="26"/>
          <w:szCs w:val="26"/>
          <w:lang w:val="en-IN" w:eastAsia="en-IN"/>
        </w:rPr>
      </w:pPr>
    </w:p>
    <w:p w14:paraId="4BB55950" w14:textId="77777777" w:rsidR="004401A9" w:rsidRPr="004401A9" w:rsidRDefault="004401A9" w:rsidP="004401A9">
      <w:pPr>
        <w:pStyle w:val="ListParagraph"/>
        <w:widowControl/>
        <w:numPr>
          <w:ilvl w:val="0"/>
          <w:numId w:val="2"/>
        </w:numPr>
        <w:shd w:val="clear" w:color="auto" w:fill="FFFFFF"/>
        <w:autoSpaceDE/>
        <w:autoSpaceDN/>
        <w:spacing w:after="150"/>
        <w:textAlignment w:val="baseline"/>
        <w:rPr>
          <w:rFonts w:ascii="Arial" w:eastAsia="Times New Roman" w:hAnsi="Arial" w:cs="Arial"/>
          <w:color w:val="273239"/>
          <w:spacing w:val="2"/>
          <w:sz w:val="40"/>
          <w:szCs w:val="40"/>
          <w:lang w:val="en-IN" w:eastAsia="en-IN"/>
        </w:rPr>
      </w:pPr>
      <w:r w:rsidRPr="004401A9">
        <w:rPr>
          <w:rFonts w:ascii="Arial" w:eastAsia="Times New Roman" w:hAnsi="Arial" w:cs="Arial"/>
          <w:color w:val="273239"/>
          <w:spacing w:val="2"/>
          <w:sz w:val="40"/>
          <w:szCs w:val="40"/>
          <w:lang w:val="en-IN" w:eastAsia="en-IN"/>
        </w:rPr>
        <w:t xml:space="preserve"> </w:t>
      </w:r>
      <w:r w:rsidRPr="004401A9">
        <w:rPr>
          <w:rFonts w:ascii="HFQMME+Lora Regular"/>
          <w:color w:val="000000"/>
          <w:sz w:val="40"/>
          <w:szCs w:val="40"/>
        </w:rPr>
        <w:t>Difference</w:t>
      </w:r>
      <w:r w:rsidRPr="004401A9">
        <w:rPr>
          <w:rFonts w:ascii="HFQMME+Lora Regular"/>
          <w:color w:val="000000"/>
          <w:spacing w:val="1"/>
          <w:sz w:val="40"/>
          <w:szCs w:val="40"/>
        </w:rPr>
        <w:t xml:space="preserve"> </w:t>
      </w:r>
      <w:r w:rsidRPr="004401A9">
        <w:rPr>
          <w:rFonts w:ascii="HFQMME+Lora Regular"/>
          <w:color w:val="000000"/>
          <w:sz w:val="40"/>
          <w:szCs w:val="40"/>
        </w:rPr>
        <w:t>between</w:t>
      </w:r>
      <w:r w:rsidRPr="004401A9">
        <w:rPr>
          <w:rFonts w:ascii="HFQMME+Lora Regular"/>
          <w:color w:val="000000"/>
          <w:spacing w:val="1"/>
          <w:sz w:val="40"/>
          <w:szCs w:val="40"/>
        </w:rPr>
        <w:t xml:space="preserve"> </w:t>
      </w:r>
      <w:r w:rsidRPr="004401A9">
        <w:rPr>
          <w:rFonts w:ascii="HFQMME+Lora Regular"/>
          <w:color w:val="000000"/>
          <w:sz w:val="40"/>
          <w:szCs w:val="40"/>
        </w:rPr>
        <w:t xml:space="preserve">Hash </w:t>
      </w:r>
      <w:r w:rsidRPr="004401A9">
        <w:rPr>
          <w:rFonts w:ascii="HFQMME+Lora Regular"/>
          <w:color w:val="000000"/>
          <w:spacing w:val="-1"/>
          <w:sz w:val="40"/>
          <w:szCs w:val="40"/>
        </w:rPr>
        <w:t>Map</w:t>
      </w:r>
      <w:r w:rsidRPr="004401A9">
        <w:rPr>
          <w:rFonts w:ascii="HFQMME+Lora Regular"/>
          <w:color w:val="000000"/>
          <w:spacing w:val="1"/>
          <w:sz w:val="40"/>
          <w:szCs w:val="40"/>
        </w:rPr>
        <w:t xml:space="preserve"> </w:t>
      </w:r>
      <w:r w:rsidRPr="004401A9">
        <w:rPr>
          <w:rFonts w:ascii="HFQMME+Lora Regular"/>
          <w:color w:val="000000"/>
          <w:sz w:val="40"/>
          <w:szCs w:val="40"/>
        </w:rPr>
        <w:t>and</w:t>
      </w:r>
      <w:r w:rsidRPr="004401A9">
        <w:rPr>
          <w:rFonts w:ascii="HFQMME+Lora Regular"/>
          <w:color w:val="000000"/>
          <w:spacing w:val="1"/>
          <w:sz w:val="40"/>
          <w:szCs w:val="40"/>
        </w:rPr>
        <w:t xml:space="preserve"> </w:t>
      </w:r>
      <w:r w:rsidRPr="004401A9">
        <w:rPr>
          <w:rFonts w:ascii="HFQMME+Lora Regular"/>
          <w:color w:val="000000"/>
          <w:sz w:val="40"/>
          <w:szCs w:val="40"/>
        </w:rPr>
        <w:t xml:space="preserve">Hash </w:t>
      </w:r>
      <w:r w:rsidRPr="004401A9">
        <w:rPr>
          <w:rFonts w:ascii="HFQMME+Lora Regular"/>
          <w:color w:val="000000"/>
          <w:spacing w:val="-1"/>
          <w:sz w:val="40"/>
          <w:szCs w:val="40"/>
        </w:rPr>
        <w:t>Table.</w:t>
      </w:r>
    </w:p>
    <w:p w14:paraId="2519FB59" w14:textId="77777777" w:rsidR="004401A9" w:rsidRDefault="004401A9" w:rsidP="004401A9">
      <w:pPr>
        <w:widowControl/>
        <w:shd w:val="clear" w:color="auto" w:fill="FFFFFF"/>
        <w:autoSpaceDE/>
        <w:autoSpaceDN/>
        <w:spacing w:after="150"/>
        <w:jc w:val="center"/>
        <w:textAlignment w:val="baseline"/>
        <w:rPr>
          <w:rFonts w:ascii="Arial" w:eastAsia="Times New Roman" w:hAnsi="Arial" w:cs="Arial"/>
          <w:color w:val="273239"/>
          <w:spacing w:val="2"/>
          <w:sz w:val="40"/>
          <w:szCs w:val="40"/>
          <w:lang w:val="en-IN" w:eastAsia="en-IN"/>
        </w:rPr>
      </w:pP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95"/>
        <w:gridCol w:w="5297"/>
      </w:tblGrid>
      <w:tr w:rsidR="004401A9" w:rsidRPr="004401A9" w14:paraId="51F0B47F" w14:textId="77777777" w:rsidTr="008473DD">
        <w:tc>
          <w:tcPr>
            <w:tcW w:w="5095" w:type="dxa"/>
            <w:shd w:val="clear" w:color="auto" w:fill="C7CCBE"/>
            <w:tcMar>
              <w:top w:w="180" w:type="dxa"/>
              <w:left w:w="180" w:type="dxa"/>
              <w:bottom w:w="180" w:type="dxa"/>
              <w:right w:w="180" w:type="dxa"/>
            </w:tcMar>
            <w:hideMark/>
          </w:tcPr>
          <w:p w14:paraId="4024C96F" w14:textId="77777777" w:rsidR="004401A9" w:rsidRPr="004401A9" w:rsidRDefault="004401A9" w:rsidP="004401A9">
            <w:pPr>
              <w:widowControl/>
              <w:autoSpaceDE/>
              <w:autoSpaceDN/>
              <w:rPr>
                <w:rFonts w:ascii="Times New Roman" w:eastAsia="Times New Roman" w:hAnsi="Times New Roman" w:cs="Times New Roman"/>
                <w:b/>
                <w:bCs/>
                <w:color w:val="000000"/>
                <w:sz w:val="26"/>
                <w:szCs w:val="26"/>
                <w:lang w:val="en-IN" w:eastAsia="en-IN"/>
              </w:rPr>
            </w:pPr>
            <w:r w:rsidRPr="004401A9">
              <w:rPr>
                <w:rFonts w:ascii="Times New Roman" w:eastAsia="Times New Roman" w:hAnsi="Times New Roman" w:cs="Times New Roman"/>
                <w:b/>
                <w:bCs/>
                <w:color w:val="000000"/>
                <w:sz w:val="26"/>
                <w:szCs w:val="26"/>
                <w:lang w:val="en-IN" w:eastAsia="en-IN"/>
              </w:rPr>
              <w:t>HashMap</w:t>
            </w:r>
          </w:p>
        </w:tc>
        <w:tc>
          <w:tcPr>
            <w:tcW w:w="5297" w:type="dxa"/>
            <w:shd w:val="clear" w:color="auto" w:fill="C7CCBE"/>
            <w:tcMar>
              <w:top w:w="180" w:type="dxa"/>
              <w:left w:w="180" w:type="dxa"/>
              <w:bottom w:w="180" w:type="dxa"/>
              <w:right w:w="180" w:type="dxa"/>
            </w:tcMar>
            <w:hideMark/>
          </w:tcPr>
          <w:p w14:paraId="5E50844F" w14:textId="77777777" w:rsidR="004401A9" w:rsidRPr="004401A9" w:rsidRDefault="004401A9" w:rsidP="004401A9">
            <w:pPr>
              <w:widowControl/>
              <w:autoSpaceDE/>
              <w:autoSpaceDN/>
              <w:rPr>
                <w:rFonts w:ascii="Times New Roman" w:eastAsia="Times New Roman" w:hAnsi="Times New Roman" w:cs="Times New Roman"/>
                <w:b/>
                <w:bCs/>
                <w:color w:val="000000"/>
                <w:sz w:val="26"/>
                <w:szCs w:val="26"/>
                <w:lang w:val="en-IN" w:eastAsia="en-IN"/>
              </w:rPr>
            </w:pPr>
            <w:r w:rsidRPr="004401A9">
              <w:rPr>
                <w:rFonts w:ascii="Times New Roman" w:eastAsia="Times New Roman" w:hAnsi="Times New Roman" w:cs="Times New Roman"/>
                <w:b/>
                <w:bCs/>
                <w:color w:val="000000"/>
                <w:sz w:val="26"/>
                <w:szCs w:val="26"/>
                <w:lang w:val="en-IN" w:eastAsia="en-IN"/>
              </w:rPr>
              <w:t>Hashtable</w:t>
            </w:r>
          </w:p>
        </w:tc>
      </w:tr>
      <w:tr w:rsidR="004401A9" w:rsidRPr="004401A9" w14:paraId="44A8FD7C" w14:textId="77777777" w:rsidTr="008473DD">
        <w:tc>
          <w:tcPr>
            <w:tcW w:w="509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495843" w14:textId="77777777" w:rsidR="004401A9" w:rsidRPr="004401A9" w:rsidRDefault="004401A9" w:rsidP="004401A9">
            <w:pPr>
              <w:widowControl/>
              <w:autoSpaceDE/>
              <w:autoSpaceDN/>
              <w:jc w:val="both"/>
              <w:rPr>
                <w:rFonts w:ascii="Segoe UI" w:eastAsia="Times New Roman" w:hAnsi="Segoe UI" w:cs="Segoe UI"/>
                <w:color w:val="333333"/>
                <w:sz w:val="24"/>
                <w:szCs w:val="24"/>
                <w:lang w:val="en-IN" w:eastAsia="en-IN"/>
              </w:rPr>
            </w:pPr>
            <w:r w:rsidRPr="004401A9">
              <w:rPr>
                <w:rFonts w:ascii="Segoe UI" w:eastAsia="Times New Roman" w:hAnsi="Segoe UI" w:cs="Segoe UI"/>
                <w:color w:val="333333"/>
                <w:sz w:val="24"/>
                <w:szCs w:val="24"/>
                <w:lang w:val="en-IN" w:eastAsia="en-IN"/>
              </w:rPr>
              <w:t>1) HashMap is </w:t>
            </w:r>
            <w:r w:rsidRPr="004401A9">
              <w:rPr>
                <w:rFonts w:ascii="Segoe UI" w:eastAsia="Times New Roman" w:hAnsi="Segoe UI" w:cs="Segoe UI"/>
                <w:b/>
                <w:bCs/>
                <w:color w:val="333333"/>
                <w:sz w:val="24"/>
                <w:szCs w:val="24"/>
                <w:lang w:val="en-IN" w:eastAsia="en-IN"/>
              </w:rPr>
              <w:t>non synchronized</w:t>
            </w:r>
            <w:r w:rsidRPr="004401A9">
              <w:rPr>
                <w:rFonts w:ascii="Segoe UI" w:eastAsia="Times New Roman" w:hAnsi="Segoe UI" w:cs="Segoe UI"/>
                <w:color w:val="333333"/>
                <w:sz w:val="24"/>
                <w:szCs w:val="24"/>
                <w:lang w:val="en-IN" w:eastAsia="en-IN"/>
              </w:rPr>
              <w:t>. It is not-thread safe and can't be shared between many threads without proper synchronization code.</w:t>
            </w:r>
          </w:p>
        </w:tc>
        <w:tc>
          <w:tcPr>
            <w:tcW w:w="529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CBB9F1" w14:textId="77777777" w:rsidR="004401A9" w:rsidRPr="004401A9" w:rsidRDefault="004401A9" w:rsidP="004401A9">
            <w:pPr>
              <w:widowControl/>
              <w:autoSpaceDE/>
              <w:autoSpaceDN/>
              <w:jc w:val="both"/>
              <w:rPr>
                <w:rFonts w:ascii="Segoe UI" w:eastAsia="Times New Roman" w:hAnsi="Segoe UI" w:cs="Segoe UI"/>
                <w:color w:val="333333"/>
                <w:sz w:val="24"/>
                <w:szCs w:val="24"/>
                <w:lang w:val="en-IN" w:eastAsia="en-IN"/>
              </w:rPr>
            </w:pPr>
            <w:r w:rsidRPr="004401A9">
              <w:rPr>
                <w:rFonts w:ascii="Segoe UI" w:eastAsia="Times New Roman" w:hAnsi="Segoe UI" w:cs="Segoe UI"/>
                <w:color w:val="333333"/>
                <w:sz w:val="24"/>
                <w:szCs w:val="24"/>
                <w:lang w:val="en-IN" w:eastAsia="en-IN"/>
              </w:rPr>
              <w:t>Hashtable is </w:t>
            </w:r>
            <w:r w:rsidRPr="004401A9">
              <w:rPr>
                <w:rFonts w:ascii="Segoe UI" w:eastAsia="Times New Roman" w:hAnsi="Segoe UI" w:cs="Segoe UI"/>
                <w:b/>
                <w:bCs/>
                <w:color w:val="333333"/>
                <w:sz w:val="24"/>
                <w:szCs w:val="24"/>
                <w:lang w:val="en-IN" w:eastAsia="en-IN"/>
              </w:rPr>
              <w:t>synchronized</w:t>
            </w:r>
            <w:r w:rsidRPr="004401A9">
              <w:rPr>
                <w:rFonts w:ascii="Segoe UI" w:eastAsia="Times New Roman" w:hAnsi="Segoe UI" w:cs="Segoe UI"/>
                <w:color w:val="333333"/>
                <w:sz w:val="24"/>
                <w:szCs w:val="24"/>
                <w:lang w:val="en-IN" w:eastAsia="en-IN"/>
              </w:rPr>
              <w:t>. It is thread-safe and can be shared with many threads.</w:t>
            </w:r>
          </w:p>
        </w:tc>
      </w:tr>
      <w:tr w:rsidR="004401A9" w:rsidRPr="004401A9" w14:paraId="0DF91AA0" w14:textId="77777777" w:rsidTr="008473DD">
        <w:tc>
          <w:tcPr>
            <w:tcW w:w="509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115AF6" w14:textId="77777777" w:rsidR="004401A9" w:rsidRPr="004401A9" w:rsidRDefault="004401A9" w:rsidP="004401A9">
            <w:pPr>
              <w:widowControl/>
              <w:autoSpaceDE/>
              <w:autoSpaceDN/>
              <w:jc w:val="both"/>
              <w:rPr>
                <w:rFonts w:ascii="Segoe UI" w:eastAsia="Times New Roman" w:hAnsi="Segoe UI" w:cs="Segoe UI"/>
                <w:color w:val="333333"/>
                <w:sz w:val="24"/>
                <w:szCs w:val="24"/>
                <w:lang w:val="en-IN" w:eastAsia="en-IN"/>
              </w:rPr>
            </w:pPr>
            <w:r w:rsidRPr="004401A9">
              <w:rPr>
                <w:rFonts w:ascii="Segoe UI" w:eastAsia="Times New Roman" w:hAnsi="Segoe UI" w:cs="Segoe UI"/>
                <w:color w:val="333333"/>
                <w:sz w:val="24"/>
                <w:szCs w:val="24"/>
                <w:lang w:val="en-IN" w:eastAsia="en-IN"/>
              </w:rPr>
              <w:t>2) HashMap </w:t>
            </w:r>
            <w:r w:rsidRPr="004401A9">
              <w:rPr>
                <w:rFonts w:ascii="Segoe UI" w:eastAsia="Times New Roman" w:hAnsi="Segoe UI" w:cs="Segoe UI"/>
                <w:b/>
                <w:bCs/>
                <w:color w:val="333333"/>
                <w:sz w:val="24"/>
                <w:szCs w:val="24"/>
                <w:lang w:val="en-IN" w:eastAsia="en-IN"/>
              </w:rPr>
              <w:t>allows one null key and multiple null values</w:t>
            </w:r>
            <w:r w:rsidRPr="004401A9">
              <w:rPr>
                <w:rFonts w:ascii="Segoe UI" w:eastAsia="Times New Roman" w:hAnsi="Segoe UI" w:cs="Segoe UI"/>
                <w:color w:val="333333"/>
                <w:sz w:val="24"/>
                <w:szCs w:val="24"/>
                <w:lang w:val="en-IN" w:eastAsia="en-IN"/>
              </w:rPr>
              <w:t>.</w:t>
            </w:r>
          </w:p>
        </w:tc>
        <w:tc>
          <w:tcPr>
            <w:tcW w:w="529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DB4BD6" w14:textId="77777777" w:rsidR="004401A9" w:rsidRPr="004401A9" w:rsidRDefault="004401A9" w:rsidP="004401A9">
            <w:pPr>
              <w:widowControl/>
              <w:autoSpaceDE/>
              <w:autoSpaceDN/>
              <w:jc w:val="both"/>
              <w:rPr>
                <w:rFonts w:ascii="Segoe UI" w:eastAsia="Times New Roman" w:hAnsi="Segoe UI" w:cs="Segoe UI"/>
                <w:color w:val="333333"/>
                <w:sz w:val="24"/>
                <w:szCs w:val="24"/>
                <w:lang w:val="en-IN" w:eastAsia="en-IN"/>
              </w:rPr>
            </w:pPr>
            <w:r w:rsidRPr="004401A9">
              <w:rPr>
                <w:rFonts w:ascii="Segoe UI" w:eastAsia="Times New Roman" w:hAnsi="Segoe UI" w:cs="Segoe UI"/>
                <w:color w:val="333333"/>
                <w:sz w:val="24"/>
                <w:szCs w:val="24"/>
                <w:lang w:val="en-IN" w:eastAsia="en-IN"/>
              </w:rPr>
              <w:t>Hashtable </w:t>
            </w:r>
            <w:r w:rsidRPr="004401A9">
              <w:rPr>
                <w:rFonts w:ascii="Segoe UI" w:eastAsia="Times New Roman" w:hAnsi="Segoe UI" w:cs="Segoe UI"/>
                <w:b/>
                <w:bCs/>
                <w:color w:val="333333"/>
                <w:sz w:val="24"/>
                <w:szCs w:val="24"/>
                <w:lang w:val="en-IN" w:eastAsia="en-IN"/>
              </w:rPr>
              <w:t>doesn't allow any null key or value</w:t>
            </w:r>
            <w:r w:rsidRPr="004401A9">
              <w:rPr>
                <w:rFonts w:ascii="Segoe UI" w:eastAsia="Times New Roman" w:hAnsi="Segoe UI" w:cs="Segoe UI"/>
                <w:color w:val="333333"/>
                <w:sz w:val="24"/>
                <w:szCs w:val="24"/>
                <w:lang w:val="en-IN" w:eastAsia="en-IN"/>
              </w:rPr>
              <w:t>.</w:t>
            </w:r>
          </w:p>
        </w:tc>
      </w:tr>
      <w:tr w:rsidR="004401A9" w:rsidRPr="004401A9" w14:paraId="1B9FBD53" w14:textId="77777777" w:rsidTr="008473DD">
        <w:tc>
          <w:tcPr>
            <w:tcW w:w="509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7F2359" w14:textId="77777777" w:rsidR="004401A9" w:rsidRPr="004401A9" w:rsidRDefault="004401A9" w:rsidP="004401A9">
            <w:pPr>
              <w:widowControl/>
              <w:autoSpaceDE/>
              <w:autoSpaceDN/>
              <w:jc w:val="both"/>
              <w:rPr>
                <w:rFonts w:ascii="Segoe UI" w:eastAsia="Times New Roman" w:hAnsi="Segoe UI" w:cs="Segoe UI"/>
                <w:color w:val="333333"/>
                <w:sz w:val="24"/>
                <w:szCs w:val="24"/>
                <w:lang w:val="en-IN" w:eastAsia="en-IN"/>
              </w:rPr>
            </w:pPr>
            <w:r w:rsidRPr="004401A9">
              <w:rPr>
                <w:rFonts w:ascii="Segoe UI" w:eastAsia="Times New Roman" w:hAnsi="Segoe UI" w:cs="Segoe UI"/>
                <w:color w:val="333333"/>
                <w:sz w:val="24"/>
                <w:szCs w:val="24"/>
                <w:lang w:val="en-IN" w:eastAsia="en-IN"/>
              </w:rPr>
              <w:t>3) HashMap is a </w:t>
            </w:r>
            <w:r w:rsidRPr="004401A9">
              <w:rPr>
                <w:rFonts w:ascii="Segoe UI" w:eastAsia="Times New Roman" w:hAnsi="Segoe UI" w:cs="Segoe UI"/>
                <w:b/>
                <w:bCs/>
                <w:color w:val="333333"/>
                <w:sz w:val="24"/>
                <w:szCs w:val="24"/>
                <w:lang w:val="en-IN" w:eastAsia="en-IN"/>
              </w:rPr>
              <w:t>new class introduced in JDK 1.2</w:t>
            </w:r>
            <w:r w:rsidRPr="004401A9">
              <w:rPr>
                <w:rFonts w:ascii="Segoe UI" w:eastAsia="Times New Roman" w:hAnsi="Segoe UI" w:cs="Segoe UI"/>
                <w:color w:val="333333"/>
                <w:sz w:val="24"/>
                <w:szCs w:val="24"/>
                <w:lang w:val="en-IN" w:eastAsia="en-IN"/>
              </w:rPr>
              <w:t>.</w:t>
            </w:r>
          </w:p>
        </w:tc>
        <w:tc>
          <w:tcPr>
            <w:tcW w:w="529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7BE227" w14:textId="77777777" w:rsidR="004401A9" w:rsidRPr="004401A9" w:rsidRDefault="004401A9" w:rsidP="004401A9">
            <w:pPr>
              <w:widowControl/>
              <w:autoSpaceDE/>
              <w:autoSpaceDN/>
              <w:jc w:val="both"/>
              <w:rPr>
                <w:rFonts w:ascii="Segoe UI" w:eastAsia="Times New Roman" w:hAnsi="Segoe UI" w:cs="Segoe UI"/>
                <w:color w:val="333333"/>
                <w:sz w:val="24"/>
                <w:szCs w:val="24"/>
                <w:lang w:val="en-IN" w:eastAsia="en-IN"/>
              </w:rPr>
            </w:pPr>
            <w:r w:rsidRPr="004401A9">
              <w:rPr>
                <w:rFonts w:ascii="Segoe UI" w:eastAsia="Times New Roman" w:hAnsi="Segoe UI" w:cs="Segoe UI"/>
                <w:color w:val="333333"/>
                <w:sz w:val="24"/>
                <w:szCs w:val="24"/>
                <w:lang w:val="en-IN" w:eastAsia="en-IN"/>
              </w:rPr>
              <w:t>Hashtable is a </w:t>
            </w:r>
            <w:r w:rsidRPr="004401A9">
              <w:rPr>
                <w:rFonts w:ascii="Segoe UI" w:eastAsia="Times New Roman" w:hAnsi="Segoe UI" w:cs="Segoe UI"/>
                <w:b/>
                <w:bCs/>
                <w:color w:val="333333"/>
                <w:sz w:val="24"/>
                <w:szCs w:val="24"/>
                <w:lang w:val="en-IN" w:eastAsia="en-IN"/>
              </w:rPr>
              <w:t>legacy class</w:t>
            </w:r>
            <w:r w:rsidRPr="004401A9">
              <w:rPr>
                <w:rFonts w:ascii="Segoe UI" w:eastAsia="Times New Roman" w:hAnsi="Segoe UI" w:cs="Segoe UI"/>
                <w:color w:val="333333"/>
                <w:sz w:val="24"/>
                <w:szCs w:val="24"/>
                <w:lang w:val="en-IN" w:eastAsia="en-IN"/>
              </w:rPr>
              <w:t>.</w:t>
            </w:r>
          </w:p>
        </w:tc>
      </w:tr>
      <w:tr w:rsidR="004401A9" w:rsidRPr="004401A9" w14:paraId="6EE65FE5" w14:textId="77777777" w:rsidTr="008473DD">
        <w:tc>
          <w:tcPr>
            <w:tcW w:w="509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2ED3BF" w14:textId="77777777" w:rsidR="004401A9" w:rsidRPr="004401A9" w:rsidRDefault="004401A9" w:rsidP="004401A9">
            <w:pPr>
              <w:widowControl/>
              <w:autoSpaceDE/>
              <w:autoSpaceDN/>
              <w:jc w:val="both"/>
              <w:rPr>
                <w:rFonts w:ascii="Segoe UI" w:eastAsia="Times New Roman" w:hAnsi="Segoe UI" w:cs="Segoe UI"/>
                <w:color w:val="333333"/>
                <w:sz w:val="24"/>
                <w:szCs w:val="24"/>
                <w:lang w:val="en-IN" w:eastAsia="en-IN"/>
              </w:rPr>
            </w:pPr>
            <w:r w:rsidRPr="004401A9">
              <w:rPr>
                <w:rFonts w:ascii="Segoe UI" w:eastAsia="Times New Roman" w:hAnsi="Segoe UI" w:cs="Segoe UI"/>
                <w:color w:val="333333"/>
                <w:sz w:val="24"/>
                <w:szCs w:val="24"/>
                <w:lang w:val="en-IN" w:eastAsia="en-IN"/>
              </w:rPr>
              <w:t>4) HashMap is </w:t>
            </w:r>
            <w:r w:rsidRPr="004401A9">
              <w:rPr>
                <w:rFonts w:ascii="Segoe UI" w:eastAsia="Times New Roman" w:hAnsi="Segoe UI" w:cs="Segoe UI"/>
                <w:b/>
                <w:bCs/>
                <w:color w:val="333333"/>
                <w:sz w:val="24"/>
                <w:szCs w:val="24"/>
                <w:lang w:val="en-IN" w:eastAsia="en-IN"/>
              </w:rPr>
              <w:t>fast</w:t>
            </w:r>
            <w:r w:rsidRPr="004401A9">
              <w:rPr>
                <w:rFonts w:ascii="Segoe UI" w:eastAsia="Times New Roman" w:hAnsi="Segoe UI" w:cs="Segoe UI"/>
                <w:color w:val="333333"/>
                <w:sz w:val="24"/>
                <w:szCs w:val="24"/>
                <w:lang w:val="en-IN" w:eastAsia="en-IN"/>
              </w:rPr>
              <w:t>.</w:t>
            </w:r>
          </w:p>
        </w:tc>
        <w:tc>
          <w:tcPr>
            <w:tcW w:w="529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7E21E0" w14:textId="77777777" w:rsidR="004401A9" w:rsidRPr="004401A9" w:rsidRDefault="004401A9" w:rsidP="004401A9">
            <w:pPr>
              <w:widowControl/>
              <w:autoSpaceDE/>
              <w:autoSpaceDN/>
              <w:jc w:val="both"/>
              <w:rPr>
                <w:rFonts w:ascii="Segoe UI" w:eastAsia="Times New Roman" w:hAnsi="Segoe UI" w:cs="Segoe UI"/>
                <w:color w:val="333333"/>
                <w:sz w:val="24"/>
                <w:szCs w:val="24"/>
                <w:lang w:val="en-IN" w:eastAsia="en-IN"/>
              </w:rPr>
            </w:pPr>
            <w:r w:rsidRPr="004401A9">
              <w:rPr>
                <w:rFonts w:ascii="Segoe UI" w:eastAsia="Times New Roman" w:hAnsi="Segoe UI" w:cs="Segoe UI"/>
                <w:color w:val="333333"/>
                <w:sz w:val="24"/>
                <w:szCs w:val="24"/>
                <w:lang w:val="en-IN" w:eastAsia="en-IN"/>
              </w:rPr>
              <w:t>Hashtable is </w:t>
            </w:r>
            <w:r w:rsidRPr="004401A9">
              <w:rPr>
                <w:rFonts w:ascii="Segoe UI" w:eastAsia="Times New Roman" w:hAnsi="Segoe UI" w:cs="Segoe UI"/>
                <w:b/>
                <w:bCs/>
                <w:color w:val="333333"/>
                <w:sz w:val="24"/>
                <w:szCs w:val="24"/>
                <w:lang w:val="en-IN" w:eastAsia="en-IN"/>
              </w:rPr>
              <w:t>slow</w:t>
            </w:r>
            <w:r w:rsidRPr="004401A9">
              <w:rPr>
                <w:rFonts w:ascii="Segoe UI" w:eastAsia="Times New Roman" w:hAnsi="Segoe UI" w:cs="Segoe UI"/>
                <w:color w:val="333333"/>
                <w:sz w:val="24"/>
                <w:szCs w:val="24"/>
                <w:lang w:val="en-IN" w:eastAsia="en-IN"/>
              </w:rPr>
              <w:t>.</w:t>
            </w:r>
          </w:p>
        </w:tc>
      </w:tr>
      <w:tr w:rsidR="004401A9" w:rsidRPr="004401A9" w14:paraId="0D59560B" w14:textId="77777777" w:rsidTr="008473DD">
        <w:tc>
          <w:tcPr>
            <w:tcW w:w="509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F9C603" w14:textId="77777777" w:rsidR="004401A9" w:rsidRPr="004401A9" w:rsidRDefault="004401A9" w:rsidP="004401A9">
            <w:pPr>
              <w:widowControl/>
              <w:autoSpaceDE/>
              <w:autoSpaceDN/>
              <w:jc w:val="both"/>
              <w:rPr>
                <w:rFonts w:ascii="Segoe UI" w:eastAsia="Times New Roman" w:hAnsi="Segoe UI" w:cs="Segoe UI"/>
                <w:color w:val="333333"/>
                <w:sz w:val="24"/>
                <w:szCs w:val="24"/>
                <w:lang w:val="en-IN" w:eastAsia="en-IN"/>
              </w:rPr>
            </w:pPr>
            <w:r w:rsidRPr="004401A9">
              <w:rPr>
                <w:rFonts w:ascii="Segoe UI" w:eastAsia="Times New Roman" w:hAnsi="Segoe UI" w:cs="Segoe UI"/>
                <w:color w:val="333333"/>
                <w:sz w:val="24"/>
                <w:szCs w:val="24"/>
                <w:lang w:val="en-IN" w:eastAsia="en-IN"/>
              </w:rPr>
              <w:t>5) We can make the HashMap as synchronized by calling this code</w:t>
            </w:r>
            <w:r w:rsidRPr="004401A9">
              <w:rPr>
                <w:rFonts w:ascii="Segoe UI" w:eastAsia="Times New Roman" w:hAnsi="Segoe UI" w:cs="Segoe UI"/>
                <w:color w:val="333333"/>
                <w:sz w:val="24"/>
                <w:szCs w:val="24"/>
                <w:lang w:val="en-IN" w:eastAsia="en-IN"/>
              </w:rPr>
              <w:br/>
              <w:t>Map m = Collections.synchronizedMap(hashMap);</w:t>
            </w:r>
          </w:p>
        </w:tc>
        <w:tc>
          <w:tcPr>
            <w:tcW w:w="529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2E1146" w14:textId="77777777" w:rsidR="004401A9" w:rsidRPr="004401A9" w:rsidRDefault="004401A9" w:rsidP="004401A9">
            <w:pPr>
              <w:widowControl/>
              <w:autoSpaceDE/>
              <w:autoSpaceDN/>
              <w:jc w:val="both"/>
              <w:rPr>
                <w:rFonts w:ascii="Segoe UI" w:eastAsia="Times New Roman" w:hAnsi="Segoe UI" w:cs="Segoe UI"/>
                <w:color w:val="333333"/>
                <w:sz w:val="24"/>
                <w:szCs w:val="24"/>
                <w:lang w:val="en-IN" w:eastAsia="en-IN"/>
              </w:rPr>
            </w:pPr>
            <w:r w:rsidRPr="004401A9">
              <w:rPr>
                <w:rFonts w:ascii="Segoe UI" w:eastAsia="Times New Roman" w:hAnsi="Segoe UI" w:cs="Segoe UI"/>
                <w:color w:val="333333"/>
                <w:sz w:val="24"/>
                <w:szCs w:val="24"/>
                <w:lang w:val="en-IN" w:eastAsia="en-IN"/>
              </w:rPr>
              <w:t>Hashtable is internally synchronized and can't be unsynchronized.</w:t>
            </w:r>
          </w:p>
        </w:tc>
      </w:tr>
      <w:tr w:rsidR="004401A9" w:rsidRPr="004401A9" w14:paraId="56346BD7" w14:textId="77777777" w:rsidTr="008473DD">
        <w:tc>
          <w:tcPr>
            <w:tcW w:w="509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468C88" w14:textId="77777777" w:rsidR="004401A9" w:rsidRPr="004401A9" w:rsidRDefault="004401A9" w:rsidP="004401A9">
            <w:pPr>
              <w:widowControl/>
              <w:autoSpaceDE/>
              <w:autoSpaceDN/>
              <w:jc w:val="both"/>
              <w:rPr>
                <w:rFonts w:ascii="Segoe UI" w:eastAsia="Times New Roman" w:hAnsi="Segoe UI" w:cs="Segoe UI"/>
                <w:color w:val="333333"/>
                <w:sz w:val="24"/>
                <w:szCs w:val="24"/>
                <w:lang w:val="en-IN" w:eastAsia="en-IN"/>
              </w:rPr>
            </w:pPr>
            <w:r w:rsidRPr="004401A9">
              <w:rPr>
                <w:rFonts w:ascii="Segoe UI" w:eastAsia="Times New Roman" w:hAnsi="Segoe UI" w:cs="Segoe UI"/>
                <w:color w:val="333333"/>
                <w:sz w:val="24"/>
                <w:szCs w:val="24"/>
                <w:lang w:val="en-IN" w:eastAsia="en-IN"/>
              </w:rPr>
              <w:t>6) HashMap is </w:t>
            </w:r>
            <w:r w:rsidRPr="004401A9">
              <w:rPr>
                <w:rFonts w:ascii="Segoe UI" w:eastAsia="Times New Roman" w:hAnsi="Segoe UI" w:cs="Segoe UI"/>
                <w:b/>
                <w:bCs/>
                <w:color w:val="333333"/>
                <w:sz w:val="24"/>
                <w:szCs w:val="24"/>
                <w:lang w:val="en-IN" w:eastAsia="en-IN"/>
              </w:rPr>
              <w:t>traversed by Iterator</w:t>
            </w:r>
            <w:r w:rsidRPr="004401A9">
              <w:rPr>
                <w:rFonts w:ascii="Segoe UI" w:eastAsia="Times New Roman" w:hAnsi="Segoe UI" w:cs="Segoe UI"/>
                <w:color w:val="333333"/>
                <w:sz w:val="24"/>
                <w:szCs w:val="24"/>
                <w:lang w:val="en-IN" w:eastAsia="en-IN"/>
              </w:rPr>
              <w:t>.</w:t>
            </w:r>
          </w:p>
        </w:tc>
        <w:tc>
          <w:tcPr>
            <w:tcW w:w="529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8A2183" w14:textId="77777777" w:rsidR="004401A9" w:rsidRPr="004401A9" w:rsidRDefault="004401A9" w:rsidP="004401A9">
            <w:pPr>
              <w:widowControl/>
              <w:autoSpaceDE/>
              <w:autoSpaceDN/>
              <w:jc w:val="both"/>
              <w:rPr>
                <w:rFonts w:ascii="Segoe UI" w:eastAsia="Times New Roman" w:hAnsi="Segoe UI" w:cs="Segoe UI"/>
                <w:color w:val="333333"/>
                <w:sz w:val="24"/>
                <w:szCs w:val="24"/>
                <w:lang w:val="en-IN" w:eastAsia="en-IN"/>
              </w:rPr>
            </w:pPr>
            <w:r w:rsidRPr="004401A9">
              <w:rPr>
                <w:rFonts w:ascii="Segoe UI" w:eastAsia="Times New Roman" w:hAnsi="Segoe UI" w:cs="Segoe UI"/>
                <w:color w:val="333333"/>
                <w:sz w:val="24"/>
                <w:szCs w:val="24"/>
                <w:lang w:val="en-IN" w:eastAsia="en-IN"/>
              </w:rPr>
              <w:t>Hashtable is </w:t>
            </w:r>
            <w:r w:rsidRPr="004401A9">
              <w:rPr>
                <w:rFonts w:ascii="Segoe UI" w:eastAsia="Times New Roman" w:hAnsi="Segoe UI" w:cs="Segoe UI"/>
                <w:b/>
                <w:bCs/>
                <w:color w:val="333333"/>
                <w:sz w:val="24"/>
                <w:szCs w:val="24"/>
                <w:lang w:val="en-IN" w:eastAsia="en-IN"/>
              </w:rPr>
              <w:t>traversed by Enumerator and Iterator</w:t>
            </w:r>
            <w:r w:rsidRPr="004401A9">
              <w:rPr>
                <w:rFonts w:ascii="Segoe UI" w:eastAsia="Times New Roman" w:hAnsi="Segoe UI" w:cs="Segoe UI"/>
                <w:color w:val="333333"/>
                <w:sz w:val="24"/>
                <w:szCs w:val="24"/>
                <w:lang w:val="en-IN" w:eastAsia="en-IN"/>
              </w:rPr>
              <w:t>.</w:t>
            </w:r>
          </w:p>
        </w:tc>
      </w:tr>
      <w:tr w:rsidR="004401A9" w:rsidRPr="004401A9" w14:paraId="43DEE3AF" w14:textId="77777777" w:rsidTr="008473DD">
        <w:tc>
          <w:tcPr>
            <w:tcW w:w="509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19FB5C" w14:textId="77777777" w:rsidR="004401A9" w:rsidRPr="004401A9" w:rsidRDefault="004401A9" w:rsidP="004401A9">
            <w:pPr>
              <w:widowControl/>
              <w:autoSpaceDE/>
              <w:autoSpaceDN/>
              <w:jc w:val="both"/>
              <w:rPr>
                <w:rFonts w:ascii="Segoe UI" w:eastAsia="Times New Roman" w:hAnsi="Segoe UI" w:cs="Segoe UI"/>
                <w:color w:val="333333"/>
                <w:sz w:val="24"/>
                <w:szCs w:val="24"/>
                <w:lang w:val="en-IN" w:eastAsia="en-IN"/>
              </w:rPr>
            </w:pPr>
            <w:r w:rsidRPr="004401A9">
              <w:rPr>
                <w:rFonts w:ascii="Segoe UI" w:eastAsia="Times New Roman" w:hAnsi="Segoe UI" w:cs="Segoe UI"/>
                <w:color w:val="333333"/>
                <w:sz w:val="24"/>
                <w:szCs w:val="24"/>
                <w:lang w:val="en-IN" w:eastAsia="en-IN"/>
              </w:rPr>
              <w:t>7) Iterator in HashMap is </w:t>
            </w:r>
            <w:r w:rsidRPr="004401A9">
              <w:rPr>
                <w:rFonts w:ascii="Segoe UI" w:eastAsia="Times New Roman" w:hAnsi="Segoe UI" w:cs="Segoe UI"/>
                <w:b/>
                <w:bCs/>
                <w:color w:val="333333"/>
                <w:sz w:val="24"/>
                <w:szCs w:val="24"/>
                <w:lang w:val="en-IN" w:eastAsia="en-IN"/>
              </w:rPr>
              <w:t>fail-fast</w:t>
            </w:r>
            <w:r w:rsidRPr="004401A9">
              <w:rPr>
                <w:rFonts w:ascii="Segoe UI" w:eastAsia="Times New Roman" w:hAnsi="Segoe UI" w:cs="Segoe UI"/>
                <w:color w:val="333333"/>
                <w:sz w:val="24"/>
                <w:szCs w:val="24"/>
                <w:lang w:val="en-IN" w:eastAsia="en-IN"/>
              </w:rPr>
              <w:t>.</w:t>
            </w:r>
          </w:p>
        </w:tc>
        <w:tc>
          <w:tcPr>
            <w:tcW w:w="529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CCD39C" w14:textId="77777777" w:rsidR="004401A9" w:rsidRPr="004401A9" w:rsidRDefault="004401A9" w:rsidP="004401A9">
            <w:pPr>
              <w:widowControl/>
              <w:autoSpaceDE/>
              <w:autoSpaceDN/>
              <w:jc w:val="both"/>
              <w:rPr>
                <w:rFonts w:ascii="Segoe UI" w:eastAsia="Times New Roman" w:hAnsi="Segoe UI" w:cs="Segoe UI"/>
                <w:color w:val="333333"/>
                <w:sz w:val="24"/>
                <w:szCs w:val="24"/>
                <w:lang w:val="en-IN" w:eastAsia="en-IN"/>
              </w:rPr>
            </w:pPr>
            <w:r w:rsidRPr="004401A9">
              <w:rPr>
                <w:rFonts w:ascii="Segoe UI" w:eastAsia="Times New Roman" w:hAnsi="Segoe UI" w:cs="Segoe UI"/>
                <w:color w:val="333333"/>
                <w:sz w:val="24"/>
                <w:szCs w:val="24"/>
                <w:lang w:val="en-IN" w:eastAsia="en-IN"/>
              </w:rPr>
              <w:t>Enumerator in Hashtable is </w:t>
            </w:r>
            <w:r w:rsidRPr="004401A9">
              <w:rPr>
                <w:rFonts w:ascii="Segoe UI" w:eastAsia="Times New Roman" w:hAnsi="Segoe UI" w:cs="Segoe UI"/>
                <w:b/>
                <w:bCs/>
                <w:color w:val="333333"/>
                <w:sz w:val="24"/>
                <w:szCs w:val="24"/>
                <w:lang w:val="en-IN" w:eastAsia="en-IN"/>
              </w:rPr>
              <w:t>not fail-fast</w:t>
            </w:r>
            <w:r w:rsidRPr="004401A9">
              <w:rPr>
                <w:rFonts w:ascii="Segoe UI" w:eastAsia="Times New Roman" w:hAnsi="Segoe UI" w:cs="Segoe UI"/>
                <w:color w:val="333333"/>
                <w:sz w:val="24"/>
                <w:szCs w:val="24"/>
                <w:lang w:val="en-IN" w:eastAsia="en-IN"/>
              </w:rPr>
              <w:t>.</w:t>
            </w:r>
          </w:p>
        </w:tc>
      </w:tr>
      <w:tr w:rsidR="004401A9" w:rsidRPr="004401A9" w14:paraId="2C54110A" w14:textId="77777777" w:rsidTr="008473DD">
        <w:tc>
          <w:tcPr>
            <w:tcW w:w="509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D18C83" w14:textId="77777777" w:rsidR="004401A9" w:rsidRPr="004401A9" w:rsidRDefault="004401A9" w:rsidP="004401A9">
            <w:pPr>
              <w:widowControl/>
              <w:autoSpaceDE/>
              <w:autoSpaceDN/>
              <w:jc w:val="both"/>
              <w:rPr>
                <w:rFonts w:ascii="Segoe UI" w:eastAsia="Times New Roman" w:hAnsi="Segoe UI" w:cs="Segoe UI"/>
                <w:color w:val="333333"/>
                <w:sz w:val="24"/>
                <w:szCs w:val="24"/>
                <w:lang w:val="en-IN" w:eastAsia="en-IN"/>
              </w:rPr>
            </w:pPr>
            <w:r w:rsidRPr="004401A9">
              <w:rPr>
                <w:rFonts w:ascii="Segoe UI" w:eastAsia="Times New Roman" w:hAnsi="Segoe UI" w:cs="Segoe UI"/>
                <w:color w:val="333333"/>
                <w:sz w:val="24"/>
                <w:szCs w:val="24"/>
                <w:lang w:val="en-IN" w:eastAsia="en-IN"/>
              </w:rPr>
              <w:t>8) HashMap inherits </w:t>
            </w:r>
            <w:r w:rsidRPr="004401A9">
              <w:rPr>
                <w:rFonts w:ascii="Segoe UI" w:eastAsia="Times New Roman" w:hAnsi="Segoe UI" w:cs="Segoe UI"/>
                <w:b/>
                <w:bCs/>
                <w:color w:val="333333"/>
                <w:sz w:val="24"/>
                <w:szCs w:val="24"/>
                <w:lang w:val="en-IN" w:eastAsia="en-IN"/>
              </w:rPr>
              <w:t>AbstractMap</w:t>
            </w:r>
            <w:r w:rsidRPr="004401A9">
              <w:rPr>
                <w:rFonts w:ascii="Segoe UI" w:eastAsia="Times New Roman" w:hAnsi="Segoe UI" w:cs="Segoe UI"/>
                <w:color w:val="333333"/>
                <w:sz w:val="24"/>
                <w:szCs w:val="24"/>
                <w:lang w:val="en-IN" w:eastAsia="en-IN"/>
              </w:rPr>
              <w:t> class.</w:t>
            </w:r>
          </w:p>
        </w:tc>
        <w:tc>
          <w:tcPr>
            <w:tcW w:w="529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08528E" w14:textId="77777777" w:rsidR="004401A9" w:rsidRPr="004401A9" w:rsidRDefault="004401A9" w:rsidP="004401A9">
            <w:pPr>
              <w:widowControl/>
              <w:autoSpaceDE/>
              <w:autoSpaceDN/>
              <w:jc w:val="both"/>
              <w:rPr>
                <w:rFonts w:ascii="Segoe UI" w:eastAsia="Times New Roman" w:hAnsi="Segoe UI" w:cs="Segoe UI"/>
                <w:color w:val="333333"/>
                <w:sz w:val="24"/>
                <w:szCs w:val="24"/>
                <w:lang w:val="en-IN" w:eastAsia="en-IN"/>
              </w:rPr>
            </w:pPr>
            <w:r w:rsidRPr="004401A9">
              <w:rPr>
                <w:rFonts w:ascii="Segoe UI" w:eastAsia="Times New Roman" w:hAnsi="Segoe UI" w:cs="Segoe UI"/>
                <w:color w:val="333333"/>
                <w:sz w:val="24"/>
                <w:szCs w:val="24"/>
                <w:lang w:val="en-IN" w:eastAsia="en-IN"/>
              </w:rPr>
              <w:t>Hashtable inherits </w:t>
            </w:r>
            <w:r w:rsidRPr="004401A9">
              <w:rPr>
                <w:rFonts w:ascii="Segoe UI" w:eastAsia="Times New Roman" w:hAnsi="Segoe UI" w:cs="Segoe UI"/>
                <w:b/>
                <w:bCs/>
                <w:color w:val="333333"/>
                <w:sz w:val="24"/>
                <w:szCs w:val="24"/>
                <w:lang w:val="en-IN" w:eastAsia="en-IN"/>
              </w:rPr>
              <w:t>Dictionary</w:t>
            </w:r>
            <w:r w:rsidRPr="004401A9">
              <w:rPr>
                <w:rFonts w:ascii="Segoe UI" w:eastAsia="Times New Roman" w:hAnsi="Segoe UI" w:cs="Segoe UI"/>
                <w:color w:val="333333"/>
                <w:sz w:val="24"/>
                <w:szCs w:val="24"/>
                <w:lang w:val="en-IN" w:eastAsia="en-IN"/>
              </w:rPr>
              <w:t> class.</w:t>
            </w:r>
          </w:p>
        </w:tc>
      </w:tr>
    </w:tbl>
    <w:p w14:paraId="6FDB7393" w14:textId="31F5285B" w:rsidR="004401A9" w:rsidRPr="004401A9" w:rsidRDefault="004401A9" w:rsidP="004401A9">
      <w:pPr>
        <w:widowControl/>
        <w:shd w:val="clear" w:color="auto" w:fill="FFFFFF"/>
        <w:autoSpaceDE/>
        <w:autoSpaceDN/>
        <w:spacing w:after="150"/>
        <w:textAlignment w:val="baseline"/>
        <w:rPr>
          <w:rFonts w:ascii="Arial" w:eastAsia="Times New Roman" w:hAnsi="Arial" w:cs="Arial"/>
          <w:color w:val="273239"/>
          <w:spacing w:val="2"/>
          <w:sz w:val="36"/>
          <w:szCs w:val="36"/>
          <w:lang w:val="en-IN" w:eastAsia="en-IN"/>
        </w:rPr>
        <w:sectPr w:rsidR="004401A9" w:rsidRPr="004401A9">
          <w:pgSz w:w="12240" w:h="15840"/>
          <w:pgMar w:top="1420" w:right="1360" w:bottom="280" w:left="1700" w:header="720" w:footer="720" w:gutter="0"/>
          <w:cols w:space="720"/>
        </w:sectPr>
      </w:pPr>
    </w:p>
    <w:p w14:paraId="240B6196" w14:textId="055E5D32" w:rsidR="004401A9" w:rsidRPr="00AF5E6F" w:rsidRDefault="00AF5E6F">
      <w:pPr>
        <w:pStyle w:val="ListParagraph"/>
        <w:numPr>
          <w:ilvl w:val="0"/>
          <w:numId w:val="2"/>
        </w:numPr>
        <w:tabs>
          <w:tab w:val="left" w:pos="1180"/>
          <w:tab w:val="left" w:pos="1181"/>
        </w:tabs>
        <w:spacing w:before="22"/>
        <w:ind w:left="1180" w:hanging="1081"/>
        <w:rPr>
          <w:sz w:val="36"/>
          <w:szCs w:val="36"/>
        </w:rPr>
      </w:pPr>
      <w:r w:rsidRPr="00AF5E6F">
        <w:rPr>
          <w:rFonts w:ascii="HFQMME+Lora Regular"/>
          <w:color w:val="000000"/>
          <w:sz w:val="36"/>
          <w:szCs w:val="36"/>
        </w:rPr>
        <w:lastRenderedPageBreak/>
        <w:t>Difference</w:t>
      </w:r>
      <w:r w:rsidRPr="00AF5E6F">
        <w:rPr>
          <w:rFonts w:ascii="HFQMME+Lora Regular"/>
          <w:color w:val="000000"/>
          <w:spacing w:val="1"/>
          <w:sz w:val="36"/>
          <w:szCs w:val="36"/>
        </w:rPr>
        <w:t xml:space="preserve"> </w:t>
      </w:r>
      <w:r w:rsidRPr="00AF5E6F">
        <w:rPr>
          <w:rFonts w:ascii="HFQMME+Lora Regular"/>
          <w:color w:val="000000"/>
          <w:sz w:val="36"/>
          <w:szCs w:val="36"/>
        </w:rPr>
        <w:t>between</w:t>
      </w:r>
      <w:r w:rsidRPr="00AF5E6F">
        <w:rPr>
          <w:rFonts w:ascii="HFQMME+Lora Regular"/>
          <w:color w:val="000000"/>
          <w:spacing w:val="2"/>
          <w:sz w:val="36"/>
          <w:szCs w:val="36"/>
        </w:rPr>
        <w:t xml:space="preserve"> </w:t>
      </w:r>
      <w:r w:rsidRPr="00AF5E6F">
        <w:rPr>
          <w:rFonts w:ascii="HFQMME+Lora Regular"/>
          <w:color w:val="000000"/>
          <w:sz w:val="36"/>
          <w:szCs w:val="36"/>
        </w:rPr>
        <w:t xml:space="preserve">Hash </w:t>
      </w:r>
      <w:r w:rsidRPr="00AF5E6F">
        <w:rPr>
          <w:rFonts w:ascii="HFQMME+Lora Regular"/>
          <w:color w:val="000000"/>
          <w:spacing w:val="-1"/>
          <w:sz w:val="36"/>
          <w:szCs w:val="36"/>
        </w:rPr>
        <w:t>Map</w:t>
      </w:r>
      <w:r w:rsidRPr="00AF5E6F">
        <w:rPr>
          <w:rFonts w:ascii="HFQMME+Lora Regular"/>
          <w:color w:val="000000"/>
          <w:spacing w:val="1"/>
          <w:sz w:val="36"/>
          <w:szCs w:val="36"/>
        </w:rPr>
        <w:t xml:space="preserve"> </w:t>
      </w:r>
      <w:r w:rsidRPr="00AF5E6F">
        <w:rPr>
          <w:rFonts w:ascii="HFQMME+Lora Regular"/>
          <w:color w:val="000000"/>
          <w:sz w:val="36"/>
          <w:szCs w:val="36"/>
        </w:rPr>
        <w:t>and</w:t>
      </w:r>
      <w:r w:rsidRPr="00AF5E6F">
        <w:rPr>
          <w:rFonts w:ascii="HFQMME+Lora Regular"/>
          <w:color w:val="000000"/>
          <w:spacing w:val="1"/>
          <w:sz w:val="36"/>
          <w:szCs w:val="36"/>
        </w:rPr>
        <w:t xml:space="preserve"> </w:t>
      </w:r>
      <w:r w:rsidRPr="00AF5E6F">
        <w:rPr>
          <w:rFonts w:ascii="HFQMME+Lora Regular"/>
          <w:color w:val="000000"/>
          <w:sz w:val="36"/>
          <w:szCs w:val="36"/>
        </w:rPr>
        <w:t>Concurrent</w:t>
      </w:r>
      <w:r w:rsidRPr="00AF5E6F">
        <w:rPr>
          <w:rFonts w:ascii="HFQMME+Lora Regular"/>
          <w:color w:val="000000"/>
          <w:spacing w:val="-1"/>
          <w:sz w:val="36"/>
          <w:szCs w:val="36"/>
        </w:rPr>
        <w:t xml:space="preserve"> </w:t>
      </w:r>
      <w:r w:rsidRPr="00AF5E6F">
        <w:rPr>
          <w:rFonts w:ascii="HFQMME+Lora Regular"/>
          <w:color w:val="000000"/>
          <w:sz w:val="36"/>
          <w:szCs w:val="36"/>
        </w:rPr>
        <w:t>Hash Map.</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062"/>
        <w:gridCol w:w="3841"/>
        <w:gridCol w:w="4489"/>
      </w:tblGrid>
      <w:tr w:rsidR="00AF5E6F" w:rsidRPr="00AF5E6F" w14:paraId="561FFA7B" w14:textId="77777777" w:rsidTr="00AF5E6F">
        <w:tc>
          <w:tcPr>
            <w:tcW w:w="0" w:type="auto"/>
            <w:shd w:val="clear" w:color="auto" w:fill="C7CCBE"/>
            <w:tcMar>
              <w:top w:w="180" w:type="dxa"/>
              <w:left w:w="180" w:type="dxa"/>
              <w:bottom w:w="180" w:type="dxa"/>
              <w:right w:w="180" w:type="dxa"/>
            </w:tcMar>
            <w:hideMark/>
          </w:tcPr>
          <w:p w14:paraId="30EAD6EC" w14:textId="77777777" w:rsidR="00AF5E6F" w:rsidRPr="00AF5E6F" w:rsidRDefault="00AF5E6F" w:rsidP="00AF5E6F">
            <w:pPr>
              <w:widowControl/>
              <w:autoSpaceDE/>
              <w:autoSpaceDN/>
              <w:rPr>
                <w:rFonts w:ascii="Times New Roman" w:eastAsia="Times New Roman" w:hAnsi="Times New Roman" w:cs="Times New Roman"/>
                <w:b/>
                <w:bCs/>
                <w:color w:val="000000"/>
                <w:sz w:val="26"/>
                <w:szCs w:val="26"/>
                <w:lang w:val="en-IN" w:eastAsia="en-IN"/>
              </w:rPr>
            </w:pPr>
            <w:r w:rsidRPr="00AF5E6F">
              <w:rPr>
                <w:rFonts w:ascii="Times New Roman" w:eastAsia="Times New Roman" w:hAnsi="Times New Roman" w:cs="Times New Roman"/>
                <w:b/>
                <w:bCs/>
                <w:color w:val="000000"/>
                <w:sz w:val="26"/>
                <w:szCs w:val="26"/>
                <w:lang w:val="en-IN" w:eastAsia="en-IN"/>
              </w:rPr>
              <w:t>Parameters</w:t>
            </w:r>
          </w:p>
        </w:tc>
        <w:tc>
          <w:tcPr>
            <w:tcW w:w="0" w:type="auto"/>
            <w:shd w:val="clear" w:color="auto" w:fill="C7CCBE"/>
            <w:tcMar>
              <w:top w:w="180" w:type="dxa"/>
              <w:left w:w="180" w:type="dxa"/>
              <w:bottom w:w="180" w:type="dxa"/>
              <w:right w:w="180" w:type="dxa"/>
            </w:tcMar>
            <w:hideMark/>
          </w:tcPr>
          <w:p w14:paraId="3C43DCC6" w14:textId="77777777" w:rsidR="00AF5E6F" w:rsidRPr="00AF5E6F" w:rsidRDefault="00AF5E6F" w:rsidP="00AF5E6F">
            <w:pPr>
              <w:widowControl/>
              <w:autoSpaceDE/>
              <w:autoSpaceDN/>
              <w:rPr>
                <w:rFonts w:ascii="Times New Roman" w:eastAsia="Times New Roman" w:hAnsi="Times New Roman" w:cs="Times New Roman"/>
                <w:b/>
                <w:bCs/>
                <w:color w:val="000000"/>
                <w:sz w:val="26"/>
                <w:szCs w:val="26"/>
                <w:lang w:val="en-IN" w:eastAsia="en-IN"/>
              </w:rPr>
            </w:pPr>
            <w:r w:rsidRPr="00AF5E6F">
              <w:rPr>
                <w:rFonts w:ascii="Times New Roman" w:eastAsia="Times New Roman" w:hAnsi="Times New Roman" w:cs="Times New Roman"/>
                <w:b/>
                <w:bCs/>
                <w:color w:val="000000"/>
                <w:sz w:val="26"/>
                <w:szCs w:val="26"/>
                <w:lang w:val="en-IN" w:eastAsia="en-IN"/>
              </w:rPr>
              <w:t>HashMap</w:t>
            </w:r>
          </w:p>
        </w:tc>
        <w:tc>
          <w:tcPr>
            <w:tcW w:w="0" w:type="auto"/>
            <w:shd w:val="clear" w:color="auto" w:fill="C7CCBE"/>
            <w:tcMar>
              <w:top w:w="180" w:type="dxa"/>
              <w:left w:w="180" w:type="dxa"/>
              <w:bottom w:w="180" w:type="dxa"/>
              <w:right w:w="180" w:type="dxa"/>
            </w:tcMar>
            <w:hideMark/>
          </w:tcPr>
          <w:p w14:paraId="127964E2" w14:textId="77777777" w:rsidR="00AF5E6F" w:rsidRPr="00AF5E6F" w:rsidRDefault="00AF5E6F" w:rsidP="00AF5E6F">
            <w:pPr>
              <w:widowControl/>
              <w:autoSpaceDE/>
              <w:autoSpaceDN/>
              <w:rPr>
                <w:rFonts w:ascii="Times New Roman" w:eastAsia="Times New Roman" w:hAnsi="Times New Roman" w:cs="Times New Roman"/>
                <w:b/>
                <w:bCs/>
                <w:color w:val="000000"/>
                <w:sz w:val="26"/>
                <w:szCs w:val="26"/>
                <w:lang w:val="en-IN" w:eastAsia="en-IN"/>
              </w:rPr>
            </w:pPr>
            <w:r w:rsidRPr="00AF5E6F">
              <w:rPr>
                <w:rFonts w:ascii="Times New Roman" w:eastAsia="Times New Roman" w:hAnsi="Times New Roman" w:cs="Times New Roman"/>
                <w:b/>
                <w:bCs/>
                <w:color w:val="000000"/>
                <w:sz w:val="26"/>
                <w:szCs w:val="26"/>
                <w:lang w:val="en-IN" w:eastAsia="en-IN"/>
              </w:rPr>
              <w:t>ConcurrentHashMap</w:t>
            </w:r>
          </w:p>
        </w:tc>
      </w:tr>
      <w:tr w:rsidR="00AF5E6F" w:rsidRPr="00AF5E6F" w14:paraId="5B880079" w14:textId="77777777" w:rsidTr="00AF5E6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D92C5C" w14:textId="77777777" w:rsidR="00AF5E6F" w:rsidRPr="00AF5E6F" w:rsidRDefault="00AF5E6F" w:rsidP="00AF5E6F">
            <w:pPr>
              <w:widowControl/>
              <w:autoSpaceDE/>
              <w:autoSpaceDN/>
              <w:jc w:val="both"/>
              <w:rPr>
                <w:rFonts w:ascii="Segoe UI" w:eastAsia="Times New Roman" w:hAnsi="Segoe UI" w:cs="Segoe UI"/>
                <w:color w:val="333333"/>
                <w:sz w:val="24"/>
                <w:szCs w:val="24"/>
                <w:lang w:val="en-IN" w:eastAsia="en-IN"/>
              </w:rPr>
            </w:pPr>
            <w:r w:rsidRPr="00AF5E6F">
              <w:rPr>
                <w:rFonts w:ascii="Segoe UI" w:eastAsia="Times New Roman" w:hAnsi="Segoe UI" w:cs="Segoe UI"/>
                <w:b/>
                <w:bCs/>
                <w:color w:val="333333"/>
                <w:sz w:val="24"/>
                <w:szCs w:val="24"/>
                <w:lang w:val="en-IN" w:eastAsia="en-IN"/>
              </w:rPr>
              <w:t>Synchronization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877992" w14:textId="77777777" w:rsidR="00AF5E6F" w:rsidRPr="00AF5E6F" w:rsidRDefault="00AF5E6F" w:rsidP="00AF5E6F">
            <w:pPr>
              <w:widowControl/>
              <w:autoSpaceDE/>
              <w:autoSpaceDN/>
              <w:jc w:val="both"/>
              <w:rPr>
                <w:rFonts w:ascii="Segoe UI" w:eastAsia="Times New Roman" w:hAnsi="Segoe UI" w:cs="Segoe UI"/>
                <w:color w:val="333333"/>
                <w:sz w:val="24"/>
                <w:szCs w:val="24"/>
                <w:lang w:val="en-IN" w:eastAsia="en-IN"/>
              </w:rPr>
            </w:pPr>
            <w:r w:rsidRPr="00AF5E6F">
              <w:rPr>
                <w:rFonts w:ascii="Segoe UI" w:eastAsia="Times New Roman" w:hAnsi="Segoe UI" w:cs="Segoe UI"/>
                <w:color w:val="333333"/>
                <w:sz w:val="24"/>
                <w:szCs w:val="24"/>
                <w:lang w:val="en-IN" w:eastAsia="en-IN"/>
              </w:rPr>
              <w:t>Non-synchronized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4FC010" w14:textId="77777777" w:rsidR="00AF5E6F" w:rsidRPr="00AF5E6F" w:rsidRDefault="00AF5E6F" w:rsidP="00AF5E6F">
            <w:pPr>
              <w:widowControl/>
              <w:autoSpaceDE/>
              <w:autoSpaceDN/>
              <w:jc w:val="both"/>
              <w:rPr>
                <w:rFonts w:ascii="Segoe UI" w:eastAsia="Times New Roman" w:hAnsi="Segoe UI" w:cs="Segoe UI"/>
                <w:color w:val="333333"/>
                <w:sz w:val="24"/>
                <w:szCs w:val="24"/>
                <w:lang w:val="en-IN" w:eastAsia="en-IN"/>
              </w:rPr>
            </w:pPr>
            <w:r w:rsidRPr="00AF5E6F">
              <w:rPr>
                <w:rFonts w:ascii="Segoe UI" w:eastAsia="Times New Roman" w:hAnsi="Segoe UI" w:cs="Segoe UI"/>
                <w:color w:val="333333"/>
                <w:sz w:val="24"/>
                <w:szCs w:val="24"/>
                <w:lang w:val="en-IN" w:eastAsia="en-IN"/>
              </w:rPr>
              <w:t>synchronized</w:t>
            </w:r>
          </w:p>
        </w:tc>
      </w:tr>
      <w:tr w:rsidR="00AF5E6F" w:rsidRPr="00AF5E6F" w14:paraId="4B817819" w14:textId="77777777" w:rsidTr="00AF5E6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8719EC" w14:textId="77777777" w:rsidR="00AF5E6F" w:rsidRPr="00AF5E6F" w:rsidRDefault="00AF5E6F" w:rsidP="00AF5E6F">
            <w:pPr>
              <w:widowControl/>
              <w:autoSpaceDE/>
              <w:autoSpaceDN/>
              <w:jc w:val="both"/>
              <w:rPr>
                <w:rFonts w:ascii="Segoe UI" w:eastAsia="Times New Roman" w:hAnsi="Segoe UI" w:cs="Segoe UI"/>
                <w:color w:val="333333"/>
                <w:sz w:val="24"/>
                <w:szCs w:val="24"/>
                <w:lang w:val="en-IN" w:eastAsia="en-IN"/>
              </w:rPr>
            </w:pPr>
            <w:r w:rsidRPr="00AF5E6F">
              <w:rPr>
                <w:rFonts w:ascii="Segoe UI" w:eastAsia="Times New Roman" w:hAnsi="Segoe UI" w:cs="Segoe UI"/>
                <w:b/>
                <w:bCs/>
                <w:color w:val="333333"/>
                <w:sz w:val="24"/>
                <w:szCs w:val="24"/>
                <w:lang w:val="en-IN" w:eastAsia="en-IN"/>
              </w:rPr>
              <w:t>Thread-safety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FA1ECB" w14:textId="77777777" w:rsidR="00AF5E6F" w:rsidRPr="00AF5E6F" w:rsidRDefault="00AF5E6F" w:rsidP="00AF5E6F">
            <w:pPr>
              <w:widowControl/>
              <w:autoSpaceDE/>
              <w:autoSpaceDN/>
              <w:jc w:val="both"/>
              <w:rPr>
                <w:rFonts w:ascii="Segoe UI" w:eastAsia="Times New Roman" w:hAnsi="Segoe UI" w:cs="Segoe UI"/>
                <w:color w:val="333333"/>
                <w:sz w:val="24"/>
                <w:szCs w:val="24"/>
                <w:lang w:val="en-IN" w:eastAsia="en-IN"/>
              </w:rPr>
            </w:pPr>
            <w:r w:rsidRPr="00AF5E6F">
              <w:rPr>
                <w:rFonts w:ascii="Segoe UI" w:eastAsia="Times New Roman" w:hAnsi="Segoe UI" w:cs="Segoe UI"/>
                <w:color w:val="333333"/>
                <w:sz w:val="24"/>
                <w:szCs w:val="24"/>
                <w:lang w:val="en-IN" w:eastAsia="en-IN"/>
              </w:rPr>
              <w:t>Not thread-safe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7C2418" w14:textId="77777777" w:rsidR="00AF5E6F" w:rsidRPr="00AF5E6F" w:rsidRDefault="00AF5E6F" w:rsidP="00AF5E6F">
            <w:pPr>
              <w:widowControl/>
              <w:autoSpaceDE/>
              <w:autoSpaceDN/>
              <w:jc w:val="both"/>
              <w:rPr>
                <w:rFonts w:ascii="Segoe UI" w:eastAsia="Times New Roman" w:hAnsi="Segoe UI" w:cs="Segoe UI"/>
                <w:color w:val="333333"/>
                <w:sz w:val="24"/>
                <w:szCs w:val="24"/>
                <w:lang w:val="en-IN" w:eastAsia="en-IN"/>
              </w:rPr>
            </w:pPr>
            <w:r w:rsidRPr="00AF5E6F">
              <w:rPr>
                <w:rFonts w:ascii="Segoe UI" w:eastAsia="Times New Roman" w:hAnsi="Segoe UI" w:cs="Segoe UI"/>
                <w:color w:val="333333"/>
                <w:sz w:val="24"/>
                <w:szCs w:val="24"/>
                <w:lang w:val="en-IN" w:eastAsia="en-IN"/>
              </w:rPr>
              <w:t>Thread-safe</w:t>
            </w:r>
          </w:p>
        </w:tc>
      </w:tr>
      <w:tr w:rsidR="00AF5E6F" w:rsidRPr="00AF5E6F" w14:paraId="6454543A" w14:textId="77777777" w:rsidTr="00AF5E6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E92695" w14:textId="77777777" w:rsidR="00AF5E6F" w:rsidRPr="00AF5E6F" w:rsidRDefault="00AF5E6F" w:rsidP="00AF5E6F">
            <w:pPr>
              <w:widowControl/>
              <w:autoSpaceDE/>
              <w:autoSpaceDN/>
              <w:jc w:val="both"/>
              <w:rPr>
                <w:rFonts w:ascii="Segoe UI" w:eastAsia="Times New Roman" w:hAnsi="Segoe UI" w:cs="Segoe UI"/>
                <w:color w:val="333333"/>
                <w:sz w:val="24"/>
                <w:szCs w:val="24"/>
                <w:lang w:val="en-IN" w:eastAsia="en-IN"/>
              </w:rPr>
            </w:pPr>
            <w:r w:rsidRPr="00AF5E6F">
              <w:rPr>
                <w:rFonts w:ascii="Segoe UI" w:eastAsia="Times New Roman" w:hAnsi="Segoe UI" w:cs="Segoe UI"/>
                <w:b/>
                <w:bCs/>
                <w:color w:val="333333"/>
                <w:sz w:val="24"/>
                <w:szCs w:val="24"/>
                <w:lang w:val="en-IN" w:eastAsia="en-IN"/>
              </w:rPr>
              <w:t>Iterator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79F141" w14:textId="77777777" w:rsidR="00AF5E6F" w:rsidRPr="00AF5E6F" w:rsidRDefault="00AF5E6F" w:rsidP="00AF5E6F">
            <w:pPr>
              <w:widowControl/>
              <w:autoSpaceDE/>
              <w:autoSpaceDN/>
              <w:jc w:val="both"/>
              <w:rPr>
                <w:rFonts w:ascii="Segoe UI" w:eastAsia="Times New Roman" w:hAnsi="Segoe UI" w:cs="Segoe UI"/>
                <w:color w:val="333333"/>
                <w:sz w:val="24"/>
                <w:szCs w:val="24"/>
                <w:lang w:val="en-IN" w:eastAsia="en-IN"/>
              </w:rPr>
            </w:pPr>
            <w:r w:rsidRPr="00AF5E6F">
              <w:rPr>
                <w:rFonts w:ascii="Segoe UI" w:eastAsia="Times New Roman" w:hAnsi="Segoe UI" w:cs="Segoe UI"/>
                <w:color w:val="333333"/>
                <w:sz w:val="24"/>
                <w:szCs w:val="24"/>
                <w:lang w:val="en-IN" w:eastAsia="en-IN"/>
              </w:rPr>
              <w:t>It is fail-fast and throws an exception during iteration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291D43" w14:textId="77777777" w:rsidR="00AF5E6F" w:rsidRPr="00AF5E6F" w:rsidRDefault="00AF5E6F" w:rsidP="00AF5E6F">
            <w:pPr>
              <w:widowControl/>
              <w:autoSpaceDE/>
              <w:autoSpaceDN/>
              <w:jc w:val="both"/>
              <w:rPr>
                <w:rFonts w:ascii="Segoe UI" w:eastAsia="Times New Roman" w:hAnsi="Segoe UI" w:cs="Segoe UI"/>
                <w:color w:val="333333"/>
                <w:sz w:val="24"/>
                <w:szCs w:val="24"/>
                <w:lang w:val="en-IN" w:eastAsia="en-IN"/>
              </w:rPr>
            </w:pPr>
            <w:r w:rsidRPr="00AF5E6F">
              <w:rPr>
                <w:rFonts w:ascii="Segoe UI" w:eastAsia="Times New Roman" w:hAnsi="Segoe UI" w:cs="Segoe UI"/>
                <w:color w:val="333333"/>
                <w:sz w:val="24"/>
                <w:szCs w:val="24"/>
                <w:lang w:val="en-IN" w:eastAsia="en-IN"/>
              </w:rPr>
              <w:t>It is fail-safe and performs iteration by multiple threads</w:t>
            </w:r>
          </w:p>
        </w:tc>
      </w:tr>
      <w:tr w:rsidR="00AF5E6F" w:rsidRPr="00AF5E6F" w14:paraId="6EB6CD60" w14:textId="77777777" w:rsidTr="00AF5E6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301A74" w14:textId="77777777" w:rsidR="00AF5E6F" w:rsidRPr="00AF5E6F" w:rsidRDefault="00AF5E6F" w:rsidP="00AF5E6F">
            <w:pPr>
              <w:widowControl/>
              <w:autoSpaceDE/>
              <w:autoSpaceDN/>
              <w:jc w:val="both"/>
              <w:rPr>
                <w:rFonts w:ascii="Segoe UI" w:eastAsia="Times New Roman" w:hAnsi="Segoe UI" w:cs="Segoe UI"/>
                <w:color w:val="333333"/>
                <w:sz w:val="24"/>
                <w:szCs w:val="24"/>
                <w:lang w:val="en-IN" w:eastAsia="en-IN"/>
              </w:rPr>
            </w:pPr>
            <w:r w:rsidRPr="00AF5E6F">
              <w:rPr>
                <w:rFonts w:ascii="Segoe UI" w:eastAsia="Times New Roman" w:hAnsi="Segoe UI" w:cs="Segoe UI"/>
                <w:b/>
                <w:bCs/>
                <w:color w:val="333333"/>
                <w:sz w:val="24"/>
                <w:szCs w:val="24"/>
                <w:lang w:val="en-IN" w:eastAsia="en-IN"/>
              </w:rPr>
              <w:t>Null Values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737E66" w14:textId="77777777" w:rsidR="00AF5E6F" w:rsidRPr="00AF5E6F" w:rsidRDefault="00AF5E6F" w:rsidP="00AF5E6F">
            <w:pPr>
              <w:widowControl/>
              <w:autoSpaceDE/>
              <w:autoSpaceDN/>
              <w:jc w:val="both"/>
              <w:rPr>
                <w:rFonts w:ascii="Segoe UI" w:eastAsia="Times New Roman" w:hAnsi="Segoe UI" w:cs="Segoe UI"/>
                <w:color w:val="333333"/>
                <w:sz w:val="24"/>
                <w:szCs w:val="24"/>
                <w:lang w:val="en-IN" w:eastAsia="en-IN"/>
              </w:rPr>
            </w:pPr>
            <w:r w:rsidRPr="00AF5E6F">
              <w:rPr>
                <w:rFonts w:ascii="Segoe UI" w:eastAsia="Times New Roman" w:hAnsi="Segoe UI" w:cs="Segoe UI"/>
                <w:color w:val="333333"/>
                <w:sz w:val="24"/>
                <w:szCs w:val="24"/>
                <w:lang w:val="en-IN" w:eastAsia="en-IN"/>
              </w:rPr>
              <w:t>It allows for storing null keys and values.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C4F9FB" w14:textId="77777777" w:rsidR="00AF5E6F" w:rsidRPr="00AF5E6F" w:rsidRDefault="00AF5E6F" w:rsidP="00AF5E6F">
            <w:pPr>
              <w:widowControl/>
              <w:autoSpaceDE/>
              <w:autoSpaceDN/>
              <w:jc w:val="both"/>
              <w:rPr>
                <w:rFonts w:ascii="Segoe UI" w:eastAsia="Times New Roman" w:hAnsi="Segoe UI" w:cs="Segoe UI"/>
                <w:color w:val="333333"/>
                <w:sz w:val="24"/>
                <w:szCs w:val="24"/>
                <w:lang w:val="en-IN" w:eastAsia="en-IN"/>
              </w:rPr>
            </w:pPr>
            <w:r w:rsidRPr="00AF5E6F">
              <w:rPr>
                <w:rFonts w:ascii="Segoe UI" w:eastAsia="Times New Roman" w:hAnsi="Segoe UI" w:cs="Segoe UI"/>
                <w:color w:val="333333"/>
                <w:sz w:val="24"/>
                <w:szCs w:val="24"/>
                <w:lang w:val="en-IN" w:eastAsia="en-IN"/>
              </w:rPr>
              <w:t>It does not allow to store null key/values.</w:t>
            </w:r>
          </w:p>
        </w:tc>
      </w:tr>
      <w:tr w:rsidR="00AF5E6F" w:rsidRPr="00AF5E6F" w14:paraId="07B29D71" w14:textId="77777777" w:rsidTr="00AF5E6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F1C8BE" w14:textId="77777777" w:rsidR="00AF5E6F" w:rsidRPr="00AF5E6F" w:rsidRDefault="00AF5E6F" w:rsidP="00AF5E6F">
            <w:pPr>
              <w:widowControl/>
              <w:autoSpaceDE/>
              <w:autoSpaceDN/>
              <w:jc w:val="both"/>
              <w:rPr>
                <w:rFonts w:ascii="Segoe UI" w:eastAsia="Times New Roman" w:hAnsi="Segoe UI" w:cs="Segoe UI"/>
                <w:color w:val="333333"/>
                <w:sz w:val="24"/>
                <w:szCs w:val="24"/>
                <w:lang w:val="en-IN" w:eastAsia="en-IN"/>
              </w:rPr>
            </w:pPr>
            <w:r w:rsidRPr="00AF5E6F">
              <w:rPr>
                <w:rFonts w:ascii="Segoe UI" w:eastAsia="Times New Roman" w:hAnsi="Segoe UI" w:cs="Segoe UI"/>
                <w:b/>
                <w:bCs/>
                <w:color w:val="333333"/>
                <w:sz w:val="24"/>
                <w:szCs w:val="24"/>
                <w:lang w:val="en-IN" w:eastAsia="en-IN"/>
              </w:rPr>
              <w:t>Performance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AF1E61" w14:textId="77777777" w:rsidR="00AF5E6F" w:rsidRPr="00AF5E6F" w:rsidRDefault="00AF5E6F" w:rsidP="00AF5E6F">
            <w:pPr>
              <w:widowControl/>
              <w:autoSpaceDE/>
              <w:autoSpaceDN/>
              <w:jc w:val="both"/>
              <w:rPr>
                <w:rFonts w:ascii="Segoe UI" w:eastAsia="Times New Roman" w:hAnsi="Segoe UI" w:cs="Segoe UI"/>
                <w:color w:val="333333"/>
                <w:sz w:val="24"/>
                <w:szCs w:val="24"/>
                <w:lang w:val="en-IN" w:eastAsia="en-IN"/>
              </w:rPr>
            </w:pPr>
            <w:r w:rsidRPr="00AF5E6F">
              <w:rPr>
                <w:rFonts w:ascii="Segoe UI" w:eastAsia="Times New Roman" w:hAnsi="Segoe UI" w:cs="Segoe UI"/>
                <w:color w:val="333333"/>
                <w:sz w:val="24"/>
                <w:szCs w:val="24"/>
                <w:lang w:val="en-IN" w:eastAsia="en-IN"/>
              </w:rPr>
              <w:t>faster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2D44BB" w14:textId="77777777" w:rsidR="00AF5E6F" w:rsidRPr="00AF5E6F" w:rsidRDefault="00AF5E6F" w:rsidP="00AF5E6F">
            <w:pPr>
              <w:widowControl/>
              <w:autoSpaceDE/>
              <w:autoSpaceDN/>
              <w:jc w:val="both"/>
              <w:rPr>
                <w:rFonts w:ascii="Segoe UI" w:eastAsia="Times New Roman" w:hAnsi="Segoe UI" w:cs="Segoe UI"/>
                <w:color w:val="333333"/>
                <w:sz w:val="24"/>
                <w:szCs w:val="24"/>
                <w:lang w:val="en-IN" w:eastAsia="en-IN"/>
              </w:rPr>
            </w:pPr>
            <w:r w:rsidRPr="00AF5E6F">
              <w:rPr>
                <w:rFonts w:ascii="Segoe UI" w:eastAsia="Times New Roman" w:hAnsi="Segoe UI" w:cs="Segoe UI"/>
                <w:color w:val="333333"/>
                <w:sz w:val="24"/>
                <w:szCs w:val="24"/>
                <w:lang w:val="en-IN" w:eastAsia="en-IN"/>
              </w:rPr>
              <w:t>Slower than Hashmap</w:t>
            </w:r>
          </w:p>
        </w:tc>
      </w:tr>
    </w:tbl>
    <w:p w14:paraId="1029FA6B" w14:textId="77777777" w:rsidR="00AF5E6F" w:rsidRPr="00AF5E6F" w:rsidRDefault="00AF5E6F" w:rsidP="00AF5E6F">
      <w:pPr>
        <w:pStyle w:val="ListParagraph"/>
        <w:tabs>
          <w:tab w:val="left" w:pos="1180"/>
          <w:tab w:val="left" w:pos="1181"/>
        </w:tabs>
        <w:spacing w:before="22"/>
        <w:ind w:firstLine="0"/>
        <w:rPr>
          <w:sz w:val="36"/>
          <w:szCs w:val="36"/>
        </w:rPr>
      </w:pPr>
    </w:p>
    <w:p w14:paraId="452A5BA0" w14:textId="0EBE5CC0" w:rsidR="004401A9" w:rsidRPr="00AF5E6F" w:rsidRDefault="00AF5E6F">
      <w:pPr>
        <w:pStyle w:val="ListParagraph"/>
        <w:numPr>
          <w:ilvl w:val="0"/>
          <w:numId w:val="2"/>
        </w:numPr>
        <w:tabs>
          <w:tab w:val="left" w:pos="1180"/>
          <w:tab w:val="left" w:pos="1181"/>
        </w:tabs>
        <w:spacing w:before="22"/>
        <w:ind w:left="1180" w:hanging="1081"/>
        <w:rPr>
          <w:sz w:val="36"/>
          <w:szCs w:val="36"/>
        </w:rPr>
      </w:pPr>
      <w:r w:rsidRPr="00AF5E6F">
        <w:rPr>
          <w:rFonts w:ascii="HFQMME+Lora Regular"/>
          <w:color w:val="000000"/>
          <w:sz w:val="36"/>
          <w:szCs w:val="36"/>
        </w:rPr>
        <w:t>Difference</w:t>
      </w:r>
      <w:r w:rsidRPr="00AF5E6F">
        <w:rPr>
          <w:rFonts w:ascii="HFQMME+Lora Regular"/>
          <w:color w:val="000000"/>
          <w:spacing w:val="1"/>
          <w:sz w:val="36"/>
          <w:szCs w:val="36"/>
        </w:rPr>
        <w:t xml:space="preserve"> </w:t>
      </w:r>
      <w:r w:rsidRPr="00AF5E6F">
        <w:rPr>
          <w:rFonts w:ascii="HFQMME+Lora Regular"/>
          <w:color w:val="000000"/>
          <w:sz w:val="36"/>
          <w:szCs w:val="36"/>
        </w:rPr>
        <w:t>between</w:t>
      </w:r>
      <w:r w:rsidRPr="00AF5E6F">
        <w:rPr>
          <w:rFonts w:ascii="HFQMME+Lora Regular"/>
          <w:color w:val="000000"/>
          <w:spacing w:val="1"/>
          <w:sz w:val="36"/>
          <w:szCs w:val="36"/>
        </w:rPr>
        <w:t xml:space="preserve"> </w:t>
      </w:r>
      <w:r w:rsidRPr="00AF5E6F">
        <w:rPr>
          <w:rFonts w:ascii="HFQMME+Lora Regular"/>
          <w:color w:val="000000"/>
          <w:spacing w:val="-1"/>
          <w:sz w:val="36"/>
          <w:szCs w:val="36"/>
        </w:rPr>
        <w:t>Tree</w:t>
      </w:r>
      <w:r w:rsidRPr="00AF5E6F">
        <w:rPr>
          <w:rFonts w:ascii="HFQMME+Lora Regular"/>
          <w:color w:val="000000"/>
          <w:spacing w:val="1"/>
          <w:sz w:val="36"/>
          <w:szCs w:val="36"/>
        </w:rPr>
        <w:t xml:space="preserve"> </w:t>
      </w:r>
      <w:r w:rsidRPr="00AF5E6F">
        <w:rPr>
          <w:rFonts w:ascii="HFQMME+Lora Regular"/>
          <w:color w:val="000000"/>
          <w:sz w:val="36"/>
          <w:szCs w:val="36"/>
        </w:rPr>
        <w:t>Set</w:t>
      </w:r>
      <w:r w:rsidRPr="00AF5E6F">
        <w:rPr>
          <w:rFonts w:ascii="HFQMME+Lora Regular"/>
          <w:color w:val="000000"/>
          <w:spacing w:val="1"/>
          <w:sz w:val="36"/>
          <w:szCs w:val="36"/>
        </w:rPr>
        <w:t xml:space="preserve"> </w:t>
      </w:r>
      <w:r w:rsidRPr="00AF5E6F">
        <w:rPr>
          <w:rFonts w:ascii="HFQMME+Lora Regular"/>
          <w:color w:val="000000"/>
          <w:sz w:val="36"/>
          <w:szCs w:val="36"/>
        </w:rPr>
        <w:t>and</w:t>
      </w:r>
      <w:r w:rsidRPr="00AF5E6F">
        <w:rPr>
          <w:rFonts w:ascii="HFQMME+Lora Regular"/>
          <w:color w:val="000000"/>
          <w:spacing w:val="1"/>
          <w:sz w:val="36"/>
          <w:szCs w:val="36"/>
        </w:rPr>
        <w:t xml:space="preserve"> </w:t>
      </w:r>
      <w:r w:rsidRPr="00AF5E6F">
        <w:rPr>
          <w:rFonts w:ascii="HFQMME+Lora Regular"/>
          <w:color w:val="000000"/>
          <w:sz w:val="36"/>
          <w:szCs w:val="36"/>
        </w:rPr>
        <w:t>Tree</w:t>
      </w:r>
      <w:r w:rsidRPr="00AF5E6F">
        <w:rPr>
          <w:rFonts w:ascii="HFQMME+Lora Regular"/>
          <w:color w:val="000000"/>
          <w:spacing w:val="1"/>
          <w:sz w:val="36"/>
          <w:szCs w:val="36"/>
        </w:rPr>
        <w:t xml:space="preserve"> </w:t>
      </w:r>
      <w:r w:rsidRPr="00AF5E6F">
        <w:rPr>
          <w:rFonts w:ascii="HFQMME+Lora Regular"/>
          <w:color w:val="000000"/>
          <w:sz w:val="36"/>
          <w:szCs w:val="36"/>
        </w:rPr>
        <w:t>Map</w:t>
      </w:r>
    </w:p>
    <w:p w14:paraId="37F8E8F9" w14:textId="6AA78FAD" w:rsidR="00AF5E6F" w:rsidRDefault="00A45016" w:rsidP="00AF5E6F">
      <w:pPr>
        <w:pStyle w:val="ListParagraph"/>
        <w:tabs>
          <w:tab w:val="left" w:pos="1180"/>
          <w:tab w:val="left" w:pos="1181"/>
        </w:tabs>
        <w:spacing w:before="22"/>
        <w:ind w:firstLine="0"/>
        <w:rPr>
          <w:sz w:val="36"/>
          <w:szCs w:val="36"/>
        </w:rPr>
      </w:pPr>
      <w:r>
        <w:rPr>
          <w:noProof/>
        </w:rPr>
        <w:drawing>
          <wp:inline distT="0" distB="0" distL="0" distR="0" wp14:anchorId="393FDF00" wp14:editId="73F3AD24">
            <wp:extent cx="5829300" cy="31559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9300" cy="3155950"/>
                    </a:xfrm>
                    <a:prstGeom prst="rect">
                      <a:avLst/>
                    </a:prstGeom>
                    <a:noFill/>
                    <a:ln>
                      <a:noFill/>
                    </a:ln>
                  </pic:spPr>
                </pic:pic>
              </a:graphicData>
            </a:graphic>
          </wp:inline>
        </w:drawing>
      </w:r>
    </w:p>
    <w:p w14:paraId="2835C214" w14:textId="494676A9" w:rsidR="005972B4" w:rsidRPr="00AF5E6F" w:rsidRDefault="005972B4" w:rsidP="00AF5E6F">
      <w:pPr>
        <w:pStyle w:val="ListParagraph"/>
        <w:tabs>
          <w:tab w:val="left" w:pos="1180"/>
          <w:tab w:val="left" w:pos="1181"/>
        </w:tabs>
        <w:spacing w:before="22"/>
        <w:ind w:firstLine="0"/>
        <w:rPr>
          <w:sz w:val="36"/>
          <w:szCs w:val="36"/>
        </w:rPr>
      </w:pPr>
    </w:p>
    <w:p w14:paraId="6532C7F9" w14:textId="0237A784" w:rsidR="004401A9" w:rsidRPr="00DF3B83" w:rsidRDefault="00DF3B83">
      <w:pPr>
        <w:pStyle w:val="ListParagraph"/>
        <w:numPr>
          <w:ilvl w:val="0"/>
          <w:numId w:val="2"/>
        </w:numPr>
        <w:tabs>
          <w:tab w:val="left" w:pos="1180"/>
          <w:tab w:val="left" w:pos="1181"/>
        </w:tabs>
        <w:spacing w:before="22"/>
        <w:ind w:left="1180" w:hanging="1081"/>
        <w:rPr>
          <w:sz w:val="36"/>
          <w:szCs w:val="36"/>
        </w:rPr>
      </w:pPr>
      <w:r w:rsidRPr="00DF3B83">
        <w:rPr>
          <w:rFonts w:ascii="HFQMME+Lora Regular"/>
          <w:color w:val="000000"/>
          <w:sz w:val="36"/>
          <w:szCs w:val="36"/>
        </w:rPr>
        <w:t>Difference</w:t>
      </w:r>
      <w:r w:rsidRPr="00DF3B83">
        <w:rPr>
          <w:rFonts w:ascii="HFQMME+Lora Regular"/>
          <w:color w:val="000000"/>
          <w:spacing w:val="1"/>
          <w:sz w:val="36"/>
          <w:szCs w:val="36"/>
        </w:rPr>
        <w:t xml:space="preserve"> </w:t>
      </w:r>
      <w:r w:rsidRPr="00DF3B83">
        <w:rPr>
          <w:rFonts w:ascii="HFQMME+Lora Regular"/>
          <w:color w:val="000000"/>
          <w:sz w:val="36"/>
          <w:szCs w:val="36"/>
        </w:rPr>
        <w:t>between</w:t>
      </w:r>
      <w:r w:rsidRPr="00DF3B83">
        <w:rPr>
          <w:rFonts w:ascii="HFQMME+Lora Regular"/>
          <w:color w:val="000000"/>
          <w:spacing w:val="1"/>
          <w:sz w:val="36"/>
          <w:szCs w:val="36"/>
        </w:rPr>
        <w:t xml:space="preserve"> </w:t>
      </w:r>
      <w:r w:rsidRPr="00DF3B83">
        <w:rPr>
          <w:rFonts w:ascii="HFQMME+Lora Regular"/>
          <w:color w:val="000000"/>
          <w:sz w:val="36"/>
          <w:szCs w:val="36"/>
        </w:rPr>
        <w:t>Iterator</w:t>
      </w:r>
      <w:r w:rsidRPr="00DF3B83">
        <w:rPr>
          <w:rFonts w:ascii="HFQMME+Lora Regular"/>
          <w:color w:val="000000"/>
          <w:spacing w:val="1"/>
          <w:sz w:val="36"/>
          <w:szCs w:val="36"/>
        </w:rPr>
        <w:t xml:space="preserve"> </w:t>
      </w:r>
      <w:r w:rsidRPr="00DF3B83">
        <w:rPr>
          <w:rFonts w:ascii="HFQMME+Lora Regular"/>
          <w:color w:val="000000"/>
          <w:sz w:val="36"/>
          <w:szCs w:val="36"/>
        </w:rPr>
        <w:t>and</w:t>
      </w:r>
      <w:r w:rsidRPr="00DF3B83">
        <w:rPr>
          <w:rFonts w:ascii="HFQMME+Lora Regular"/>
          <w:color w:val="000000"/>
          <w:spacing w:val="1"/>
          <w:sz w:val="36"/>
          <w:szCs w:val="36"/>
        </w:rPr>
        <w:t xml:space="preserve"> </w:t>
      </w:r>
      <w:r w:rsidRPr="00DF3B83">
        <w:rPr>
          <w:rFonts w:ascii="HFQMME+Lora Regular"/>
          <w:color w:val="000000"/>
          <w:sz w:val="36"/>
          <w:szCs w:val="36"/>
        </w:rPr>
        <w:t>Iterable.</w:t>
      </w:r>
    </w:p>
    <w:p w14:paraId="2C22242F" w14:textId="3B7819A1" w:rsidR="00DF3B83" w:rsidRPr="00DF3B83" w:rsidRDefault="00DF3B83" w:rsidP="00DF3B83">
      <w:pPr>
        <w:pStyle w:val="ListParagraph"/>
        <w:tabs>
          <w:tab w:val="left" w:pos="1180"/>
          <w:tab w:val="left" w:pos="1181"/>
        </w:tabs>
        <w:spacing w:before="22"/>
        <w:ind w:firstLine="0"/>
        <w:rPr>
          <w:sz w:val="36"/>
          <w:szCs w:val="36"/>
        </w:rPr>
      </w:pPr>
    </w:p>
    <w:p w14:paraId="3ED7FA68" w14:textId="77777777" w:rsidR="00F254AE" w:rsidRPr="00F254AE" w:rsidRDefault="00F254AE" w:rsidP="00F254AE">
      <w:pPr>
        <w:pStyle w:val="ListParagraph"/>
        <w:tabs>
          <w:tab w:val="left" w:pos="1180"/>
          <w:tab w:val="left" w:pos="1181"/>
        </w:tabs>
        <w:spacing w:before="22"/>
        <w:ind w:firstLine="0"/>
        <w:rPr>
          <w:sz w:val="36"/>
          <w:szCs w:val="36"/>
        </w:rPr>
      </w:pPr>
    </w:p>
    <w:p w14:paraId="7EAE3AE0" w14:textId="77777777" w:rsidR="00F254AE" w:rsidRPr="00F254AE" w:rsidRDefault="00F254AE" w:rsidP="00F254AE">
      <w:pPr>
        <w:pStyle w:val="ListParagraph"/>
        <w:rPr>
          <w:rFonts w:ascii="HFQMME+Lora Regular"/>
          <w:color w:val="000000"/>
          <w:sz w:val="36"/>
          <w:szCs w:val="36"/>
        </w:rPr>
      </w:pPr>
    </w:p>
    <w:p w14:paraId="6E19ACBC" w14:textId="77777777" w:rsidR="00F254AE" w:rsidRPr="00DF3B83" w:rsidRDefault="00F254AE" w:rsidP="00F254AE">
      <w:pPr>
        <w:pStyle w:val="ListParagraph"/>
        <w:tabs>
          <w:tab w:val="left" w:pos="1180"/>
          <w:tab w:val="left" w:pos="1181"/>
        </w:tabs>
        <w:spacing w:before="22"/>
        <w:ind w:firstLine="0"/>
        <w:rPr>
          <w:sz w:val="36"/>
          <w:szCs w:val="36"/>
        </w:rPr>
      </w:pPr>
    </w:p>
    <w:p w14:paraId="13B52FD8" w14:textId="77777777" w:rsidR="00DF3B83" w:rsidRPr="00DF3B83" w:rsidRDefault="00DF3B83" w:rsidP="00DF3B83">
      <w:pPr>
        <w:pStyle w:val="ListParagraph"/>
        <w:rPr>
          <w:sz w:val="36"/>
          <w:szCs w:val="36"/>
        </w:rPr>
      </w:pPr>
    </w:p>
    <w:p w14:paraId="78EF69A7" w14:textId="77777777" w:rsidR="00DF3B83" w:rsidRPr="00DF3B83" w:rsidRDefault="00DF3B83" w:rsidP="00B62FDF">
      <w:pPr>
        <w:pStyle w:val="ListParagraph"/>
        <w:tabs>
          <w:tab w:val="left" w:pos="1180"/>
          <w:tab w:val="left" w:pos="1181"/>
        </w:tabs>
        <w:spacing w:before="22"/>
        <w:ind w:firstLine="0"/>
        <w:rPr>
          <w:sz w:val="36"/>
          <w:szCs w:val="36"/>
        </w:rPr>
      </w:pPr>
    </w:p>
    <w:p w14:paraId="50EDB042" w14:textId="682E8494" w:rsidR="00594048" w:rsidRDefault="00CF0667">
      <w:pPr>
        <w:pStyle w:val="ListParagraph"/>
        <w:numPr>
          <w:ilvl w:val="0"/>
          <w:numId w:val="2"/>
        </w:numPr>
        <w:tabs>
          <w:tab w:val="left" w:pos="1180"/>
          <w:tab w:val="left" w:pos="1181"/>
        </w:tabs>
        <w:spacing w:before="22"/>
        <w:ind w:left="1180" w:hanging="1081"/>
        <w:rPr>
          <w:sz w:val="28"/>
        </w:rPr>
      </w:pPr>
      <w:r>
        <w:rPr>
          <w:sz w:val="28"/>
        </w:rPr>
        <w:t>What</w:t>
      </w:r>
      <w:r>
        <w:rPr>
          <w:spacing w:val="-2"/>
          <w:sz w:val="28"/>
        </w:rPr>
        <w:t xml:space="preserve"> </w:t>
      </w:r>
      <w:r>
        <w:rPr>
          <w:sz w:val="28"/>
        </w:rPr>
        <w:t>are</w:t>
      </w:r>
      <w:r>
        <w:rPr>
          <w:spacing w:val="-2"/>
          <w:sz w:val="28"/>
        </w:rPr>
        <w:t xml:space="preserve"> </w:t>
      </w:r>
      <w:r>
        <w:rPr>
          <w:sz w:val="28"/>
        </w:rPr>
        <w:t>the</w:t>
      </w:r>
      <w:r>
        <w:rPr>
          <w:spacing w:val="-1"/>
          <w:sz w:val="28"/>
        </w:rPr>
        <w:t xml:space="preserve"> </w:t>
      </w:r>
      <w:r>
        <w:rPr>
          <w:sz w:val="28"/>
        </w:rPr>
        <w:t>new versions</w:t>
      </w:r>
      <w:r>
        <w:rPr>
          <w:spacing w:val="-3"/>
          <w:sz w:val="28"/>
        </w:rPr>
        <w:t xml:space="preserve"> </w:t>
      </w:r>
      <w:r>
        <w:rPr>
          <w:sz w:val="28"/>
        </w:rPr>
        <w:t>of</w:t>
      </w:r>
      <w:r>
        <w:rPr>
          <w:spacing w:val="1"/>
          <w:sz w:val="28"/>
        </w:rPr>
        <w:t xml:space="preserve"> </w:t>
      </w:r>
      <w:r>
        <w:rPr>
          <w:sz w:val="28"/>
        </w:rPr>
        <w:t>JDK</w:t>
      </w:r>
      <w:r>
        <w:rPr>
          <w:spacing w:val="-2"/>
          <w:sz w:val="28"/>
        </w:rPr>
        <w:t xml:space="preserve"> </w:t>
      </w:r>
      <w:r>
        <w:rPr>
          <w:sz w:val="28"/>
        </w:rPr>
        <w:t>?</w:t>
      </w:r>
      <w:r w:rsidR="000F6273">
        <w:rPr>
          <w:sz w:val="28"/>
        </w:rPr>
        <w:t xml:space="preserve"> </w:t>
      </w:r>
      <w:r w:rsidR="000F6273" w:rsidRPr="0049726A">
        <w:rPr>
          <w:b/>
          <w:bCs/>
          <w:sz w:val="28"/>
        </w:rPr>
        <w:t>JDK</w:t>
      </w:r>
      <w:r w:rsidR="0049726A" w:rsidRPr="0049726A">
        <w:rPr>
          <w:b/>
          <w:bCs/>
          <w:sz w:val="28"/>
        </w:rPr>
        <w:t>18 (launched on march 22</w:t>
      </w:r>
      <w:r w:rsidR="0049726A" w:rsidRPr="0049726A">
        <w:rPr>
          <w:b/>
          <w:bCs/>
          <w:sz w:val="28"/>
          <w:vertAlign w:val="superscript"/>
        </w:rPr>
        <w:t>nd</w:t>
      </w:r>
      <w:r w:rsidR="0049726A" w:rsidRPr="0049726A">
        <w:rPr>
          <w:b/>
          <w:bCs/>
          <w:sz w:val="28"/>
        </w:rPr>
        <w:t>)</w:t>
      </w:r>
    </w:p>
    <w:p w14:paraId="498FB682" w14:textId="2AB9244E" w:rsidR="00594048" w:rsidRDefault="001C3DD3">
      <w:pPr>
        <w:pStyle w:val="ListParagraph"/>
        <w:numPr>
          <w:ilvl w:val="0"/>
          <w:numId w:val="2"/>
        </w:numPr>
        <w:tabs>
          <w:tab w:val="left" w:pos="1180"/>
          <w:tab w:val="left" w:pos="1181"/>
        </w:tabs>
        <w:ind w:left="1180" w:hanging="1081"/>
        <w:rPr>
          <w:color w:val="FF0000"/>
          <w:sz w:val="28"/>
        </w:rPr>
      </w:pPr>
      <w:r>
        <w:rPr>
          <w:noProof/>
          <w:color w:val="FF0000"/>
        </w:rPr>
        <mc:AlternateContent>
          <mc:Choice Requires="wps">
            <w:drawing>
              <wp:anchor distT="0" distB="0" distL="114300" distR="114300" simplePos="0" relativeHeight="487449600" behindDoc="1" locked="0" layoutInCell="1" allowOverlap="1" wp14:anchorId="5356BB06" wp14:editId="1B446A92">
                <wp:simplePos x="0" y="0"/>
                <wp:positionH relativeFrom="page">
                  <wp:posOffset>4658360</wp:posOffset>
                </wp:positionH>
                <wp:positionV relativeFrom="paragraph">
                  <wp:posOffset>16510</wp:posOffset>
                </wp:positionV>
                <wp:extent cx="80645" cy="217805"/>
                <wp:effectExtent l="0" t="0" r="0" b="0"/>
                <wp:wrapNone/>
                <wp:docPr id="11" name="docshape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645" cy="217805"/>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145D8A" id="docshape5" o:spid="_x0000_s1026" style="position:absolute;margin-left:366.8pt;margin-top:1.3pt;width:6.35pt;height:17.15pt;z-index:-15866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" fillcolor="red" stroked="f">
                <w10:wrap anchorx="page"/>
              </v:rect>
            </w:pict>
          </mc:Fallback>
        </mc:AlternateContent>
      </w:r>
      <w:r w:rsidR="00CF0667" w:rsidRPr="00B823EF">
        <w:rPr>
          <w:color w:val="FF0000"/>
          <w:sz w:val="28"/>
        </w:rPr>
        <w:t>How</w:t>
      </w:r>
      <w:r w:rsidR="00CF0667" w:rsidRPr="00B823EF">
        <w:rPr>
          <w:color w:val="FF0000"/>
          <w:spacing w:val="-1"/>
          <w:sz w:val="28"/>
        </w:rPr>
        <w:t xml:space="preserve"> </w:t>
      </w:r>
      <w:r w:rsidR="00CF0667" w:rsidRPr="00B823EF">
        <w:rPr>
          <w:color w:val="FF0000"/>
          <w:sz w:val="28"/>
        </w:rPr>
        <w:t>you</w:t>
      </w:r>
      <w:r w:rsidR="00CF0667" w:rsidRPr="00B823EF">
        <w:rPr>
          <w:color w:val="FF0000"/>
          <w:spacing w:val="-1"/>
          <w:sz w:val="28"/>
        </w:rPr>
        <w:t xml:space="preserve"> </w:t>
      </w:r>
      <w:r w:rsidR="00CF0667" w:rsidRPr="00B823EF">
        <w:rPr>
          <w:color w:val="FF0000"/>
          <w:sz w:val="28"/>
        </w:rPr>
        <w:t>implement</w:t>
      </w:r>
      <w:r w:rsidR="00CF0667" w:rsidRPr="00B823EF">
        <w:rPr>
          <w:color w:val="FF0000"/>
          <w:spacing w:val="-4"/>
          <w:sz w:val="28"/>
        </w:rPr>
        <w:t xml:space="preserve"> </w:t>
      </w:r>
      <w:r w:rsidR="00CF0667" w:rsidRPr="00B823EF">
        <w:rPr>
          <w:color w:val="FF0000"/>
          <w:sz w:val="28"/>
        </w:rPr>
        <w:t>rest</w:t>
      </w:r>
      <w:r w:rsidR="00CF0667" w:rsidRPr="00B823EF">
        <w:rPr>
          <w:color w:val="FF0000"/>
          <w:spacing w:val="-2"/>
          <w:sz w:val="28"/>
        </w:rPr>
        <w:t xml:space="preserve"> </w:t>
      </w:r>
      <w:r w:rsidR="00CF0667" w:rsidRPr="00B823EF">
        <w:rPr>
          <w:color w:val="FF0000"/>
          <w:sz w:val="28"/>
        </w:rPr>
        <w:t>full</w:t>
      </w:r>
      <w:r w:rsidR="00CF0667" w:rsidRPr="00B823EF">
        <w:rPr>
          <w:color w:val="FF0000"/>
          <w:spacing w:val="-2"/>
          <w:sz w:val="28"/>
        </w:rPr>
        <w:t xml:space="preserve"> </w:t>
      </w:r>
      <w:r w:rsidR="00CF0667" w:rsidRPr="00B823EF">
        <w:rPr>
          <w:color w:val="FF0000"/>
          <w:sz w:val="28"/>
        </w:rPr>
        <w:t>in</w:t>
      </w:r>
      <w:r w:rsidR="00CF0667" w:rsidRPr="00B823EF">
        <w:rPr>
          <w:color w:val="FF0000"/>
          <w:spacing w:val="-3"/>
          <w:sz w:val="28"/>
        </w:rPr>
        <w:t xml:space="preserve"> </w:t>
      </w:r>
      <w:r w:rsidR="00CF0667" w:rsidRPr="00B823EF">
        <w:rPr>
          <w:color w:val="FF0000"/>
          <w:sz w:val="28"/>
        </w:rPr>
        <w:t>project ?</w:t>
      </w:r>
    </w:p>
    <w:p w14:paraId="74D49186" w14:textId="78FC5F7D" w:rsidR="005F578B" w:rsidRPr="00B823EF" w:rsidRDefault="00FC38AB" w:rsidP="005F578B">
      <w:pPr>
        <w:pStyle w:val="ListParagraph"/>
        <w:tabs>
          <w:tab w:val="left" w:pos="1180"/>
          <w:tab w:val="left" w:pos="1181"/>
        </w:tabs>
        <w:ind w:firstLine="0"/>
        <w:rPr>
          <w:color w:val="FF0000"/>
          <w:sz w:val="28"/>
        </w:rPr>
      </w:pPr>
      <w:r>
        <w:rPr>
          <w:color w:val="FF0000"/>
          <w:sz w:val="28"/>
        </w:rPr>
        <w:t xml:space="preserve">By implementing RestTemplet class </w:t>
      </w:r>
      <w:r w:rsidR="00424E67">
        <w:rPr>
          <w:color w:val="FF0000"/>
          <w:sz w:val="28"/>
        </w:rPr>
        <w:t>and it has method get</w:t>
      </w:r>
      <w:r w:rsidR="0022132E">
        <w:rPr>
          <w:color w:val="FF0000"/>
          <w:sz w:val="28"/>
        </w:rPr>
        <w:t>For</w:t>
      </w:r>
      <w:r w:rsidR="00424E67">
        <w:rPr>
          <w:color w:val="FF0000"/>
          <w:sz w:val="28"/>
        </w:rPr>
        <w:t>Object(url,</w:t>
      </w:r>
      <w:r w:rsidR="00D934FC">
        <w:rPr>
          <w:color w:val="FF0000"/>
          <w:sz w:val="28"/>
        </w:rPr>
        <w:t>EntityclassName</w:t>
      </w:r>
      <w:r w:rsidR="00424E67">
        <w:rPr>
          <w:color w:val="FF0000"/>
          <w:sz w:val="28"/>
        </w:rPr>
        <w:t>.class</w:t>
      </w:r>
      <w:r w:rsidR="00B30530">
        <w:rPr>
          <w:color w:val="FF0000"/>
          <w:sz w:val="28"/>
        </w:rPr>
        <w:t>)</w:t>
      </w:r>
    </w:p>
    <w:p w14:paraId="18B93FBB" w14:textId="77777777" w:rsidR="00624CC6" w:rsidRDefault="001C3DD3" w:rsidP="005A3BDA">
      <w:pPr>
        <w:pStyle w:val="Heading3"/>
        <w:shd w:val="clear" w:color="auto" w:fill="FFFFFF"/>
        <w:spacing w:before="360" w:after="360"/>
        <w:jc w:val="center"/>
        <w:textAlignment w:val="baseline"/>
        <w:rPr>
          <w:sz w:val="28"/>
        </w:rPr>
      </w:pPr>
      <w:r>
        <w:rPr>
          <w:noProof/>
          <w:sz w:val="22"/>
        </w:rPr>
        <mc:AlternateContent>
          <mc:Choice Requires="wps">
            <w:drawing>
              <wp:anchor distT="0" distB="0" distL="114300" distR="114300" simplePos="0" relativeHeight="487450624" behindDoc="1" locked="0" layoutInCell="1" allowOverlap="1" wp14:anchorId="76551D3E" wp14:editId="45FFB775">
                <wp:simplePos x="0" y="0"/>
                <wp:positionH relativeFrom="page">
                  <wp:posOffset>4967605</wp:posOffset>
                </wp:positionH>
                <wp:positionV relativeFrom="paragraph">
                  <wp:posOffset>15875</wp:posOffset>
                </wp:positionV>
                <wp:extent cx="82550" cy="217805"/>
                <wp:effectExtent l="0" t="0" r="0" b="0"/>
                <wp:wrapNone/>
                <wp:docPr id="7" name="docshape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550" cy="217805"/>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391770" id="docshape7" o:spid="_x0000_s1026" style="position:absolute;margin-left:391.15pt;margin-top:1.25pt;width:6.5pt;height:17.15pt;z-index:-15865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" fillcolor="red" stroked="f">
                <w10:wrap anchorx="page"/>
              </v:rect>
            </w:pict>
          </mc:Fallback>
        </mc:AlternateContent>
      </w:r>
      <w:r w:rsidR="00CF0667">
        <w:rPr>
          <w:sz w:val="28"/>
        </w:rPr>
        <w:t>What</w:t>
      </w:r>
      <w:r w:rsidR="00CF0667">
        <w:rPr>
          <w:spacing w:val="-4"/>
          <w:sz w:val="28"/>
        </w:rPr>
        <w:t xml:space="preserve"> </w:t>
      </w:r>
      <w:r w:rsidR="00CF0667">
        <w:rPr>
          <w:sz w:val="28"/>
        </w:rPr>
        <w:t>is</w:t>
      </w:r>
      <w:r w:rsidR="00CF0667">
        <w:rPr>
          <w:spacing w:val="-1"/>
          <w:sz w:val="28"/>
        </w:rPr>
        <w:t xml:space="preserve"> </w:t>
      </w:r>
      <w:r w:rsidR="00CF0667">
        <w:rPr>
          <w:sz w:val="28"/>
        </w:rPr>
        <w:t>dynamic</w:t>
      </w:r>
      <w:r w:rsidR="00CF0667">
        <w:rPr>
          <w:spacing w:val="-2"/>
          <w:sz w:val="28"/>
        </w:rPr>
        <w:t xml:space="preserve"> </w:t>
      </w:r>
      <w:r w:rsidR="00CF0667">
        <w:rPr>
          <w:sz w:val="28"/>
        </w:rPr>
        <w:t>binding</w:t>
      </w:r>
      <w:r w:rsidR="00CF0667">
        <w:rPr>
          <w:spacing w:val="-3"/>
          <w:sz w:val="28"/>
        </w:rPr>
        <w:t xml:space="preserve"> </w:t>
      </w:r>
      <w:r w:rsidR="00CF0667">
        <w:rPr>
          <w:sz w:val="28"/>
        </w:rPr>
        <w:t>and</w:t>
      </w:r>
      <w:r w:rsidR="00CF0667">
        <w:rPr>
          <w:spacing w:val="-1"/>
          <w:sz w:val="28"/>
        </w:rPr>
        <w:t xml:space="preserve"> </w:t>
      </w:r>
      <w:r w:rsidR="00CF0667">
        <w:rPr>
          <w:sz w:val="28"/>
        </w:rPr>
        <w:t>static</w:t>
      </w:r>
      <w:r w:rsidR="00CF0667">
        <w:rPr>
          <w:spacing w:val="-2"/>
          <w:sz w:val="28"/>
        </w:rPr>
        <w:t xml:space="preserve"> </w:t>
      </w:r>
      <w:r w:rsidR="00CF0667">
        <w:rPr>
          <w:sz w:val="28"/>
        </w:rPr>
        <w:t>binding</w:t>
      </w:r>
      <w:r w:rsidR="00CF0667">
        <w:rPr>
          <w:spacing w:val="-3"/>
          <w:sz w:val="28"/>
        </w:rPr>
        <w:t xml:space="preserve"> </w:t>
      </w:r>
      <w:r w:rsidR="00CF0667">
        <w:rPr>
          <w:sz w:val="28"/>
        </w:rPr>
        <w:t>?</w:t>
      </w:r>
      <w:r w:rsidR="005A3BDA">
        <w:rPr>
          <w:sz w:val="28"/>
        </w:rPr>
        <w:t xml:space="preserve">  ans:</w:t>
      </w:r>
    </w:p>
    <w:p w14:paraId="7F86BD9F" w14:textId="0DEB58C5" w:rsidR="005A3BDA" w:rsidRDefault="005A3BDA" w:rsidP="005A3BDA">
      <w:pPr>
        <w:pStyle w:val="Heading3"/>
        <w:shd w:val="clear" w:color="auto" w:fill="FFFFFF"/>
        <w:spacing w:before="360" w:after="360"/>
        <w:jc w:val="center"/>
        <w:textAlignment w:val="baseline"/>
        <w:rPr>
          <w:rFonts w:ascii="Arial" w:eastAsia="Times New Roman" w:hAnsi="Arial" w:cs="Arial"/>
          <w:color w:val="273239"/>
          <w:spacing w:val="2"/>
          <w:sz w:val="28"/>
          <w:szCs w:val="28"/>
        </w:rPr>
      </w:pPr>
      <w:r w:rsidRPr="005A3BDA">
        <w:rPr>
          <w:rFonts w:ascii="Arial" w:hAnsi="Arial" w:cs="Arial"/>
          <w:color w:val="273239"/>
          <w:spacing w:val="2"/>
          <w:sz w:val="28"/>
          <w:szCs w:val="28"/>
        </w:rPr>
        <w:t xml:space="preserve"> </w:t>
      </w:r>
      <w:r w:rsidRPr="005A69F5">
        <w:rPr>
          <w:rFonts w:ascii="Arial" w:hAnsi="Arial" w:cs="Arial"/>
          <w:i/>
          <w:iCs/>
          <w:color w:val="273239"/>
          <w:spacing w:val="2"/>
          <w:sz w:val="28"/>
          <w:szCs w:val="28"/>
          <w:u w:val="single"/>
        </w:rPr>
        <w:t>Static Binding</w:t>
      </w:r>
    </w:p>
    <w:p w14:paraId="66CE4E49" w14:textId="345E24B4" w:rsidR="00594048" w:rsidRDefault="005A3BDA" w:rsidP="005A69F5">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The binding which can be resolved at compile time by the compiler is known as static or early binding. The binding of all the static, private, and final methods is done at compile-time.</w:t>
      </w:r>
    </w:p>
    <w:p w14:paraId="3C8DD600" w14:textId="77777777" w:rsidR="005A69F5" w:rsidRPr="005A69F5" w:rsidRDefault="005A69F5" w:rsidP="005A69F5">
      <w:pPr>
        <w:pStyle w:val="Heading3"/>
        <w:shd w:val="clear" w:color="auto" w:fill="FFFFFF"/>
        <w:spacing w:before="360" w:after="360"/>
        <w:jc w:val="center"/>
        <w:textAlignment w:val="baseline"/>
        <w:rPr>
          <w:rFonts w:ascii="Arial" w:eastAsia="Times New Roman" w:hAnsi="Arial" w:cs="Arial"/>
          <w:color w:val="273239"/>
          <w:spacing w:val="2"/>
          <w:sz w:val="28"/>
          <w:szCs w:val="28"/>
          <w:u w:val="single"/>
        </w:rPr>
      </w:pPr>
      <w:r w:rsidRPr="005A69F5">
        <w:rPr>
          <w:rFonts w:ascii="Arial" w:hAnsi="Arial" w:cs="Arial"/>
          <w:color w:val="273239"/>
          <w:spacing w:val="2"/>
          <w:sz w:val="28"/>
          <w:szCs w:val="28"/>
          <w:u w:val="single"/>
        </w:rPr>
        <w:t>Dynamic Binding</w:t>
      </w:r>
    </w:p>
    <w:p w14:paraId="2857A3C1" w14:textId="77777777" w:rsidR="005A69F5" w:rsidRDefault="005A69F5" w:rsidP="005A69F5">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In Dynamic binding compiler doesn’t decide the method to be called. Overriding is a perfect example of dynamic binding. In overriding both parent and child classes have the same method.</w:t>
      </w:r>
    </w:p>
    <w:p w14:paraId="71A4C849" w14:textId="77777777" w:rsidR="005A69F5" w:rsidRPr="005A69F5" w:rsidRDefault="005A69F5" w:rsidP="005A69F5">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p>
    <w:p w14:paraId="139E4035" w14:textId="7D441DAD" w:rsidR="00594048" w:rsidRDefault="00CF0667">
      <w:pPr>
        <w:pStyle w:val="ListParagraph"/>
        <w:numPr>
          <w:ilvl w:val="0"/>
          <w:numId w:val="2"/>
        </w:numPr>
        <w:tabs>
          <w:tab w:val="left" w:pos="1180"/>
          <w:tab w:val="left" w:pos="1181"/>
        </w:tabs>
        <w:ind w:left="1180" w:hanging="1081"/>
        <w:rPr>
          <w:sz w:val="28"/>
        </w:rPr>
      </w:pPr>
      <w:r>
        <w:rPr>
          <w:sz w:val="28"/>
        </w:rPr>
        <w:t>Write</w:t>
      </w:r>
      <w:r>
        <w:rPr>
          <w:spacing w:val="-2"/>
          <w:sz w:val="28"/>
        </w:rPr>
        <w:t xml:space="preserve"> </w:t>
      </w:r>
      <w:r>
        <w:rPr>
          <w:sz w:val="28"/>
        </w:rPr>
        <w:t>2</w:t>
      </w:r>
      <w:r>
        <w:rPr>
          <w:spacing w:val="-3"/>
          <w:sz w:val="28"/>
        </w:rPr>
        <w:t xml:space="preserve"> </w:t>
      </w:r>
      <w:r>
        <w:rPr>
          <w:sz w:val="28"/>
        </w:rPr>
        <w:t>-d</w:t>
      </w:r>
      <w:r>
        <w:rPr>
          <w:spacing w:val="1"/>
          <w:sz w:val="28"/>
        </w:rPr>
        <w:t xml:space="preserve"> </w:t>
      </w:r>
      <w:r>
        <w:rPr>
          <w:sz w:val="28"/>
        </w:rPr>
        <w:t>array syntax</w:t>
      </w:r>
      <w:r>
        <w:rPr>
          <w:spacing w:val="1"/>
          <w:sz w:val="28"/>
        </w:rPr>
        <w:t xml:space="preserve"> </w:t>
      </w:r>
      <w:r w:rsidR="002B2C40">
        <w:rPr>
          <w:sz w:val="28"/>
        </w:rPr>
        <w:t xml:space="preserve">: int </w:t>
      </w:r>
      <w:r w:rsidR="00295E77">
        <w:rPr>
          <w:sz w:val="28"/>
        </w:rPr>
        <w:t>arr[][]=new int[3][4] 3-rows and 4-columns</w:t>
      </w:r>
    </w:p>
    <w:p w14:paraId="3911E422" w14:textId="77777777" w:rsidR="00594048" w:rsidRDefault="00CF0667">
      <w:pPr>
        <w:pStyle w:val="ListParagraph"/>
        <w:numPr>
          <w:ilvl w:val="0"/>
          <w:numId w:val="2"/>
        </w:numPr>
        <w:tabs>
          <w:tab w:val="left" w:pos="1180"/>
          <w:tab w:val="left" w:pos="1181"/>
        </w:tabs>
        <w:spacing w:before="26"/>
        <w:ind w:left="1180" w:hanging="1081"/>
        <w:rPr>
          <w:sz w:val="28"/>
        </w:rPr>
      </w:pPr>
      <w:r>
        <w:rPr>
          <w:sz w:val="28"/>
        </w:rPr>
        <w:t>Explain</w:t>
      </w:r>
      <w:r>
        <w:rPr>
          <w:spacing w:val="-1"/>
          <w:sz w:val="28"/>
        </w:rPr>
        <w:t xml:space="preserve"> </w:t>
      </w:r>
      <w:r>
        <w:rPr>
          <w:sz w:val="28"/>
        </w:rPr>
        <w:t>about</w:t>
      </w:r>
      <w:r>
        <w:rPr>
          <w:spacing w:val="-2"/>
          <w:sz w:val="28"/>
        </w:rPr>
        <w:t xml:space="preserve"> </w:t>
      </w:r>
      <w:r>
        <w:rPr>
          <w:sz w:val="28"/>
        </w:rPr>
        <w:t>spring</w:t>
      </w:r>
      <w:r>
        <w:rPr>
          <w:spacing w:val="-3"/>
          <w:sz w:val="28"/>
        </w:rPr>
        <w:t xml:space="preserve"> </w:t>
      </w:r>
      <w:r>
        <w:rPr>
          <w:sz w:val="28"/>
        </w:rPr>
        <w:t>,</w:t>
      </w:r>
      <w:r>
        <w:rPr>
          <w:spacing w:val="-4"/>
          <w:sz w:val="28"/>
        </w:rPr>
        <w:t xml:space="preserve"> </w:t>
      </w:r>
      <w:r>
        <w:rPr>
          <w:sz w:val="28"/>
        </w:rPr>
        <w:t>spring</w:t>
      </w:r>
      <w:r>
        <w:rPr>
          <w:spacing w:val="-3"/>
          <w:sz w:val="28"/>
        </w:rPr>
        <w:t xml:space="preserve"> </w:t>
      </w:r>
      <w:r>
        <w:rPr>
          <w:sz w:val="28"/>
        </w:rPr>
        <w:t>bean ,</w:t>
      </w:r>
      <w:r>
        <w:rPr>
          <w:spacing w:val="-2"/>
          <w:sz w:val="28"/>
        </w:rPr>
        <w:t xml:space="preserve"> </w:t>
      </w:r>
      <w:r>
        <w:rPr>
          <w:sz w:val="28"/>
        </w:rPr>
        <w:t>Spring</w:t>
      </w:r>
      <w:r>
        <w:rPr>
          <w:spacing w:val="-3"/>
          <w:sz w:val="28"/>
        </w:rPr>
        <w:t xml:space="preserve"> </w:t>
      </w:r>
      <w:r>
        <w:rPr>
          <w:sz w:val="28"/>
        </w:rPr>
        <w:t>bean scope</w:t>
      </w:r>
      <w:r>
        <w:rPr>
          <w:spacing w:val="-3"/>
          <w:sz w:val="28"/>
        </w:rPr>
        <w:t xml:space="preserve"> </w:t>
      </w:r>
      <w:r>
        <w:rPr>
          <w:sz w:val="28"/>
        </w:rPr>
        <w:t>?</w:t>
      </w:r>
    </w:p>
    <w:p w14:paraId="621FE88F" w14:textId="77777777" w:rsidR="00C04614" w:rsidRDefault="00C04614" w:rsidP="00C04614">
      <w:pPr>
        <w:pStyle w:val="NormalWeb"/>
        <w:shd w:val="clear" w:color="auto" w:fill="FFFFFF"/>
        <w:spacing w:before="0" w:beforeAutospacing="0" w:after="300" w:afterAutospacing="0"/>
        <w:rPr>
          <w:rFonts w:ascii="Source Sans Pro" w:hAnsi="Source Sans Pro"/>
          <w:color w:val="212529"/>
          <w:sz w:val="27"/>
          <w:szCs w:val="27"/>
        </w:rPr>
      </w:pPr>
      <w:r>
        <w:rPr>
          <w:sz w:val="28"/>
        </w:rPr>
        <w:t xml:space="preserve">Ans: </w:t>
      </w:r>
      <w:r>
        <w:t>:</w:t>
      </w:r>
      <w:r w:rsidRPr="00B50F9C">
        <w:rPr>
          <w:rFonts w:ascii="Source Sans Pro" w:hAnsi="Source Sans Pro"/>
          <w:color w:val="212529"/>
          <w:sz w:val="27"/>
          <w:szCs w:val="27"/>
        </w:rPr>
        <w:t xml:space="preserve"> </w:t>
      </w:r>
      <w:r>
        <w:rPr>
          <w:rFonts w:ascii="Source Sans Pro" w:hAnsi="Source Sans Pro"/>
          <w:color w:val="212529"/>
          <w:sz w:val="27"/>
          <w:szCs w:val="27"/>
        </w:rPr>
        <w:t>Basically Spring we have 5 different types of bean scopes, which are described below.</w:t>
      </w:r>
    </w:p>
    <w:p w14:paraId="7D299541" w14:textId="77777777" w:rsidR="00C04614" w:rsidRDefault="00C04614" w:rsidP="00C04614">
      <w:pPr>
        <w:pStyle w:val="Heading3"/>
        <w:shd w:val="clear" w:color="auto" w:fill="FFFFFF"/>
        <w:rPr>
          <w:rFonts w:ascii="Times New Roman" w:hAnsi="Times New Roman"/>
          <w:color w:val="auto"/>
          <w:sz w:val="27"/>
          <w:szCs w:val="27"/>
        </w:rPr>
      </w:pPr>
      <w:r>
        <w:t>Types of Spring Bean Scopes :</w:t>
      </w:r>
    </w:p>
    <w:p w14:paraId="3F4FE09D" w14:textId="77777777" w:rsidR="00C04614" w:rsidRDefault="00C04614" w:rsidP="00C04614">
      <w:pPr>
        <w:pStyle w:val="pgdesc"/>
        <w:shd w:val="clear" w:color="auto" w:fill="FFFFFF"/>
        <w:spacing w:before="0" w:beforeAutospacing="0" w:after="300" w:afterAutospacing="0"/>
        <w:rPr>
          <w:rFonts w:ascii="Source Sans Pro" w:hAnsi="Source Sans Pro"/>
          <w:color w:val="212529"/>
          <w:sz w:val="27"/>
          <w:szCs w:val="27"/>
        </w:rPr>
      </w:pPr>
      <w:r>
        <w:rPr>
          <w:rFonts w:ascii="Source Sans Pro" w:hAnsi="Source Sans Pro"/>
          <w:b/>
          <w:bCs/>
          <w:color w:val="212529"/>
          <w:sz w:val="27"/>
          <w:szCs w:val="27"/>
        </w:rPr>
        <w:t>1) singleton: </w:t>
      </w:r>
      <w:r>
        <w:rPr>
          <w:rFonts w:ascii="Source Sans Pro" w:hAnsi="Source Sans Pro"/>
          <w:color w:val="212529"/>
          <w:sz w:val="27"/>
          <w:szCs w:val="27"/>
        </w:rPr>
        <w:t>It returns a single bean instance per Spring IoC container.</w:t>
      </w:r>
    </w:p>
    <w:p w14:paraId="7668C691" w14:textId="77777777" w:rsidR="00C04614" w:rsidRDefault="00C04614" w:rsidP="00C04614">
      <w:pPr>
        <w:pStyle w:val="pgdesc"/>
        <w:shd w:val="clear" w:color="auto" w:fill="FFFFFF"/>
        <w:spacing w:before="0" w:beforeAutospacing="0" w:after="300" w:afterAutospacing="0"/>
        <w:rPr>
          <w:rFonts w:ascii="Source Sans Pro" w:hAnsi="Source Sans Pro"/>
          <w:color w:val="212529"/>
          <w:sz w:val="27"/>
          <w:szCs w:val="27"/>
        </w:rPr>
      </w:pPr>
      <w:r>
        <w:rPr>
          <w:rFonts w:ascii="Source Sans Pro" w:hAnsi="Source Sans Pro"/>
          <w:b/>
          <w:bCs/>
          <w:color w:val="212529"/>
          <w:sz w:val="27"/>
          <w:szCs w:val="27"/>
        </w:rPr>
        <w:t>2) prototype: </w:t>
      </w:r>
      <w:r>
        <w:rPr>
          <w:rFonts w:ascii="Source Sans Pro" w:hAnsi="Source Sans Pro"/>
          <w:color w:val="212529"/>
          <w:sz w:val="27"/>
          <w:szCs w:val="27"/>
        </w:rPr>
        <w:t>It returns a new bean instance each time when requested to create a bean.</w:t>
      </w:r>
    </w:p>
    <w:p w14:paraId="2C969938" w14:textId="77777777" w:rsidR="00C04614" w:rsidRDefault="00C04614" w:rsidP="00C04614">
      <w:pPr>
        <w:pStyle w:val="pgdesc"/>
        <w:shd w:val="clear" w:color="auto" w:fill="FFFFFF"/>
        <w:spacing w:before="0" w:beforeAutospacing="0" w:after="300" w:afterAutospacing="0"/>
        <w:rPr>
          <w:rFonts w:ascii="Source Sans Pro" w:hAnsi="Source Sans Pro"/>
          <w:color w:val="212529"/>
          <w:sz w:val="27"/>
          <w:szCs w:val="27"/>
        </w:rPr>
      </w:pPr>
      <w:r>
        <w:rPr>
          <w:rFonts w:ascii="Source Sans Pro" w:hAnsi="Source Sans Pro"/>
          <w:b/>
          <w:bCs/>
          <w:color w:val="212529"/>
          <w:sz w:val="27"/>
          <w:szCs w:val="27"/>
        </w:rPr>
        <w:t>3) request: </w:t>
      </w:r>
      <w:r>
        <w:rPr>
          <w:rFonts w:ascii="Source Sans Pro" w:hAnsi="Source Sans Pro"/>
          <w:color w:val="212529"/>
          <w:sz w:val="27"/>
          <w:szCs w:val="27"/>
        </w:rPr>
        <w:t>It returns a single instance for every HTTP request.</w:t>
      </w:r>
    </w:p>
    <w:p w14:paraId="2880CC97" w14:textId="77777777" w:rsidR="00C04614" w:rsidRDefault="00C04614" w:rsidP="00C04614">
      <w:pPr>
        <w:pStyle w:val="pgdesc"/>
        <w:shd w:val="clear" w:color="auto" w:fill="FFFFFF"/>
        <w:spacing w:before="0" w:beforeAutospacing="0" w:after="300" w:afterAutospacing="0"/>
        <w:rPr>
          <w:rFonts w:ascii="Source Sans Pro" w:hAnsi="Source Sans Pro"/>
          <w:color w:val="212529"/>
          <w:sz w:val="27"/>
          <w:szCs w:val="27"/>
        </w:rPr>
      </w:pPr>
      <w:r>
        <w:rPr>
          <w:rFonts w:ascii="Source Sans Pro" w:hAnsi="Source Sans Pro"/>
          <w:b/>
          <w:bCs/>
          <w:color w:val="212529"/>
          <w:sz w:val="27"/>
          <w:szCs w:val="27"/>
        </w:rPr>
        <w:t>4) session: </w:t>
      </w:r>
      <w:r>
        <w:rPr>
          <w:rFonts w:ascii="Source Sans Pro" w:hAnsi="Source Sans Pro"/>
          <w:color w:val="212529"/>
          <w:sz w:val="27"/>
          <w:szCs w:val="27"/>
        </w:rPr>
        <w:t>It returns a single instance for the entire HTTP session.</w:t>
      </w:r>
    </w:p>
    <w:p w14:paraId="70358F20" w14:textId="77777777" w:rsidR="00C04614" w:rsidRPr="004246D9" w:rsidRDefault="00C04614" w:rsidP="00C04614">
      <w:pPr>
        <w:pStyle w:val="pgdesc"/>
        <w:shd w:val="clear" w:color="auto" w:fill="FFFFFF"/>
        <w:spacing w:before="0" w:beforeAutospacing="0" w:after="300" w:afterAutospacing="0"/>
        <w:rPr>
          <w:rFonts w:ascii="Source Sans Pro" w:hAnsi="Source Sans Pro"/>
          <w:color w:val="212529"/>
          <w:sz w:val="27"/>
          <w:szCs w:val="27"/>
        </w:rPr>
      </w:pPr>
      <w:r>
        <w:rPr>
          <w:rFonts w:ascii="Source Sans Pro" w:hAnsi="Source Sans Pro"/>
          <w:b/>
          <w:bCs/>
          <w:color w:val="212529"/>
          <w:sz w:val="27"/>
          <w:szCs w:val="27"/>
          <w:shd w:val="clear" w:color="auto" w:fill="FFFFFF"/>
        </w:rPr>
        <w:t>5) global session: </w:t>
      </w:r>
      <w:r>
        <w:rPr>
          <w:rFonts w:ascii="Source Sans Pro" w:hAnsi="Source Sans Pro"/>
          <w:color w:val="212529"/>
          <w:sz w:val="27"/>
          <w:szCs w:val="27"/>
          <w:shd w:val="clear" w:color="auto" w:fill="FFFFFF"/>
        </w:rPr>
        <w:t>global session scope is equal to session scope on portlet-based web applications.</w:t>
      </w:r>
    </w:p>
    <w:p w14:paraId="4E5555FF" w14:textId="51C0A966" w:rsidR="00C04614" w:rsidRDefault="00C04614" w:rsidP="00C04614">
      <w:pPr>
        <w:pStyle w:val="ListParagraph"/>
        <w:tabs>
          <w:tab w:val="left" w:pos="1180"/>
          <w:tab w:val="left" w:pos="1181"/>
        </w:tabs>
        <w:spacing w:before="26"/>
        <w:ind w:firstLine="0"/>
        <w:rPr>
          <w:sz w:val="28"/>
        </w:rPr>
      </w:pPr>
    </w:p>
    <w:p w14:paraId="7E69ACA3" w14:textId="77777777" w:rsidR="00594048" w:rsidRDefault="00CF0667">
      <w:pPr>
        <w:pStyle w:val="ListParagraph"/>
        <w:numPr>
          <w:ilvl w:val="0"/>
          <w:numId w:val="2"/>
        </w:numPr>
        <w:tabs>
          <w:tab w:val="left" w:pos="1180"/>
          <w:tab w:val="left" w:pos="1181"/>
        </w:tabs>
        <w:spacing w:before="27"/>
        <w:ind w:left="1180" w:hanging="1081"/>
        <w:rPr>
          <w:sz w:val="28"/>
        </w:rPr>
      </w:pPr>
      <w:r>
        <w:rPr>
          <w:sz w:val="28"/>
        </w:rPr>
        <w:t>Code</w:t>
      </w:r>
      <w:r>
        <w:rPr>
          <w:spacing w:val="-3"/>
          <w:sz w:val="28"/>
        </w:rPr>
        <w:t xml:space="preserve"> </w:t>
      </w:r>
      <w:r>
        <w:rPr>
          <w:sz w:val="28"/>
        </w:rPr>
        <w:t>snippet</w:t>
      </w:r>
      <w:r>
        <w:rPr>
          <w:spacing w:val="-3"/>
          <w:sz w:val="28"/>
        </w:rPr>
        <w:t xml:space="preserve"> </w:t>
      </w:r>
      <w:r>
        <w:rPr>
          <w:sz w:val="28"/>
        </w:rPr>
        <w:t>for string</w:t>
      </w:r>
      <w:r>
        <w:rPr>
          <w:spacing w:val="-2"/>
          <w:sz w:val="28"/>
        </w:rPr>
        <w:t xml:space="preserve"> </w:t>
      </w:r>
      <w:r>
        <w:rPr>
          <w:sz w:val="28"/>
        </w:rPr>
        <w:t>object</w:t>
      </w:r>
      <w:r>
        <w:rPr>
          <w:spacing w:val="-2"/>
          <w:sz w:val="28"/>
        </w:rPr>
        <w:t xml:space="preserve"> </w:t>
      </w:r>
      <w:r>
        <w:rPr>
          <w:sz w:val="28"/>
        </w:rPr>
        <w:t>?</w:t>
      </w:r>
    </w:p>
    <w:p w14:paraId="26685069" w14:textId="77777777" w:rsidR="0008252A" w:rsidRDefault="0008252A" w:rsidP="0008252A">
      <w:pPr>
        <w:pStyle w:val="ListParagraph"/>
        <w:tabs>
          <w:tab w:val="left" w:pos="1180"/>
          <w:tab w:val="left" w:pos="1181"/>
        </w:tabs>
        <w:spacing w:before="27"/>
        <w:ind w:firstLine="0"/>
        <w:rPr>
          <w:rFonts w:ascii="Arial" w:hAnsi="Arial" w:cs="Arial"/>
          <w:color w:val="273239"/>
          <w:spacing w:val="2"/>
          <w:sz w:val="26"/>
          <w:szCs w:val="26"/>
          <w:shd w:val="clear" w:color="auto" w:fill="FFFFFF"/>
        </w:rPr>
      </w:pPr>
      <w:r>
        <w:rPr>
          <w:sz w:val="28"/>
        </w:rPr>
        <w:lastRenderedPageBreak/>
        <w:t xml:space="preserve">Ans: </w:t>
      </w:r>
      <w:r>
        <w:rPr>
          <w:rStyle w:val="Strong"/>
          <w:rFonts w:ascii="Arial" w:hAnsi="Arial" w:cs="Arial"/>
          <w:color w:val="273239"/>
          <w:spacing w:val="2"/>
          <w:sz w:val="26"/>
          <w:szCs w:val="26"/>
          <w:bdr w:val="none" w:sz="0" w:space="0" w:color="auto" w:frame="1"/>
          <w:shd w:val="clear" w:color="auto" w:fill="FFFFFF"/>
        </w:rPr>
        <w:t>Literal:</w:t>
      </w:r>
      <w:r>
        <w:rPr>
          <w:rFonts w:ascii="Arial" w:hAnsi="Arial" w:cs="Arial"/>
          <w:color w:val="273239"/>
          <w:spacing w:val="2"/>
          <w:sz w:val="26"/>
          <w:szCs w:val="26"/>
          <w:shd w:val="clear" w:color="auto" w:fill="FFFFFF"/>
        </w:rPr>
        <w:t> Any constant value which can be assigned to the variable is called literal/constant. </w:t>
      </w:r>
    </w:p>
    <w:p w14:paraId="0AE195CD" w14:textId="77777777" w:rsidR="0008252A" w:rsidRPr="00C433DF" w:rsidRDefault="0008252A" w:rsidP="0008252A">
      <w:pPr>
        <w:widowControl/>
        <w:shd w:val="clear" w:color="auto" w:fill="FFFFFF"/>
        <w:autoSpaceDE/>
        <w:autoSpaceDN/>
        <w:rPr>
          <w:rFonts w:ascii="Arial" w:eastAsia="Times New Roman" w:hAnsi="Arial" w:cs="Arial"/>
          <w:color w:val="202124"/>
          <w:sz w:val="24"/>
          <w:szCs w:val="24"/>
          <w:lang w:val="en-IN" w:eastAsia="en-IN"/>
        </w:rPr>
      </w:pPr>
      <w:r w:rsidRPr="00C433DF">
        <w:rPr>
          <w:rFonts w:ascii="Arial" w:eastAsia="Times New Roman" w:hAnsi="Arial" w:cs="Arial"/>
          <w:b/>
          <w:bCs/>
          <w:color w:val="202124"/>
          <w:sz w:val="24"/>
          <w:szCs w:val="24"/>
          <w:lang w:val="en-IN" w:eastAsia="en-IN"/>
        </w:rPr>
        <w:t>There are two ways to create a String object:</w:t>
      </w:r>
    </w:p>
    <w:p w14:paraId="0B3CA228" w14:textId="77777777" w:rsidR="0008252A" w:rsidRPr="00C433DF" w:rsidRDefault="0008252A" w:rsidP="00467FB4">
      <w:pPr>
        <w:widowControl/>
        <w:numPr>
          <w:ilvl w:val="0"/>
          <w:numId w:val="15"/>
        </w:numPr>
        <w:shd w:val="clear" w:color="auto" w:fill="FFFFFF"/>
        <w:autoSpaceDE/>
        <w:autoSpaceDN/>
        <w:spacing w:after="60"/>
        <w:rPr>
          <w:rFonts w:ascii="Arial" w:eastAsia="Times New Roman" w:hAnsi="Arial" w:cs="Arial"/>
          <w:color w:val="202124"/>
          <w:sz w:val="24"/>
          <w:szCs w:val="24"/>
          <w:lang w:val="en-IN" w:eastAsia="en-IN"/>
        </w:rPr>
      </w:pPr>
      <w:r w:rsidRPr="00C433DF">
        <w:rPr>
          <w:rFonts w:ascii="Arial" w:eastAsia="Times New Roman" w:hAnsi="Arial" w:cs="Arial"/>
          <w:color w:val="202124"/>
          <w:sz w:val="24"/>
          <w:szCs w:val="24"/>
          <w:lang w:val="en-IN" w:eastAsia="en-IN"/>
        </w:rPr>
        <w:t>By string literal : Java String literal is created by using double quotes. For Example: String s=“Welcome”;</w:t>
      </w:r>
    </w:p>
    <w:p w14:paraId="3025935A" w14:textId="77777777" w:rsidR="0008252A" w:rsidRPr="00C433DF" w:rsidRDefault="0008252A" w:rsidP="00467FB4">
      <w:pPr>
        <w:widowControl/>
        <w:numPr>
          <w:ilvl w:val="0"/>
          <w:numId w:val="15"/>
        </w:numPr>
        <w:shd w:val="clear" w:color="auto" w:fill="FFFFFF"/>
        <w:autoSpaceDE/>
        <w:autoSpaceDN/>
        <w:spacing w:after="60"/>
        <w:rPr>
          <w:rFonts w:ascii="Arial" w:eastAsia="Times New Roman" w:hAnsi="Arial" w:cs="Arial"/>
          <w:color w:val="202124"/>
          <w:sz w:val="24"/>
          <w:szCs w:val="24"/>
          <w:lang w:val="en-IN" w:eastAsia="en-IN"/>
        </w:rPr>
      </w:pPr>
      <w:r w:rsidRPr="00C433DF">
        <w:rPr>
          <w:rFonts w:ascii="Arial" w:eastAsia="Times New Roman" w:hAnsi="Arial" w:cs="Arial"/>
          <w:color w:val="202124"/>
          <w:sz w:val="24"/>
          <w:szCs w:val="24"/>
          <w:lang w:val="en-IN" w:eastAsia="en-IN"/>
        </w:rPr>
        <w:t>By new keyword : Java String is created by using a keyword “new”. For example: String s=new String(“Welcome”);</w:t>
      </w:r>
    </w:p>
    <w:p w14:paraId="1631D368" w14:textId="2C92ADBA" w:rsidR="0008252A" w:rsidRDefault="0008252A" w:rsidP="0008252A">
      <w:pPr>
        <w:pStyle w:val="ListParagraph"/>
        <w:tabs>
          <w:tab w:val="left" w:pos="1180"/>
          <w:tab w:val="left" w:pos="1181"/>
        </w:tabs>
        <w:spacing w:before="27"/>
        <w:ind w:firstLine="0"/>
        <w:rPr>
          <w:sz w:val="28"/>
        </w:rPr>
      </w:pPr>
    </w:p>
    <w:p w14:paraId="3710E393" w14:textId="77777777" w:rsidR="00594048" w:rsidRDefault="00CF0667">
      <w:pPr>
        <w:pStyle w:val="ListParagraph"/>
        <w:numPr>
          <w:ilvl w:val="0"/>
          <w:numId w:val="2"/>
        </w:numPr>
        <w:tabs>
          <w:tab w:val="left" w:pos="1180"/>
          <w:tab w:val="left" w:pos="1181"/>
        </w:tabs>
        <w:ind w:left="1180" w:hanging="1081"/>
        <w:rPr>
          <w:sz w:val="28"/>
        </w:rPr>
      </w:pPr>
      <w:r>
        <w:rPr>
          <w:sz w:val="28"/>
        </w:rPr>
        <w:t>Actuators</w:t>
      </w:r>
      <w:r>
        <w:rPr>
          <w:spacing w:val="-2"/>
          <w:sz w:val="28"/>
        </w:rPr>
        <w:t xml:space="preserve"> </w:t>
      </w:r>
      <w:r>
        <w:rPr>
          <w:sz w:val="28"/>
        </w:rPr>
        <w:t>?</w:t>
      </w:r>
    </w:p>
    <w:p w14:paraId="062E34DA" w14:textId="77777777" w:rsidR="00F6686B" w:rsidRPr="000941EE" w:rsidRDefault="009C4746" w:rsidP="00F6686B">
      <w:pPr>
        <w:pStyle w:val="NormalWeb"/>
        <w:shd w:val="clear" w:color="auto" w:fill="FFFFFF"/>
        <w:jc w:val="both"/>
        <w:rPr>
          <w:rFonts w:ascii="Segoe UI" w:hAnsi="Segoe UI" w:cs="Segoe UI"/>
          <w:b/>
          <w:bCs/>
          <w:color w:val="333333"/>
        </w:rPr>
      </w:pPr>
      <w:r>
        <w:rPr>
          <w:sz w:val="28"/>
        </w:rPr>
        <w:t xml:space="preserve">Ans: </w:t>
      </w:r>
      <w:r w:rsidR="00F6686B">
        <w:rPr>
          <w:rStyle w:val="Strong"/>
          <w:rFonts w:ascii="Segoe UI" w:hAnsi="Segoe UI" w:cs="Segoe UI"/>
          <w:color w:val="333333"/>
        </w:rPr>
        <w:t>Spring Boot Actuator</w:t>
      </w:r>
      <w:r w:rsidR="00F6686B">
        <w:rPr>
          <w:rFonts w:ascii="Segoe UI" w:hAnsi="Segoe UI" w:cs="Segoe UI"/>
          <w:color w:val="333333"/>
        </w:rPr>
        <w:t xml:space="preserve"> is a sub-project of the Spring Boot Framework. It includes a number of additional features that help us </w:t>
      </w:r>
      <w:r w:rsidR="00F6686B" w:rsidRPr="001172CE">
        <w:rPr>
          <w:rFonts w:ascii="Segoe UI" w:hAnsi="Segoe UI" w:cs="Segoe UI"/>
          <w:color w:val="333333"/>
          <w:highlight w:val="yellow"/>
        </w:rPr>
        <w:t>to monitor and manage the Spring Boot application.</w:t>
      </w:r>
      <w:r w:rsidR="00F6686B">
        <w:rPr>
          <w:rFonts w:ascii="Segoe UI" w:hAnsi="Segoe UI" w:cs="Segoe UI"/>
          <w:color w:val="333333"/>
        </w:rPr>
        <w:t xml:space="preserve"> It contains the actuator endpoints (the place where the resources live). We can use </w:t>
      </w:r>
      <w:r w:rsidR="00F6686B">
        <w:rPr>
          <w:rStyle w:val="Strong"/>
          <w:rFonts w:ascii="Segoe UI" w:hAnsi="Segoe UI" w:cs="Segoe UI"/>
          <w:color w:val="333333"/>
        </w:rPr>
        <w:t>HTTP</w:t>
      </w:r>
      <w:r w:rsidR="00F6686B">
        <w:rPr>
          <w:rFonts w:ascii="Segoe UI" w:hAnsi="Segoe UI" w:cs="Segoe UI"/>
          <w:color w:val="333333"/>
        </w:rPr>
        <w:t> and </w:t>
      </w:r>
      <w:r w:rsidR="00F6686B">
        <w:rPr>
          <w:rStyle w:val="Strong"/>
          <w:rFonts w:ascii="Segoe UI" w:hAnsi="Segoe UI" w:cs="Segoe UI"/>
          <w:color w:val="333333"/>
        </w:rPr>
        <w:t>JMX</w:t>
      </w:r>
      <w:r w:rsidR="00F6686B">
        <w:rPr>
          <w:rFonts w:ascii="Segoe UI" w:hAnsi="Segoe UI" w:cs="Segoe UI"/>
          <w:color w:val="333333"/>
        </w:rPr>
        <w:t xml:space="preserve"> endpoints to manage and monitor the Spring Boot application. </w:t>
      </w:r>
      <w:r w:rsidR="00F6686B" w:rsidRPr="000941EE">
        <w:rPr>
          <w:rFonts w:ascii="Segoe UI" w:hAnsi="Segoe UI" w:cs="Segoe UI"/>
          <w:b/>
          <w:bCs/>
          <w:color w:val="333333"/>
        </w:rPr>
        <w:t>If we want to get production-ready features in an application, we should use the S</w:t>
      </w:r>
      <w:r w:rsidR="00F6686B" w:rsidRPr="000941EE">
        <w:rPr>
          <w:rStyle w:val="Strong"/>
          <w:rFonts w:ascii="Segoe UI" w:hAnsi="Segoe UI" w:cs="Segoe UI"/>
          <w:b w:val="0"/>
          <w:bCs w:val="0"/>
          <w:color w:val="333333"/>
        </w:rPr>
        <w:t>pring Boot actuator.</w:t>
      </w:r>
    </w:p>
    <w:p w14:paraId="35AE53FB" w14:textId="77777777" w:rsidR="00F6686B" w:rsidRDefault="00F6686B" w:rsidP="00F6686B">
      <w:pPr>
        <w:pStyle w:val="Heading3"/>
        <w:shd w:val="clear" w:color="auto" w:fill="FFFFFF"/>
        <w:spacing w:line="312" w:lineRule="atLeast"/>
        <w:jc w:val="both"/>
        <w:rPr>
          <w:rFonts w:ascii="Helvetica" w:hAnsi="Helvetica" w:cs="Times New Roman"/>
          <w:color w:val="610B4B"/>
          <w:sz w:val="32"/>
          <w:szCs w:val="32"/>
        </w:rPr>
      </w:pPr>
      <w:r>
        <w:rPr>
          <w:rFonts w:ascii="Helvetica" w:hAnsi="Helvetica"/>
          <w:b/>
          <w:bCs/>
          <w:color w:val="610B4B"/>
          <w:sz w:val="32"/>
          <w:szCs w:val="32"/>
        </w:rPr>
        <w:t>Spring Boot Actuator Features</w:t>
      </w:r>
    </w:p>
    <w:p w14:paraId="7BD89447" w14:textId="77777777" w:rsidR="00F6686B" w:rsidRDefault="00F6686B" w:rsidP="00F6686B">
      <w:pPr>
        <w:pStyle w:val="NormalWeb"/>
        <w:shd w:val="clear" w:color="auto" w:fill="FFFFFF"/>
        <w:jc w:val="both"/>
        <w:rPr>
          <w:rFonts w:ascii="Segoe UI" w:hAnsi="Segoe UI" w:cs="Segoe UI"/>
          <w:color w:val="333333"/>
        </w:rPr>
      </w:pPr>
      <w:r>
        <w:rPr>
          <w:rFonts w:ascii="Segoe UI" w:hAnsi="Segoe UI" w:cs="Segoe UI"/>
          <w:color w:val="333333"/>
        </w:rPr>
        <w:t>There are </w:t>
      </w:r>
      <w:r>
        <w:rPr>
          <w:rStyle w:val="Strong"/>
          <w:rFonts w:ascii="Segoe UI" w:hAnsi="Segoe UI" w:cs="Segoe UI"/>
          <w:color w:val="333333"/>
        </w:rPr>
        <w:t>three</w:t>
      </w:r>
      <w:r>
        <w:rPr>
          <w:rFonts w:ascii="Segoe UI" w:hAnsi="Segoe UI" w:cs="Segoe UI"/>
          <w:color w:val="333333"/>
        </w:rPr>
        <w:t> main features of Spring Boot Actuator:</w:t>
      </w:r>
    </w:p>
    <w:p w14:paraId="3EBD6EAA" w14:textId="36F3ABAE" w:rsidR="00F6686B" w:rsidRDefault="00F6686B" w:rsidP="00467FB4">
      <w:pPr>
        <w:widowControl/>
        <w:numPr>
          <w:ilvl w:val="0"/>
          <w:numId w:val="16"/>
        </w:numPr>
        <w:shd w:val="clear" w:color="auto" w:fill="FFFFFF"/>
        <w:autoSpaceDE/>
        <w:autoSpaceDN/>
        <w:spacing w:before="60" w:after="100" w:afterAutospacing="1" w:line="375" w:lineRule="atLeast"/>
        <w:jc w:val="both"/>
        <w:rPr>
          <w:rFonts w:ascii="Segoe UI" w:hAnsi="Segoe UI" w:cs="Segoe UI"/>
          <w:color w:val="000000"/>
        </w:rPr>
      </w:pPr>
      <w:r>
        <w:rPr>
          <w:rStyle w:val="Strong"/>
          <w:rFonts w:ascii="Segoe UI" w:hAnsi="Segoe UI" w:cs="Segoe UI"/>
          <w:color w:val="000000"/>
        </w:rPr>
        <w:t>Endpoints</w:t>
      </w:r>
      <w:r w:rsidR="00361BBA">
        <w:rPr>
          <w:rStyle w:val="Strong"/>
          <w:rFonts w:ascii="Segoe UI" w:hAnsi="Segoe UI" w:cs="Segoe UI"/>
          <w:color w:val="000000"/>
        </w:rPr>
        <w:t xml:space="preserve"> </w:t>
      </w:r>
      <w:r w:rsidR="00361BBA" w:rsidRPr="00361BBA">
        <w:rPr>
          <w:rFonts w:ascii="Segoe UI" w:hAnsi="Segoe UI" w:cs="Segoe UI"/>
          <w:b/>
          <w:bCs/>
          <w:color w:val="333333"/>
        </w:rPr>
        <w:t>(the place where the resources live)</w:t>
      </w:r>
    </w:p>
    <w:p w14:paraId="044B47CD" w14:textId="73BC985D" w:rsidR="00F6686B" w:rsidRDefault="00F6686B" w:rsidP="00467FB4">
      <w:pPr>
        <w:widowControl/>
        <w:numPr>
          <w:ilvl w:val="0"/>
          <w:numId w:val="16"/>
        </w:numPr>
        <w:shd w:val="clear" w:color="auto" w:fill="FFFFFF"/>
        <w:autoSpaceDE/>
        <w:autoSpaceDN/>
        <w:spacing w:before="60" w:after="100" w:afterAutospacing="1" w:line="375" w:lineRule="atLeast"/>
        <w:jc w:val="both"/>
        <w:rPr>
          <w:rFonts w:ascii="Segoe UI" w:hAnsi="Segoe UI" w:cs="Segoe UI"/>
          <w:color w:val="000000"/>
        </w:rPr>
      </w:pPr>
      <w:r>
        <w:rPr>
          <w:rStyle w:val="Strong"/>
          <w:rFonts w:ascii="Segoe UI" w:hAnsi="Segoe UI" w:cs="Segoe UI"/>
          <w:color w:val="000000"/>
        </w:rPr>
        <w:t>Metrics</w:t>
      </w:r>
      <w:r w:rsidR="00C4776C">
        <w:rPr>
          <w:rStyle w:val="Strong"/>
          <w:rFonts w:ascii="Segoe UI" w:hAnsi="Segoe UI" w:cs="Segoe UI"/>
          <w:color w:val="000000"/>
        </w:rPr>
        <w:t xml:space="preserve"> {</w:t>
      </w:r>
      <w:r w:rsidR="00C4776C" w:rsidRPr="00C4776C">
        <w:rPr>
          <w:rFonts w:ascii="Arial" w:hAnsi="Arial" w:cs="Arial"/>
          <w:b/>
          <w:bCs/>
          <w:color w:val="202124"/>
          <w:shd w:val="clear" w:color="auto" w:fill="FFFFFF"/>
        </w:rPr>
        <w:t xml:space="preserve"> </w:t>
      </w:r>
      <w:r w:rsidR="00C4776C">
        <w:rPr>
          <w:rFonts w:ascii="Arial" w:hAnsi="Arial" w:cs="Arial"/>
          <w:b/>
          <w:bCs/>
          <w:color w:val="202124"/>
          <w:shd w:val="clear" w:color="auto" w:fill="FFFFFF"/>
        </w:rPr>
        <w:t>a Java library which provides measuring instruments for Java applications}</w:t>
      </w:r>
    </w:p>
    <w:p w14:paraId="570E475B" w14:textId="29B7FFBC" w:rsidR="00F6686B" w:rsidRDefault="00F6686B" w:rsidP="00467FB4">
      <w:pPr>
        <w:widowControl/>
        <w:numPr>
          <w:ilvl w:val="0"/>
          <w:numId w:val="16"/>
        </w:numPr>
        <w:shd w:val="clear" w:color="auto" w:fill="FFFFFF"/>
        <w:autoSpaceDE/>
        <w:autoSpaceDN/>
        <w:spacing w:before="60" w:after="100" w:afterAutospacing="1" w:line="375" w:lineRule="atLeast"/>
        <w:jc w:val="both"/>
        <w:rPr>
          <w:rFonts w:ascii="Segoe UI" w:hAnsi="Segoe UI" w:cs="Segoe UI"/>
          <w:color w:val="000000"/>
        </w:rPr>
      </w:pPr>
      <w:r>
        <w:rPr>
          <w:rStyle w:val="Strong"/>
          <w:rFonts w:ascii="Segoe UI" w:hAnsi="Segoe UI" w:cs="Segoe UI"/>
          <w:color w:val="000000"/>
        </w:rPr>
        <w:t>Audit</w:t>
      </w:r>
      <w:r w:rsidR="00C4776C">
        <w:rPr>
          <w:rStyle w:val="Strong"/>
          <w:rFonts w:ascii="Segoe UI" w:hAnsi="Segoe UI" w:cs="Segoe UI"/>
          <w:color w:val="000000"/>
        </w:rPr>
        <w:t xml:space="preserve"> {</w:t>
      </w:r>
      <w:r w:rsidR="00C4776C" w:rsidRPr="00C4776C">
        <w:rPr>
          <w:rFonts w:ascii="Arial" w:eastAsia="Times New Roman" w:hAnsi="Arial" w:cs="Arial"/>
          <w:b/>
          <w:bCs/>
          <w:color w:val="202124"/>
          <w:sz w:val="24"/>
          <w:szCs w:val="24"/>
          <w:lang w:val="en-IN" w:eastAsia="en-IN"/>
        </w:rPr>
        <w:t xml:space="preserve"> </w:t>
      </w:r>
      <w:r w:rsidR="00C4776C" w:rsidRPr="009938C3">
        <w:rPr>
          <w:rFonts w:ascii="Arial" w:eastAsia="Times New Roman" w:hAnsi="Arial" w:cs="Arial"/>
          <w:b/>
          <w:bCs/>
          <w:color w:val="202124"/>
          <w:sz w:val="24"/>
          <w:szCs w:val="24"/>
          <w:lang w:val="en-IN" w:eastAsia="en-IN"/>
        </w:rPr>
        <w:t>tracking and logging every change we make to our persisted data</w:t>
      </w:r>
      <w:r w:rsidR="00C4776C" w:rsidRPr="009938C3">
        <w:rPr>
          <w:rFonts w:ascii="Arial" w:eastAsia="Times New Roman" w:hAnsi="Arial" w:cs="Arial"/>
          <w:color w:val="202124"/>
          <w:sz w:val="24"/>
          <w:szCs w:val="24"/>
          <w:lang w:val="en-IN" w:eastAsia="en-IN"/>
        </w:rPr>
        <w:t>,</w:t>
      </w:r>
      <w:r w:rsidR="00C4776C">
        <w:rPr>
          <w:rFonts w:ascii="Arial" w:eastAsia="Times New Roman" w:hAnsi="Arial" w:cs="Arial"/>
          <w:color w:val="202124"/>
          <w:sz w:val="24"/>
          <w:szCs w:val="24"/>
          <w:lang w:val="en-IN" w:eastAsia="en-IN"/>
        </w:rPr>
        <w:t>}</w:t>
      </w:r>
    </w:p>
    <w:p w14:paraId="2C340974" w14:textId="59D45DA0" w:rsidR="009C4746" w:rsidRDefault="009C4746" w:rsidP="009C4746">
      <w:pPr>
        <w:pStyle w:val="ListParagraph"/>
        <w:tabs>
          <w:tab w:val="left" w:pos="1180"/>
          <w:tab w:val="left" w:pos="1181"/>
        </w:tabs>
        <w:ind w:firstLine="0"/>
        <w:rPr>
          <w:sz w:val="28"/>
        </w:rPr>
      </w:pPr>
    </w:p>
    <w:p w14:paraId="25698916" w14:textId="77777777" w:rsidR="009C4746" w:rsidRDefault="009C4746" w:rsidP="009C4746">
      <w:pPr>
        <w:pStyle w:val="ListParagraph"/>
        <w:tabs>
          <w:tab w:val="left" w:pos="1180"/>
          <w:tab w:val="left" w:pos="1181"/>
        </w:tabs>
        <w:ind w:firstLine="0"/>
        <w:rPr>
          <w:sz w:val="28"/>
        </w:rPr>
      </w:pPr>
    </w:p>
    <w:p w14:paraId="526DAE62" w14:textId="77777777" w:rsidR="009C4746" w:rsidRDefault="009C4746" w:rsidP="009C4746">
      <w:pPr>
        <w:pStyle w:val="ListParagraph"/>
        <w:tabs>
          <w:tab w:val="left" w:pos="1180"/>
          <w:tab w:val="left" w:pos="1181"/>
        </w:tabs>
        <w:ind w:firstLine="0"/>
        <w:rPr>
          <w:sz w:val="28"/>
        </w:rPr>
      </w:pPr>
    </w:p>
    <w:p w14:paraId="0FC88F8D" w14:textId="6B7E954D" w:rsidR="009C4746" w:rsidRPr="00B43B50" w:rsidRDefault="00B43B50" w:rsidP="009C4746">
      <w:pPr>
        <w:pStyle w:val="ListParagraph"/>
        <w:tabs>
          <w:tab w:val="left" w:pos="1180"/>
          <w:tab w:val="left" w:pos="1181"/>
        </w:tabs>
        <w:ind w:firstLine="0"/>
        <w:rPr>
          <w:b/>
          <w:bCs/>
          <w:sz w:val="28"/>
        </w:rPr>
      </w:pPr>
      <w:r w:rsidRPr="00B43B50">
        <w:rPr>
          <w:b/>
          <w:bCs/>
          <w:sz w:val="28"/>
        </w:rPr>
        <w:t>For reference</w:t>
      </w:r>
      <w:r>
        <w:rPr>
          <w:b/>
          <w:bCs/>
          <w:sz w:val="28"/>
        </w:rPr>
        <w:t>:</w:t>
      </w:r>
    </w:p>
    <w:p w14:paraId="24482071" w14:textId="73BC8B4F" w:rsidR="009C4746" w:rsidRDefault="009C4746" w:rsidP="009C4746">
      <w:pPr>
        <w:pStyle w:val="ListParagraph"/>
        <w:tabs>
          <w:tab w:val="left" w:pos="1180"/>
          <w:tab w:val="left" w:pos="1181"/>
        </w:tabs>
        <w:ind w:firstLine="0"/>
        <w:rPr>
          <w:rFonts w:ascii="Arial" w:hAnsi="Arial" w:cs="Arial"/>
          <w:color w:val="202124"/>
          <w:shd w:val="clear" w:color="auto" w:fill="FFFFFF"/>
        </w:rPr>
      </w:pPr>
      <w:r>
        <w:rPr>
          <w:rFonts w:ascii="Arial" w:hAnsi="Arial" w:cs="Arial"/>
          <w:color w:val="202124"/>
          <w:shd w:val="clear" w:color="auto" w:fill="FFFFFF"/>
        </w:rPr>
        <w:t>Metrics is </w:t>
      </w:r>
      <w:r>
        <w:rPr>
          <w:rFonts w:ascii="Arial" w:hAnsi="Arial" w:cs="Arial"/>
          <w:b/>
          <w:bCs/>
          <w:color w:val="202124"/>
          <w:shd w:val="clear" w:color="auto" w:fill="FFFFFF"/>
        </w:rPr>
        <w:t>a Java library which provides measuring instruments for Java applications</w:t>
      </w:r>
      <w:r>
        <w:rPr>
          <w:rFonts w:ascii="Arial" w:hAnsi="Arial" w:cs="Arial"/>
          <w:color w:val="202124"/>
          <w:shd w:val="clear" w:color="auto" w:fill="FFFFFF"/>
        </w:rPr>
        <w:t>. It has several modules, and in this article, we will elaborate metrics-core module, metrics-healthchecks module, metrics-servlets module, and metrics-servlet module, and sketch out the rest, for your reference.</w:t>
      </w:r>
    </w:p>
    <w:p w14:paraId="287B21B9" w14:textId="77777777" w:rsidR="001172CE" w:rsidRDefault="001172CE" w:rsidP="009C4746">
      <w:pPr>
        <w:pStyle w:val="ListParagraph"/>
        <w:tabs>
          <w:tab w:val="left" w:pos="1180"/>
          <w:tab w:val="left" w:pos="1181"/>
        </w:tabs>
        <w:ind w:firstLine="0"/>
        <w:rPr>
          <w:rFonts w:ascii="Arial" w:hAnsi="Arial" w:cs="Arial"/>
          <w:color w:val="202124"/>
          <w:shd w:val="clear" w:color="auto" w:fill="FFFFFF"/>
        </w:rPr>
      </w:pPr>
    </w:p>
    <w:p w14:paraId="0C75FDFE" w14:textId="16FDA051" w:rsidR="001172CE" w:rsidRDefault="001172CE" w:rsidP="009C4746">
      <w:pPr>
        <w:pStyle w:val="ListParagraph"/>
        <w:tabs>
          <w:tab w:val="left" w:pos="1180"/>
          <w:tab w:val="left" w:pos="1181"/>
        </w:tabs>
        <w:ind w:firstLine="0"/>
        <w:rPr>
          <w:rFonts w:ascii="Arial" w:hAnsi="Arial" w:cs="Arial"/>
          <w:color w:val="202124"/>
          <w:shd w:val="clear" w:color="auto" w:fill="FFFFFF"/>
        </w:rPr>
      </w:pPr>
      <w:r>
        <w:rPr>
          <w:rFonts w:ascii="Arial" w:hAnsi="Arial" w:cs="Arial"/>
          <w:color w:val="202124"/>
          <w:shd w:val="clear" w:color="auto" w:fill="FFFFFF"/>
        </w:rPr>
        <w:t xml:space="preserve">The </w:t>
      </w:r>
      <w:r w:rsidRPr="001172CE">
        <w:rPr>
          <w:rFonts w:ascii="Arial" w:hAnsi="Arial" w:cs="Arial"/>
          <w:b/>
          <w:bCs/>
          <w:color w:val="202124"/>
          <w:shd w:val="clear" w:color="auto" w:fill="FFFFFF"/>
        </w:rPr>
        <w:t xml:space="preserve">JMX </w:t>
      </w:r>
      <w:r>
        <w:rPr>
          <w:rFonts w:ascii="Arial" w:hAnsi="Arial" w:cs="Arial"/>
          <w:color w:val="202124"/>
          <w:shd w:val="clear" w:color="auto" w:fill="FFFFFF"/>
        </w:rPr>
        <w:t>technology </w:t>
      </w:r>
      <w:r>
        <w:rPr>
          <w:rFonts w:ascii="Arial" w:hAnsi="Arial" w:cs="Arial"/>
          <w:b/>
          <w:bCs/>
          <w:color w:val="202124"/>
          <w:shd w:val="clear" w:color="auto" w:fill="FFFFFF"/>
        </w:rPr>
        <w:t>enables Java applications to be managed without heavy investment</w:t>
      </w:r>
      <w:r>
        <w:rPr>
          <w:rFonts w:ascii="Arial" w:hAnsi="Arial" w:cs="Arial"/>
          <w:color w:val="202124"/>
          <w:shd w:val="clear" w:color="auto" w:fill="FFFFFF"/>
        </w:rPr>
        <w:t>. A JMX technology-based agent (JMX agent) can run on most Java technology-enabled devices. Consequently, Java applications can become manageable with little impact on their design.</w:t>
      </w:r>
    </w:p>
    <w:p w14:paraId="138E9A87" w14:textId="77777777" w:rsidR="009938C3" w:rsidRDefault="009938C3" w:rsidP="009C4746">
      <w:pPr>
        <w:pStyle w:val="ListParagraph"/>
        <w:tabs>
          <w:tab w:val="left" w:pos="1180"/>
          <w:tab w:val="left" w:pos="1181"/>
        </w:tabs>
        <w:ind w:firstLine="0"/>
        <w:rPr>
          <w:rFonts w:ascii="Arial" w:hAnsi="Arial" w:cs="Arial"/>
          <w:color w:val="202124"/>
          <w:shd w:val="clear" w:color="auto" w:fill="FFFFFF"/>
        </w:rPr>
      </w:pPr>
    </w:p>
    <w:p w14:paraId="365033C5" w14:textId="77777777" w:rsidR="009938C3" w:rsidRPr="009938C3" w:rsidRDefault="009938C3" w:rsidP="009938C3">
      <w:pPr>
        <w:widowControl/>
        <w:shd w:val="clear" w:color="auto" w:fill="FFFFFF"/>
        <w:autoSpaceDE/>
        <w:autoSpaceDN/>
        <w:rPr>
          <w:rFonts w:ascii="Arial" w:eastAsia="Times New Roman" w:hAnsi="Arial" w:cs="Arial"/>
          <w:color w:val="202124"/>
          <w:sz w:val="24"/>
          <w:szCs w:val="24"/>
          <w:lang w:val="en-IN" w:eastAsia="en-IN"/>
        </w:rPr>
      </w:pPr>
      <w:r w:rsidRPr="009938C3">
        <w:rPr>
          <w:rFonts w:ascii="Arial" w:eastAsia="Times New Roman" w:hAnsi="Arial" w:cs="Arial"/>
          <w:color w:val="202124"/>
          <w:sz w:val="24"/>
          <w:szCs w:val="24"/>
          <w:lang w:val="en-IN" w:eastAsia="en-IN"/>
        </w:rPr>
        <w:t>What is auditing in spring boot?</w:t>
      </w:r>
    </w:p>
    <w:p w14:paraId="3DDEEF3F" w14:textId="77777777" w:rsidR="009938C3" w:rsidRPr="009938C3" w:rsidRDefault="009938C3" w:rsidP="009938C3">
      <w:pPr>
        <w:widowControl/>
        <w:shd w:val="clear" w:color="auto" w:fill="FFFFFF"/>
        <w:autoSpaceDE/>
        <w:autoSpaceDN/>
        <w:rPr>
          <w:rFonts w:ascii="Arial" w:eastAsia="Times New Roman" w:hAnsi="Arial" w:cs="Arial"/>
          <w:color w:val="202124"/>
          <w:sz w:val="27"/>
          <w:szCs w:val="27"/>
          <w:lang w:val="en-IN" w:eastAsia="en-IN"/>
        </w:rPr>
      </w:pPr>
      <w:r w:rsidRPr="009938C3">
        <w:rPr>
          <w:rFonts w:ascii="Arial" w:eastAsia="Times New Roman" w:hAnsi="Arial" w:cs="Arial"/>
          <w:color w:val="202124"/>
          <w:sz w:val="24"/>
          <w:szCs w:val="24"/>
          <w:lang w:val="en-IN" w:eastAsia="en-IN"/>
        </w:rPr>
        <w:t>Auditing basically involves </w:t>
      </w:r>
      <w:r w:rsidRPr="009938C3">
        <w:rPr>
          <w:rFonts w:ascii="Arial" w:eastAsia="Times New Roman" w:hAnsi="Arial" w:cs="Arial"/>
          <w:b/>
          <w:bCs/>
          <w:color w:val="202124"/>
          <w:sz w:val="24"/>
          <w:szCs w:val="24"/>
          <w:lang w:val="en-IN" w:eastAsia="en-IN"/>
        </w:rPr>
        <w:t>tracking and logging every change we make to our persisted data</w:t>
      </w:r>
      <w:r w:rsidRPr="009938C3">
        <w:rPr>
          <w:rFonts w:ascii="Arial" w:eastAsia="Times New Roman" w:hAnsi="Arial" w:cs="Arial"/>
          <w:color w:val="202124"/>
          <w:sz w:val="24"/>
          <w:szCs w:val="24"/>
          <w:lang w:val="en-IN" w:eastAsia="en-IN"/>
        </w:rPr>
        <w:t>, which consists of tracking and storing every insert, update, and delete activity. Auditing aids in the preservation of history records, which can later be used to trace user activity.</w:t>
      </w:r>
    </w:p>
    <w:p w14:paraId="632DD350" w14:textId="77777777" w:rsidR="009938C3" w:rsidRDefault="009938C3" w:rsidP="009C4746">
      <w:pPr>
        <w:pStyle w:val="ListParagraph"/>
        <w:tabs>
          <w:tab w:val="left" w:pos="1180"/>
          <w:tab w:val="left" w:pos="1181"/>
        </w:tabs>
        <w:ind w:firstLine="0"/>
        <w:rPr>
          <w:sz w:val="28"/>
        </w:rPr>
      </w:pPr>
    </w:p>
    <w:p w14:paraId="1DF749B5" w14:textId="13B714FF" w:rsidR="00594048" w:rsidRDefault="00CF0667">
      <w:pPr>
        <w:pStyle w:val="ListParagraph"/>
        <w:numPr>
          <w:ilvl w:val="0"/>
          <w:numId w:val="2"/>
        </w:numPr>
        <w:tabs>
          <w:tab w:val="left" w:pos="1180"/>
          <w:tab w:val="left" w:pos="1181"/>
        </w:tabs>
        <w:ind w:left="1180" w:hanging="1081"/>
        <w:rPr>
          <w:sz w:val="28"/>
        </w:rPr>
      </w:pPr>
      <w:r>
        <w:rPr>
          <w:sz w:val="28"/>
        </w:rPr>
        <w:t>Sta</w:t>
      </w:r>
      <w:r w:rsidR="0094469F">
        <w:rPr>
          <w:sz w:val="28"/>
        </w:rPr>
        <w:t>rters</w:t>
      </w:r>
      <w:r>
        <w:rPr>
          <w:spacing w:val="-1"/>
          <w:sz w:val="28"/>
        </w:rPr>
        <w:t xml:space="preserve"> </w:t>
      </w:r>
      <w:r>
        <w:rPr>
          <w:sz w:val="28"/>
        </w:rPr>
        <w:t>in</w:t>
      </w:r>
      <w:r>
        <w:rPr>
          <w:spacing w:val="-1"/>
          <w:sz w:val="28"/>
        </w:rPr>
        <w:t xml:space="preserve"> </w:t>
      </w:r>
      <w:r>
        <w:rPr>
          <w:sz w:val="28"/>
        </w:rPr>
        <w:t>spring</w:t>
      </w:r>
      <w:r>
        <w:rPr>
          <w:spacing w:val="-3"/>
          <w:sz w:val="28"/>
        </w:rPr>
        <w:t xml:space="preserve"> </w:t>
      </w:r>
      <w:r>
        <w:rPr>
          <w:sz w:val="28"/>
        </w:rPr>
        <w:t>boot</w:t>
      </w:r>
      <w:r>
        <w:rPr>
          <w:spacing w:val="-5"/>
          <w:sz w:val="28"/>
        </w:rPr>
        <w:t xml:space="preserve"> </w:t>
      </w:r>
      <w:r>
        <w:rPr>
          <w:sz w:val="28"/>
        </w:rPr>
        <w:t>?</w:t>
      </w:r>
    </w:p>
    <w:p w14:paraId="7AEFA739" w14:textId="75D3E57D" w:rsidR="003B2B3D" w:rsidRDefault="003B2B3D" w:rsidP="003B2B3D">
      <w:pPr>
        <w:pStyle w:val="ListParagraph"/>
        <w:tabs>
          <w:tab w:val="left" w:pos="1180"/>
          <w:tab w:val="left" w:pos="1181"/>
        </w:tabs>
        <w:ind w:firstLine="0"/>
        <w:rPr>
          <w:rFonts w:ascii="Arial" w:hAnsi="Arial" w:cs="Arial"/>
          <w:color w:val="273239"/>
          <w:spacing w:val="2"/>
          <w:shd w:val="clear" w:color="auto" w:fill="FFFFFF"/>
        </w:rPr>
      </w:pPr>
      <w:r>
        <w:rPr>
          <w:sz w:val="28"/>
        </w:rPr>
        <w:t xml:space="preserve">Ans: </w:t>
      </w:r>
      <w:r w:rsidRPr="003B2B3D">
        <w:rPr>
          <w:rFonts w:ascii="Arial" w:hAnsi="Arial" w:cs="Arial"/>
          <w:color w:val="273239"/>
          <w:spacing w:val="2"/>
          <w:shd w:val="clear" w:color="auto" w:fill="FFFFFF"/>
        </w:rPr>
        <w:t xml:space="preserve">Before Spring Boot was introduced, Spring Developers used to spend a lot of time on Dependency management. Spring Boot </w:t>
      </w:r>
      <w:r w:rsidRPr="003B2B3D">
        <w:rPr>
          <w:rFonts w:ascii="Arial" w:hAnsi="Arial" w:cs="Arial"/>
          <w:b/>
          <w:bCs/>
          <w:color w:val="273239"/>
          <w:spacing w:val="2"/>
          <w:shd w:val="clear" w:color="auto" w:fill="FFFFFF"/>
        </w:rPr>
        <w:t>Starters</w:t>
      </w:r>
      <w:r w:rsidRPr="003B2B3D">
        <w:rPr>
          <w:rFonts w:ascii="Arial" w:hAnsi="Arial" w:cs="Arial"/>
          <w:color w:val="273239"/>
          <w:spacing w:val="2"/>
          <w:shd w:val="clear" w:color="auto" w:fill="FFFFFF"/>
        </w:rPr>
        <w:t xml:space="preserve"> were introduced to solve this problem so that the developers can spend more time on actual code than Dependencies</w:t>
      </w:r>
      <w:r w:rsidRPr="00D21BE5">
        <w:rPr>
          <w:rFonts w:ascii="Arial" w:hAnsi="Arial" w:cs="Arial"/>
          <w:b/>
          <w:bCs/>
          <w:color w:val="273239"/>
          <w:spacing w:val="2"/>
          <w:shd w:val="clear" w:color="auto" w:fill="FFFFFF"/>
        </w:rPr>
        <w:t>. Spring Boot Starters are dependency descriptors</w:t>
      </w:r>
      <w:r w:rsidRPr="003B2B3D">
        <w:rPr>
          <w:rFonts w:ascii="Arial" w:hAnsi="Arial" w:cs="Arial"/>
          <w:color w:val="273239"/>
          <w:spacing w:val="2"/>
          <w:shd w:val="clear" w:color="auto" w:fill="FFFFFF"/>
        </w:rPr>
        <w:t xml:space="preserve"> that can be added under the </w:t>
      </w:r>
      <w:r w:rsidRPr="003B2B3D">
        <w:rPr>
          <w:rStyle w:val="Strong"/>
          <w:rFonts w:ascii="Arial" w:hAnsi="Arial" w:cs="Arial"/>
          <w:color w:val="273239"/>
          <w:spacing w:val="2"/>
          <w:bdr w:val="none" w:sz="0" w:space="0" w:color="auto" w:frame="1"/>
          <w:shd w:val="clear" w:color="auto" w:fill="FFFFFF"/>
        </w:rPr>
        <w:t>&lt;dependencies&gt;</w:t>
      </w:r>
      <w:r w:rsidRPr="003B2B3D">
        <w:rPr>
          <w:rFonts w:ascii="Arial" w:hAnsi="Arial" w:cs="Arial"/>
          <w:color w:val="273239"/>
          <w:spacing w:val="2"/>
          <w:shd w:val="clear" w:color="auto" w:fill="FFFFFF"/>
        </w:rPr>
        <w:t> section in pom.xml.</w:t>
      </w:r>
    </w:p>
    <w:p w14:paraId="07E6455A" w14:textId="77777777" w:rsidR="00EA04C0" w:rsidRPr="00EA04C0" w:rsidRDefault="00EA04C0" w:rsidP="003B2B3D">
      <w:pPr>
        <w:pStyle w:val="ListParagraph"/>
        <w:tabs>
          <w:tab w:val="left" w:pos="1180"/>
          <w:tab w:val="left" w:pos="1181"/>
        </w:tabs>
        <w:ind w:firstLine="0"/>
        <w:rPr>
          <w:rFonts w:ascii="Arial" w:hAnsi="Arial" w:cs="Arial"/>
          <w:b/>
          <w:bCs/>
          <w:color w:val="273239"/>
          <w:spacing w:val="2"/>
          <w:sz w:val="26"/>
          <w:szCs w:val="26"/>
          <w:shd w:val="clear" w:color="auto" w:fill="FFFFFF"/>
        </w:rPr>
      </w:pPr>
      <w:r>
        <w:rPr>
          <w:rFonts w:ascii="Arial" w:hAnsi="Arial" w:cs="Arial"/>
          <w:color w:val="273239"/>
          <w:spacing w:val="2"/>
          <w:shd w:val="clear" w:color="auto" w:fill="FFFFFF"/>
        </w:rPr>
        <w:tab/>
      </w:r>
      <w:r>
        <w:rPr>
          <w:rFonts w:ascii="Arial" w:hAnsi="Arial" w:cs="Arial"/>
          <w:color w:val="273239"/>
          <w:spacing w:val="2"/>
          <w:shd w:val="clear" w:color="auto" w:fill="FFFFFF"/>
        </w:rPr>
        <w:tab/>
      </w:r>
      <w:r>
        <w:rPr>
          <w:rFonts w:ascii="Arial" w:hAnsi="Arial" w:cs="Arial"/>
          <w:color w:val="273239"/>
          <w:spacing w:val="2"/>
          <w:shd w:val="clear" w:color="auto" w:fill="FFFFFF"/>
        </w:rPr>
        <w:tab/>
      </w:r>
      <w:r>
        <w:rPr>
          <w:rFonts w:ascii="Arial" w:hAnsi="Arial" w:cs="Arial"/>
          <w:color w:val="273239"/>
          <w:spacing w:val="2"/>
          <w:shd w:val="clear" w:color="auto" w:fill="FFFFFF"/>
        </w:rPr>
        <w:tab/>
      </w:r>
      <w:r>
        <w:rPr>
          <w:rFonts w:ascii="Arial" w:hAnsi="Arial" w:cs="Arial"/>
          <w:color w:val="273239"/>
          <w:spacing w:val="2"/>
          <w:sz w:val="26"/>
          <w:szCs w:val="26"/>
          <w:shd w:val="clear" w:color="auto" w:fill="FFFFFF"/>
        </w:rPr>
        <w:t> </w:t>
      </w:r>
      <w:r w:rsidRPr="00EA04C0">
        <w:rPr>
          <w:rFonts w:ascii="Arial" w:hAnsi="Arial" w:cs="Arial"/>
          <w:b/>
          <w:bCs/>
          <w:color w:val="273239"/>
          <w:spacing w:val="2"/>
          <w:sz w:val="26"/>
          <w:szCs w:val="26"/>
          <w:shd w:val="clear" w:color="auto" w:fill="FFFFFF"/>
        </w:rPr>
        <w:t xml:space="preserve">These starters give all the dependencies under a single name. </w:t>
      </w:r>
    </w:p>
    <w:p w14:paraId="3BBB1613" w14:textId="168983EE" w:rsidR="003B2B3D" w:rsidRDefault="00EA04C0" w:rsidP="003B2B3D">
      <w:pPr>
        <w:pStyle w:val="ListParagraph"/>
        <w:tabs>
          <w:tab w:val="left" w:pos="1180"/>
          <w:tab w:val="left" w:pos="1181"/>
        </w:tabs>
        <w:ind w:firstLine="0"/>
        <w:rPr>
          <w:sz w:val="28"/>
        </w:rPr>
      </w:pPr>
      <w:r>
        <w:rPr>
          <w:rFonts w:ascii="Arial" w:hAnsi="Arial" w:cs="Arial"/>
          <w:color w:val="273239"/>
          <w:spacing w:val="2"/>
          <w:sz w:val="26"/>
          <w:szCs w:val="26"/>
          <w:shd w:val="clear" w:color="auto" w:fill="FFFFFF"/>
        </w:rPr>
        <w:tab/>
      </w:r>
      <w:r>
        <w:rPr>
          <w:rFonts w:ascii="Arial" w:hAnsi="Arial" w:cs="Arial"/>
          <w:color w:val="273239"/>
          <w:spacing w:val="2"/>
          <w:sz w:val="26"/>
          <w:szCs w:val="26"/>
          <w:shd w:val="clear" w:color="auto" w:fill="FFFFFF"/>
        </w:rPr>
        <w:tab/>
      </w:r>
      <w:r>
        <w:rPr>
          <w:rFonts w:ascii="Arial" w:hAnsi="Arial" w:cs="Arial"/>
          <w:color w:val="273239"/>
          <w:spacing w:val="2"/>
          <w:sz w:val="26"/>
          <w:szCs w:val="26"/>
          <w:shd w:val="clear" w:color="auto" w:fill="FFFFFF"/>
        </w:rPr>
        <w:tab/>
      </w:r>
      <w:r w:rsidRPr="00EA04C0">
        <w:rPr>
          <w:rFonts w:ascii="Arial" w:hAnsi="Arial" w:cs="Arial"/>
          <w:b/>
          <w:bCs/>
          <w:color w:val="273239"/>
          <w:spacing w:val="2"/>
          <w:sz w:val="26"/>
          <w:szCs w:val="26"/>
          <w:shd w:val="clear" w:color="auto" w:fill="FFFFFF"/>
        </w:rPr>
        <w:t>For example</w:t>
      </w:r>
      <w:r>
        <w:rPr>
          <w:rFonts w:ascii="Arial" w:hAnsi="Arial" w:cs="Arial"/>
          <w:color w:val="273239"/>
          <w:spacing w:val="2"/>
          <w:sz w:val="26"/>
          <w:szCs w:val="26"/>
          <w:shd w:val="clear" w:color="auto" w:fill="FFFFFF"/>
        </w:rPr>
        <w:t>, if you want to use Spring Data JPA for database access, you can include </w:t>
      </w:r>
      <w:r>
        <w:rPr>
          <w:rStyle w:val="Strong"/>
          <w:rFonts w:ascii="Arial" w:hAnsi="Arial" w:cs="Arial"/>
          <w:color w:val="273239"/>
          <w:spacing w:val="2"/>
          <w:sz w:val="26"/>
          <w:szCs w:val="26"/>
          <w:bdr w:val="none" w:sz="0" w:space="0" w:color="auto" w:frame="1"/>
          <w:shd w:val="clear" w:color="auto" w:fill="FFFFFF"/>
        </w:rPr>
        <w:t>spring-boot-starter-data-jpa </w:t>
      </w:r>
      <w:r>
        <w:rPr>
          <w:rFonts w:ascii="Arial" w:hAnsi="Arial" w:cs="Arial"/>
          <w:color w:val="273239"/>
          <w:spacing w:val="2"/>
          <w:sz w:val="26"/>
          <w:szCs w:val="26"/>
          <w:shd w:val="clear" w:color="auto" w:fill="FFFFFF"/>
        </w:rPr>
        <w:t>dependency. </w:t>
      </w:r>
    </w:p>
    <w:p w14:paraId="32D36D49" w14:textId="77777777" w:rsidR="00594048" w:rsidRDefault="00CF0667">
      <w:pPr>
        <w:pStyle w:val="ListParagraph"/>
        <w:numPr>
          <w:ilvl w:val="0"/>
          <w:numId w:val="2"/>
        </w:numPr>
        <w:tabs>
          <w:tab w:val="left" w:pos="1242"/>
          <w:tab w:val="left" w:pos="1243"/>
        </w:tabs>
        <w:spacing w:before="26"/>
        <w:ind w:left="1242" w:hanging="1143"/>
        <w:rPr>
          <w:sz w:val="28"/>
        </w:rPr>
      </w:pPr>
      <w:r>
        <w:rPr>
          <w:sz w:val="28"/>
        </w:rPr>
        <w:t>Design</w:t>
      </w:r>
      <w:r>
        <w:rPr>
          <w:spacing w:val="-2"/>
          <w:sz w:val="28"/>
        </w:rPr>
        <w:t xml:space="preserve"> </w:t>
      </w:r>
      <w:r>
        <w:rPr>
          <w:sz w:val="28"/>
        </w:rPr>
        <w:t>patterns</w:t>
      </w:r>
      <w:r>
        <w:rPr>
          <w:spacing w:val="-1"/>
          <w:sz w:val="28"/>
        </w:rPr>
        <w:t xml:space="preserve"> </w:t>
      </w:r>
      <w:r>
        <w:rPr>
          <w:sz w:val="28"/>
        </w:rPr>
        <w:t>:</w:t>
      </w:r>
      <w:r>
        <w:rPr>
          <w:spacing w:val="-5"/>
          <w:sz w:val="28"/>
        </w:rPr>
        <w:t xml:space="preserve"> </w:t>
      </w:r>
      <w:r>
        <w:rPr>
          <w:sz w:val="28"/>
        </w:rPr>
        <w:t>Singleton</w:t>
      </w:r>
      <w:r>
        <w:rPr>
          <w:spacing w:val="-1"/>
          <w:sz w:val="28"/>
        </w:rPr>
        <w:t xml:space="preserve"> </w:t>
      </w:r>
      <w:r>
        <w:rPr>
          <w:sz w:val="28"/>
        </w:rPr>
        <w:t>,</w:t>
      </w:r>
      <w:r>
        <w:rPr>
          <w:spacing w:val="-4"/>
          <w:sz w:val="28"/>
        </w:rPr>
        <w:t xml:space="preserve"> </w:t>
      </w:r>
      <w:r>
        <w:rPr>
          <w:sz w:val="28"/>
        </w:rPr>
        <w:t>prototype</w:t>
      </w:r>
    </w:p>
    <w:p w14:paraId="146CC220" w14:textId="06C0BA99" w:rsidR="00DB4897" w:rsidRDefault="00DB4897" w:rsidP="00DB4897">
      <w:pPr>
        <w:pStyle w:val="ListParagraph"/>
        <w:tabs>
          <w:tab w:val="left" w:pos="1242"/>
          <w:tab w:val="left" w:pos="1243"/>
        </w:tabs>
        <w:spacing w:before="26"/>
        <w:ind w:left="1242" w:firstLine="0"/>
        <w:rPr>
          <w:sz w:val="28"/>
        </w:rPr>
      </w:pPr>
      <w:r>
        <w:rPr>
          <w:sz w:val="28"/>
        </w:rPr>
        <w:t xml:space="preserve">Ans: </w:t>
      </w:r>
      <w:r w:rsidR="008F2674">
        <w:rPr>
          <w:sz w:val="28"/>
        </w:rPr>
        <w:t xml:space="preserve">Design your class such that only one object of that class can be </w:t>
      </w:r>
      <w:r w:rsidR="000C01E7">
        <w:rPr>
          <w:sz w:val="28"/>
        </w:rPr>
        <w:t>created.</w:t>
      </w:r>
    </w:p>
    <w:p w14:paraId="1AD5D74B" w14:textId="7BA2B8D9" w:rsidR="000C01E7" w:rsidRDefault="000C01E7" w:rsidP="00DB4897">
      <w:pPr>
        <w:pStyle w:val="ListParagraph"/>
        <w:tabs>
          <w:tab w:val="left" w:pos="1242"/>
          <w:tab w:val="left" w:pos="1243"/>
        </w:tabs>
        <w:spacing w:before="26"/>
        <w:ind w:left="1242" w:firstLine="0"/>
        <w:rPr>
          <w:sz w:val="28"/>
        </w:rPr>
      </w:pPr>
      <w:r>
        <w:rPr>
          <w:sz w:val="28"/>
        </w:rPr>
        <w:tab/>
      </w:r>
      <w:r>
        <w:rPr>
          <w:sz w:val="28"/>
        </w:rPr>
        <w:tab/>
        <w:t xml:space="preserve">1)By making constructors private </w:t>
      </w:r>
      <w:r w:rsidR="00BC0B65">
        <w:rPr>
          <w:sz w:val="28"/>
        </w:rPr>
        <w:t>i.e nothing but class can create only one object.</w:t>
      </w:r>
    </w:p>
    <w:p w14:paraId="4182D2A7" w14:textId="77777777" w:rsidR="00A04702" w:rsidRDefault="00615FA5" w:rsidP="00DB4897">
      <w:pPr>
        <w:pStyle w:val="ListParagraph"/>
        <w:tabs>
          <w:tab w:val="left" w:pos="1242"/>
          <w:tab w:val="left" w:pos="1243"/>
        </w:tabs>
        <w:spacing w:before="26"/>
        <w:ind w:left="1242" w:firstLine="0"/>
        <w:rPr>
          <w:sz w:val="28"/>
        </w:rPr>
      </w:pPr>
      <w:r>
        <w:rPr>
          <w:sz w:val="28"/>
        </w:rPr>
        <w:tab/>
      </w:r>
      <w:r>
        <w:rPr>
          <w:sz w:val="28"/>
        </w:rPr>
        <w:tab/>
        <w:t xml:space="preserve">2)write a static method </w:t>
      </w:r>
      <w:r w:rsidR="00430AA7">
        <w:rPr>
          <w:sz w:val="28"/>
        </w:rPr>
        <w:t xml:space="preserve">that has the return type object of this singleton class .here the concept of lazy initialization </w:t>
      </w:r>
      <w:r w:rsidR="00A04702">
        <w:rPr>
          <w:sz w:val="28"/>
        </w:rPr>
        <w:t>is used to write</w:t>
      </w:r>
    </w:p>
    <w:p w14:paraId="486A26C7" w14:textId="77777777" w:rsidR="005D78D4" w:rsidRDefault="00A04702" w:rsidP="00DB4897">
      <w:pPr>
        <w:pStyle w:val="ListParagraph"/>
        <w:tabs>
          <w:tab w:val="left" w:pos="1242"/>
          <w:tab w:val="left" w:pos="1243"/>
        </w:tabs>
        <w:spacing w:before="26"/>
        <w:ind w:left="1242" w:firstLine="0"/>
        <w:rPr>
          <w:sz w:val="28"/>
        </w:rPr>
      </w:pPr>
      <w:r>
        <w:rPr>
          <w:sz w:val="28"/>
        </w:rPr>
        <w:t>This static method.</w:t>
      </w:r>
    </w:p>
    <w:p w14:paraId="4AC9C698" w14:textId="77777777" w:rsidR="009E6C07" w:rsidRDefault="005D78D4" w:rsidP="00DB4897">
      <w:pPr>
        <w:pStyle w:val="ListParagraph"/>
        <w:tabs>
          <w:tab w:val="left" w:pos="1242"/>
          <w:tab w:val="left" w:pos="1243"/>
        </w:tabs>
        <w:spacing w:before="26"/>
        <w:ind w:left="1242" w:firstLine="0"/>
        <w:rPr>
          <w:sz w:val="28"/>
        </w:rPr>
      </w:pPr>
      <w:r>
        <w:rPr>
          <w:sz w:val="28"/>
        </w:rPr>
        <w:tab/>
      </w:r>
      <w:r>
        <w:rPr>
          <w:sz w:val="28"/>
        </w:rPr>
        <w:tab/>
        <w:t>@</w:t>
      </w:r>
      <w:r>
        <w:rPr>
          <w:b/>
          <w:bCs/>
          <w:sz w:val="28"/>
        </w:rPr>
        <w:t xml:space="preserve">Autowired </w:t>
      </w:r>
      <w:r>
        <w:rPr>
          <w:sz w:val="28"/>
        </w:rPr>
        <w:t>follows singleton pattern in spring boot application.</w:t>
      </w:r>
    </w:p>
    <w:p w14:paraId="005AC825" w14:textId="78F917EB" w:rsidR="00615FA5" w:rsidRDefault="009E6C07" w:rsidP="00DB4897">
      <w:pPr>
        <w:pStyle w:val="ListParagraph"/>
        <w:tabs>
          <w:tab w:val="left" w:pos="1242"/>
          <w:tab w:val="left" w:pos="1243"/>
        </w:tabs>
        <w:spacing w:before="26"/>
        <w:ind w:left="1242" w:firstLine="0"/>
        <w:rPr>
          <w:sz w:val="28"/>
        </w:rPr>
      </w:pPr>
      <w:r>
        <w:rPr>
          <w:sz w:val="28"/>
        </w:rPr>
        <w:tab/>
      </w:r>
      <w:r>
        <w:rPr>
          <w:sz w:val="28"/>
        </w:rPr>
        <w:tab/>
        <w:t xml:space="preserve">The main purpose of </w:t>
      </w:r>
      <w:r w:rsidR="00DA37DF">
        <w:rPr>
          <w:sz w:val="28"/>
        </w:rPr>
        <w:t xml:space="preserve">singleton class is to restrict </w:t>
      </w:r>
      <w:r w:rsidR="00A04702">
        <w:rPr>
          <w:sz w:val="28"/>
        </w:rPr>
        <w:t xml:space="preserve"> </w:t>
      </w:r>
      <w:r w:rsidR="00DA37DF">
        <w:rPr>
          <w:sz w:val="28"/>
        </w:rPr>
        <w:t xml:space="preserve">the </w:t>
      </w:r>
      <w:r w:rsidR="00603E91">
        <w:rPr>
          <w:sz w:val="28"/>
        </w:rPr>
        <w:t xml:space="preserve">limit no.of object creation to only one , </w:t>
      </w:r>
    </w:p>
    <w:p w14:paraId="2F6D16FE" w14:textId="428548F9" w:rsidR="00603E91" w:rsidRDefault="00603E91" w:rsidP="00DB4897">
      <w:pPr>
        <w:pStyle w:val="ListParagraph"/>
        <w:tabs>
          <w:tab w:val="left" w:pos="1242"/>
          <w:tab w:val="left" w:pos="1243"/>
        </w:tabs>
        <w:spacing w:before="26"/>
        <w:ind w:left="1242" w:firstLine="0"/>
        <w:rPr>
          <w:sz w:val="28"/>
        </w:rPr>
      </w:pPr>
      <w:r>
        <w:rPr>
          <w:sz w:val="28"/>
        </w:rPr>
        <w:t>Eg. Socket or database connection.</w:t>
      </w:r>
    </w:p>
    <w:p w14:paraId="7B8298EE" w14:textId="370910DA" w:rsidR="00A135BE" w:rsidRPr="00CA0197" w:rsidRDefault="00A135BE" w:rsidP="00DB4897">
      <w:pPr>
        <w:pStyle w:val="ListParagraph"/>
        <w:tabs>
          <w:tab w:val="left" w:pos="1242"/>
          <w:tab w:val="left" w:pos="1243"/>
        </w:tabs>
        <w:spacing w:before="26"/>
        <w:ind w:left="1242" w:firstLine="0"/>
        <w:rPr>
          <w:rFonts w:ascii="Arial" w:hAnsi="Arial" w:cs="Arial"/>
          <w:color w:val="273239"/>
          <w:spacing w:val="2"/>
          <w:sz w:val="20"/>
          <w:szCs w:val="20"/>
          <w:shd w:val="clear" w:color="auto" w:fill="FFFFFF"/>
        </w:rPr>
      </w:pPr>
      <w:r w:rsidRPr="00CA0197">
        <w:rPr>
          <w:rFonts w:ascii="Arial" w:hAnsi="Arial" w:cs="Arial"/>
          <w:b/>
          <w:bCs/>
          <w:color w:val="273239"/>
          <w:spacing w:val="2"/>
          <w:sz w:val="20"/>
          <w:szCs w:val="20"/>
          <w:shd w:val="clear" w:color="auto" w:fill="FFFFFF"/>
        </w:rPr>
        <w:t xml:space="preserve">Prototype </w:t>
      </w:r>
      <w:r w:rsidRPr="00CA0197">
        <w:rPr>
          <w:rFonts w:ascii="Arial" w:hAnsi="Arial" w:cs="Arial"/>
          <w:color w:val="273239"/>
          <w:spacing w:val="2"/>
          <w:sz w:val="20"/>
          <w:szCs w:val="20"/>
          <w:shd w:val="clear" w:color="auto" w:fill="FFFFFF"/>
        </w:rPr>
        <w:t>allows us to hide the complexity of making new instances from the client. The concept is to copy an existing object rather than creating a new instance from scratch</w:t>
      </w:r>
    </w:p>
    <w:p w14:paraId="272547F7" w14:textId="670D1C12" w:rsidR="00A135BE" w:rsidRPr="00CE5CC1" w:rsidRDefault="00A135BE" w:rsidP="00DB4897">
      <w:pPr>
        <w:pStyle w:val="ListParagraph"/>
        <w:tabs>
          <w:tab w:val="left" w:pos="1242"/>
          <w:tab w:val="left" w:pos="1243"/>
        </w:tabs>
        <w:spacing w:before="26"/>
        <w:ind w:left="1242" w:firstLine="0"/>
        <w:rPr>
          <w:sz w:val="20"/>
          <w:szCs w:val="16"/>
        </w:rPr>
      </w:pPr>
      <w:r w:rsidRPr="00CA0197">
        <w:rPr>
          <w:rFonts w:ascii="Arial" w:hAnsi="Arial" w:cs="Arial"/>
          <w:b/>
          <w:bCs/>
          <w:color w:val="273239"/>
          <w:spacing w:val="2"/>
          <w:sz w:val="20"/>
          <w:szCs w:val="20"/>
          <w:shd w:val="clear" w:color="auto" w:fill="FFFFFF"/>
        </w:rPr>
        <w:tab/>
      </w:r>
      <w:r w:rsidRPr="00CA0197">
        <w:rPr>
          <w:rFonts w:ascii="Arial" w:hAnsi="Arial" w:cs="Arial"/>
          <w:b/>
          <w:bCs/>
          <w:color w:val="273239"/>
          <w:spacing w:val="2"/>
          <w:sz w:val="20"/>
          <w:szCs w:val="20"/>
          <w:shd w:val="clear" w:color="auto" w:fill="FFFFFF"/>
        </w:rPr>
        <w:tab/>
      </w:r>
      <w:r w:rsidRPr="00CA0197">
        <w:rPr>
          <w:rFonts w:ascii="Arial" w:hAnsi="Arial" w:cs="Arial"/>
          <w:b/>
          <w:bCs/>
          <w:color w:val="273239"/>
          <w:spacing w:val="2"/>
          <w:sz w:val="20"/>
          <w:szCs w:val="20"/>
          <w:shd w:val="clear" w:color="auto" w:fill="FFFFFF"/>
        </w:rPr>
        <w:tab/>
      </w:r>
      <w:r w:rsidRPr="00CA0197">
        <w:rPr>
          <w:rFonts w:ascii="Arial" w:hAnsi="Arial" w:cs="Arial"/>
          <w:b/>
          <w:bCs/>
          <w:color w:val="273239"/>
          <w:spacing w:val="2"/>
          <w:sz w:val="20"/>
          <w:szCs w:val="20"/>
          <w:shd w:val="clear" w:color="auto" w:fill="FFFFFF"/>
        </w:rPr>
        <w:tab/>
      </w:r>
      <w:r w:rsidR="004278B1" w:rsidRPr="00CE5CC1">
        <w:rPr>
          <w:rFonts w:ascii="Arial" w:hAnsi="Arial" w:cs="Arial"/>
          <w:color w:val="273239"/>
          <w:spacing w:val="2"/>
          <w:sz w:val="20"/>
          <w:szCs w:val="20"/>
          <w:shd w:val="clear" w:color="auto" w:fill="FFFFFF"/>
        </w:rPr>
        <w:t xml:space="preserve">The </w:t>
      </w:r>
      <w:r w:rsidR="004278B1" w:rsidRPr="00CE5CC1">
        <w:rPr>
          <w:rFonts w:ascii="Arial" w:hAnsi="Arial" w:cs="Arial"/>
          <w:b/>
          <w:bCs/>
          <w:color w:val="273239"/>
          <w:spacing w:val="2"/>
          <w:sz w:val="20"/>
          <w:szCs w:val="20"/>
          <w:shd w:val="clear" w:color="auto" w:fill="FFFFFF"/>
        </w:rPr>
        <w:t>prototype pattern</w:t>
      </w:r>
      <w:r w:rsidR="004278B1" w:rsidRPr="00CE5CC1">
        <w:rPr>
          <w:rFonts w:ascii="Arial" w:hAnsi="Arial" w:cs="Arial"/>
          <w:color w:val="273239"/>
          <w:spacing w:val="2"/>
          <w:sz w:val="20"/>
          <w:szCs w:val="20"/>
          <w:shd w:val="clear" w:color="auto" w:fill="FFFFFF"/>
        </w:rPr>
        <w:t xml:space="preserve"> is a creational design pattern. Prototype patterns are required, when object creation is </w:t>
      </w:r>
      <w:r w:rsidR="004278B1" w:rsidRPr="00CE5CC1">
        <w:rPr>
          <w:rFonts w:ascii="Arial" w:hAnsi="Arial" w:cs="Arial"/>
          <w:color w:val="273239"/>
          <w:spacing w:val="2"/>
          <w:sz w:val="20"/>
          <w:szCs w:val="20"/>
          <w:highlight w:val="yellow"/>
          <w:shd w:val="clear" w:color="auto" w:fill="FFFFFF"/>
        </w:rPr>
        <w:t>time consuming, and costly operation</w:t>
      </w:r>
      <w:r w:rsidR="004278B1" w:rsidRPr="00CE5CC1">
        <w:rPr>
          <w:rFonts w:ascii="Arial" w:hAnsi="Arial" w:cs="Arial"/>
          <w:color w:val="273239"/>
          <w:spacing w:val="2"/>
          <w:sz w:val="20"/>
          <w:szCs w:val="20"/>
          <w:shd w:val="clear" w:color="auto" w:fill="FFFFFF"/>
        </w:rPr>
        <w:t xml:space="preserve">, so </w:t>
      </w:r>
      <w:r w:rsidR="004278B1" w:rsidRPr="008746A7">
        <w:rPr>
          <w:rFonts w:ascii="Arial" w:hAnsi="Arial" w:cs="Arial"/>
          <w:color w:val="FF0000"/>
          <w:spacing w:val="2"/>
          <w:sz w:val="20"/>
          <w:szCs w:val="20"/>
          <w:highlight w:val="yellow"/>
          <w:shd w:val="clear" w:color="auto" w:fill="FFFFFF"/>
        </w:rPr>
        <w:t>we create objects with the existing object itself</w:t>
      </w:r>
      <w:r w:rsidR="004278B1" w:rsidRPr="00CE5CC1">
        <w:rPr>
          <w:rFonts w:ascii="Arial" w:hAnsi="Arial" w:cs="Arial"/>
          <w:color w:val="273239"/>
          <w:spacing w:val="2"/>
          <w:sz w:val="20"/>
          <w:szCs w:val="20"/>
          <w:shd w:val="clear" w:color="auto" w:fill="FFFFFF"/>
        </w:rPr>
        <w:t>. One of the best available ways to create an object from existing objects is the </w:t>
      </w:r>
      <w:r w:rsidR="004278B1" w:rsidRPr="00CE5CC1">
        <w:rPr>
          <w:rStyle w:val="Strong"/>
          <w:rFonts w:ascii="Arial" w:hAnsi="Arial" w:cs="Arial"/>
          <w:color w:val="273239"/>
          <w:spacing w:val="2"/>
          <w:sz w:val="20"/>
          <w:szCs w:val="20"/>
          <w:bdr w:val="none" w:sz="0" w:space="0" w:color="auto" w:frame="1"/>
          <w:shd w:val="clear" w:color="auto" w:fill="FFFFFF"/>
        </w:rPr>
        <w:t>clone() method</w:t>
      </w:r>
      <w:r w:rsidR="004278B1" w:rsidRPr="00CE5CC1">
        <w:rPr>
          <w:rFonts w:ascii="Arial" w:hAnsi="Arial" w:cs="Arial"/>
          <w:color w:val="273239"/>
          <w:spacing w:val="2"/>
          <w:sz w:val="20"/>
          <w:szCs w:val="20"/>
          <w:shd w:val="clear" w:color="auto" w:fill="FFFFFF"/>
        </w:rPr>
        <w:t xml:space="preserve">. Clone is the simplest approach to implement a prototype pattern. </w:t>
      </w:r>
    </w:p>
    <w:p w14:paraId="74145CC3" w14:textId="7EC2E487" w:rsidR="00594048" w:rsidRDefault="00CF0667">
      <w:pPr>
        <w:pStyle w:val="ListParagraph"/>
        <w:numPr>
          <w:ilvl w:val="0"/>
          <w:numId w:val="2"/>
        </w:numPr>
        <w:tabs>
          <w:tab w:val="left" w:pos="1180"/>
          <w:tab w:val="left" w:pos="1181"/>
        </w:tabs>
        <w:ind w:left="1180" w:hanging="1081"/>
        <w:rPr>
          <w:sz w:val="28"/>
        </w:rPr>
      </w:pPr>
      <w:r>
        <w:rPr>
          <w:sz w:val="28"/>
        </w:rPr>
        <w:t>Java</w:t>
      </w:r>
      <w:r>
        <w:rPr>
          <w:spacing w:val="-1"/>
          <w:sz w:val="28"/>
        </w:rPr>
        <w:t xml:space="preserve"> </w:t>
      </w:r>
      <w:r>
        <w:rPr>
          <w:sz w:val="28"/>
        </w:rPr>
        <w:t>bi</w:t>
      </w:r>
      <w:r>
        <w:rPr>
          <w:spacing w:val="-1"/>
          <w:sz w:val="28"/>
        </w:rPr>
        <w:t xml:space="preserve"> </w:t>
      </w:r>
      <w:r>
        <w:rPr>
          <w:sz w:val="28"/>
        </w:rPr>
        <w:t>predicate</w:t>
      </w:r>
      <w:r w:rsidR="003D414A">
        <w:rPr>
          <w:sz w:val="28"/>
        </w:rPr>
        <w:t>?</w:t>
      </w:r>
    </w:p>
    <w:p w14:paraId="36EDC749" w14:textId="7D4FF594" w:rsidR="008A52E0" w:rsidRDefault="008A52E0" w:rsidP="008A52E0">
      <w:pPr>
        <w:pStyle w:val="ListParagraph"/>
        <w:tabs>
          <w:tab w:val="left" w:pos="1180"/>
          <w:tab w:val="left" w:pos="1181"/>
        </w:tabs>
        <w:ind w:firstLine="0"/>
        <w:rPr>
          <w:rFonts w:ascii="Arial" w:hAnsi="Arial" w:cs="Arial"/>
          <w:color w:val="273239"/>
          <w:spacing w:val="2"/>
          <w:sz w:val="26"/>
          <w:szCs w:val="26"/>
          <w:shd w:val="clear" w:color="auto" w:fill="FFFFFF"/>
        </w:rPr>
      </w:pPr>
      <w:r>
        <w:rPr>
          <w:sz w:val="28"/>
        </w:rPr>
        <w:t xml:space="preserve">Ans: </w:t>
      </w:r>
      <w:r w:rsidR="001124B5">
        <w:rPr>
          <w:rFonts w:ascii="Arial" w:hAnsi="Arial" w:cs="Arial"/>
          <w:color w:val="273239"/>
          <w:spacing w:val="2"/>
          <w:sz w:val="26"/>
          <w:szCs w:val="26"/>
          <w:shd w:val="clear" w:color="auto" w:fill="FFFFFF"/>
        </w:rPr>
        <w:t>The Functional Interface </w:t>
      </w:r>
      <w:r w:rsidR="001124B5">
        <w:rPr>
          <w:rStyle w:val="Strong"/>
          <w:rFonts w:ascii="Arial" w:hAnsi="Arial" w:cs="Arial"/>
          <w:color w:val="273239"/>
          <w:spacing w:val="2"/>
          <w:sz w:val="26"/>
          <w:szCs w:val="26"/>
          <w:bdr w:val="none" w:sz="0" w:space="0" w:color="auto" w:frame="1"/>
          <w:shd w:val="clear" w:color="auto" w:fill="FFFFFF"/>
        </w:rPr>
        <w:t>PREDICATE</w:t>
      </w:r>
      <w:r w:rsidR="001124B5">
        <w:rPr>
          <w:rFonts w:ascii="Arial" w:hAnsi="Arial" w:cs="Arial"/>
          <w:color w:val="273239"/>
          <w:spacing w:val="2"/>
          <w:sz w:val="26"/>
          <w:szCs w:val="26"/>
          <w:shd w:val="clear" w:color="auto" w:fill="FFFFFF"/>
        </w:rPr>
        <w:t> is defined in the </w:t>
      </w:r>
      <w:r w:rsidR="001124B5">
        <w:rPr>
          <w:rStyle w:val="Emphasis"/>
          <w:rFonts w:ascii="Arial" w:hAnsi="Arial" w:cs="Arial"/>
          <w:color w:val="273239"/>
          <w:spacing w:val="2"/>
          <w:sz w:val="26"/>
          <w:szCs w:val="26"/>
          <w:bdr w:val="none" w:sz="0" w:space="0" w:color="auto" w:frame="1"/>
          <w:shd w:val="clear" w:color="auto" w:fill="FFFFFF"/>
        </w:rPr>
        <w:t>java.util.Function package</w:t>
      </w:r>
      <w:r w:rsidR="001124B5">
        <w:rPr>
          <w:rFonts w:ascii="Arial" w:hAnsi="Arial" w:cs="Arial"/>
          <w:color w:val="273239"/>
          <w:spacing w:val="2"/>
          <w:sz w:val="26"/>
          <w:szCs w:val="26"/>
          <w:shd w:val="clear" w:color="auto" w:fill="FFFFFF"/>
        </w:rPr>
        <w:t>. It improves manageability of code, helps in unit-testing them separately, and contain some methods like:</w:t>
      </w:r>
    </w:p>
    <w:p w14:paraId="5954E753" w14:textId="61B73D4F" w:rsidR="003954AB" w:rsidRDefault="003954AB" w:rsidP="008A52E0">
      <w:pPr>
        <w:pStyle w:val="ListParagraph"/>
        <w:tabs>
          <w:tab w:val="left" w:pos="1180"/>
          <w:tab w:val="left" w:pos="1181"/>
        </w:tabs>
        <w:ind w:firstLine="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Abstract method Test();</w:t>
      </w:r>
    </w:p>
    <w:p w14:paraId="21FBCAFA" w14:textId="62FCC2CE" w:rsidR="003954AB" w:rsidRDefault="002F73B4" w:rsidP="008A52E0">
      <w:pPr>
        <w:pStyle w:val="ListParagraph"/>
        <w:tabs>
          <w:tab w:val="left" w:pos="1180"/>
          <w:tab w:val="left" w:pos="1181"/>
        </w:tabs>
        <w:ind w:firstLine="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Static method equals();</w:t>
      </w:r>
    </w:p>
    <w:p w14:paraId="0D4577A3" w14:textId="11CD72E9" w:rsidR="002F73B4" w:rsidRDefault="002F73B4" w:rsidP="008A52E0">
      <w:pPr>
        <w:pStyle w:val="ListParagraph"/>
        <w:tabs>
          <w:tab w:val="left" w:pos="1180"/>
          <w:tab w:val="left" w:pos="1181"/>
        </w:tabs>
        <w:ind w:firstLine="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Default methods or(),And()</w:t>
      </w:r>
      <w:r w:rsidR="00DF03A2">
        <w:rPr>
          <w:rFonts w:ascii="Arial" w:hAnsi="Arial" w:cs="Arial"/>
          <w:color w:val="273239"/>
          <w:spacing w:val="2"/>
          <w:sz w:val="26"/>
          <w:szCs w:val="26"/>
          <w:shd w:val="clear" w:color="auto" w:fill="FFFFFF"/>
        </w:rPr>
        <w:t>,notNull()</w:t>
      </w:r>
    </w:p>
    <w:p w14:paraId="7CE7F4D7" w14:textId="48D14E2D" w:rsidR="002F73B4" w:rsidRDefault="002F73B4" w:rsidP="008A52E0">
      <w:pPr>
        <w:pStyle w:val="ListParagraph"/>
        <w:tabs>
          <w:tab w:val="left" w:pos="1180"/>
          <w:tab w:val="left" w:pos="1181"/>
        </w:tabs>
        <w:ind w:firstLine="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b/>
      </w:r>
      <w:r>
        <w:rPr>
          <w:rFonts w:ascii="Arial" w:hAnsi="Arial" w:cs="Arial"/>
          <w:color w:val="273239"/>
          <w:spacing w:val="2"/>
          <w:sz w:val="26"/>
          <w:szCs w:val="26"/>
          <w:shd w:val="clear" w:color="auto" w:fill="FFFFFF"/>
        </w:rPr>
        <w:tab/>
      </w:r>
      <w:r>
        <w:rPr>
          <w:rFonts w:ascii="Arial" w:hAnsi="Arial" w:cs="Arial"/>
          <w:color w:val="273239"/>
          <w:spacing w:val="2"/>
          <w:sz w:val="26"/>
          <w:szCs w:val="26"/>
          <w:shd w:val="clear" w:color="auto" w:fill="FFFFFF"/>
        </w:rPr>
        <w:tab/>
      </w:r>
      <w:r>
        <w:rPr>
          <w:rFonts w:ascii="Arial" w:hAnsi="Arial" w:cs="Arial"/>
          <w:color w:val="273239"/>
          <w:spacing w:val="2"/>
          <w:sz w:val="26"/>
          <w:szCs w:val="26"/>
          <w:shd w:val="clear" w:color="auto" w:fill="FFFFFF"/>
        </w:rPr>
        <w:tab/>
      </w:r>
      <w:r>
        <w:rPr>
          <w:rFonts w:ascii="Arial" w:hAnsi="Arial" w:cs="Arial"/>
          <w:color w:val="273239"/>
          <w:spacing w:val="2"/>
          <w:sz w:val="26"/>
          <w:szCs w:val="26"/>
          <w:shd w:val="clear" w:color="auto" w:fill="FFFFFF"/>
        </w:rPr>
        <w:tab/>
      </w:r>
    </w:p>
    <w:p w14:paraId="071192B1" w14:textId="77777777" w:rsidR="00794F27" w:rsidRDefault="00794F27" w:rsidP="008A52E0">
      <w:pPr>
        <w:pStyle w:val="ListParagraph"/>
        <w:tabs>
          <w:tab w:val="left" w:pos="1180"/>
          <w:tab w:val="left" w:pos="1181"/>
        </w:tabs>
        <w:ind w:firstLine="0"/>
        <w:rPr>
          <w:rFonts w:ascii="Arial" w:hAnsi="Arial" w:cs="Arial"/>
          <w:color w:val="273239"/>
          <w:spacing w:val="2"/>
          <w:sz w:val="26"/>
          <w:szCs w:val="26"/>
          <w:shd w:val="clear" w:color="auto" w:fill="FFFFFF"/>
        </w:rPr>
      </w:pPr>
    </w:p>
    <w:p w14:paraId="3DE6416E" w14:textId="77777777" w:rsidR="00794F27" w:rsidRDefault="00794F27" w:rsidP="008A52E0">
      <w:pPr>
        <w:pStyle w:val="ListParagraph"/>
        <w:tabs>
          <w:tab w:val="left" w:pos="1180"/>
          <w:tab w:val="left" w:pos="1181"/>
        </w:tabs>
        <w:ind w:firstLine="0"/>
        <w:rPr>
          <w:rFonts w:ascii="Arial" w:hAnsi="Arial" w:cs="Arial"/>
          <w:color w:val="273239"/>
          <w:spacing w:val="2"/>
          <w:sz w:val="26"/>
          <w:szCs w:val="26"/>
          <w:shd w:val="clear" w:color="auto" w:fill="FFFFFF"/>
        </w:rPr>
      </w:pPr>
    </w:p>
    <w:p w14:paraId="63EC1764" w14:textId="77777777" w:rsidR="00794F27" w:rsidRPr="00794F27" w:rsidRDefault="00794F27" w:rsidP="00794F27">
      <w:pPr>
        <w:pStyle w:val="ListParagraph"/>
        <w:tabs>
          <w:tab w:val="left" w:pos="1180"/>
          <w:tab w:val="left" w:pos="1181"/>
        </w:tabs>
        <w:rPr>
          <w:sz w:val="28"/>
          <w:lang w:val="en-IN"/>
        </w:rPr>
      </w:pPr>
      <w:r w:rsidRPr="00794F27">
        <w:rPr>
          <w:sz w:val="28"/>
          <w:lang w:val="en-IN"/>
        </w:rPr>
        <w:t>The </w:t>
      </w:r>
      <w:r w:rsidRPr="00794F27">
        <w:rPr>
          <w:b/>
          <w:bCs/>
          <w:sz w:val="28"/>
          <w:lang w:val="en-IN"/>
        </w:rPr>
        <w:t>BiPredicate&lt;T, V&gt;</w:t>
      </w:r>
      <w:r w:rsidRPr="00794F27">
        <w:rPr>
          <w:sz w:val="28"/>
          <w:lang w:val="en-IN"/>
        </w:rPr>
        <w:t> interface was introduced in </w:t>
      </w:r>
      <w:r w:rsidRPr="00794F27">
        <w:rPr>
          <w:b/>
          <w:bCs/>
          <w:sz w:val="28"/>
          <w:lang w:val="en-IN"/>
        </w:rPr>
        <w:t>JDK 8</w:t>
      </w:r>
      <w:r w:rsidRPr="00794F27">
        <w:rPr>
          <w:sz w:val="28"/>
          <w:lang w:val="en-IN"/>
        </w:rPr>
        <w:t xml:space="preserve">. This interface is </w:t>
      </w:r>
      <w:r w:rsidRPr="00794F27">
        <w:rPr>
          <w:sz w:val="28"/>
          <w:lang w:val="en-IN"/>
        </w:rPr>
        <w:lastRenderedPageBreak/>
        <w:t>packaged in </w:t>
      </w:r>
      <w:r w:rsidRPr="00794F27">
        <w:rPr>
          <w:b/>
          <w:bCs/>
          <w:sz w:val="28"/>
          <w:lang w:val="en-IN"/>
        </w:rPr>
        <w:t>java.util.function</w:t>
      </w:r>
      <w:r w:rsidRPr="00794F27">
        <w:rPr>
          <w:sz w:val="28"/>
          <w:lang w:val="en-IN"/>
        </w:rPr>
        <w:t> package. It operates on two objects and returns a predicate value based on that condition. It is a </w:t>
      </w:r>
      <w:hyperlink r:id="rId23" w:history="1">
        <w:r w:rsidRPr="00794F27">
          <w:rPr>
            <w:rStyle w:val="Hyperlink"/>
            <w:sz w:val="28"/>
            <w:lang w:val="en-IN"/>
          </w:rPr>
          <w:t>functional interface</w:t>
        </w:r>
      </w:hyperlink>
      <w:r w:rsidRPr="00794F27">
        <w:rPr>
          <w:sz w:val="28"/>
          <w:lang w:val="en-IN"/>
        </w:rPr>
        <w:t> and thus can be used in </w:t>
      </w:r>
      <w:hyperlink r:id="rId24" w:history="1">
        <w:r w:rsidRPr="00794F27">
          <w:rPr>
            <w:rStyle w:val="Hyperlink"/>
            <w:sz w:val="28"/>
            <w:lang w:val="en-IN"/>
          </w:rPr>
          <w:t>lambda expression </w:t>
        </w:r>
      </w:hyperlink>
      <w:r w:rsidRPr="00794F27">
        <w:rPr>
          <w:sz w:val="28"/>
          <w:lang w:val="en-IN"/>
        </w:rPr>
        <w:t>also.</w:t>
      </w:r>
    </w:p>
    <w:p w14:paraId="734A3E21" w14:textId="798928C5" w:rsidR="00794F27" w:rsidRPr="00794F27" w:rsidRDefault="00794F27" w:rsidP="00794F27">
      <w:pPr>
        <w:pStyle w:val="ListParagraph"/>
        <w:tabs>
          <w:tab w:val="left" w:pos="1180"/>
          <w:tab w:val="left" w:pos="1181"/>
        </w:tabs>
        <w:rPr>
          <w:sz w:val="28"/>
          <w:lang w:val="en-IN"/>
        </w:rPr>
      </w:pPr>
      <w:r>
        <w:rPr>
          <w:sz w:val="28"/>
          <w:lang w:val="en-IN"/>
        </w:rPr>
        <w:t xml:space="preserve">Syntax:         </w:t>
      </w:r>
      <w:r w:rsidRPr="00794F27">
        <w:rPr>
          <w:sz w:val="28"/>
          <w:lang w:val="en-IN"/>
        </w:rPr>
        <w:t>public interface BiPredicate&lt;T, V&gt;</w:t>
      </w:r>
    </w:p>
    <w:p w14:paraId="68485C59" w14:textId="77777777" w:rsidR="00794F27" w:rsidRDefault="00794F27" w:rsidP="008A52E0">
      <w:pPr>
        <w:pStyle w:val="ListParagraph"/>
        <w:tabs>
          <w:tab w:val="left" w:pos="1180"/>
          <w:tab w:val="left" w:pos="1181"/>
        </w:tabs>
        <w:ind w:firstLine="0"/>
        <w:rPr>
          <w:sz w:val="28"/>
        </w:rPr>
      </w:pPr>
    </w:p>
    <w:p w14:paraId="4C379D79" w14:textId="77DD4592" w:rsidR="00594048" w:rsidRDefault="00CF0667">
      <w:pPr>
        <w:pStyle w:val="ListParagraph"/>
        <w:numPr>
          <w:ilvl w:val="0"/>
          <w:numId w:val="2"/>
        </w:numPr>
        <w:tabs>
          <w:tab w:val="left" w:pos="1180"/>
          <w:tab w:val="left" w:pos="1181"/>
        </w:tabs>
        <w:ind w:left="1180" w:hanging="1081"/>
        <w:rPr>
          <w:color w:val="FF0000"/>
          <w:sz w:val="28"/>
        </w:rPr>
      </w:pPr>
      <w:r w:rsidRPr="00B97B42">
        <w:rPr>
          <w:color w:val="FF0000"/>
          <w:sz w:val="28"/>
        </w:rPr>
        <w:t>API</w:t>
      </w:r>
      <w:r w:rsidRPr="00B97B42">
        <w:rPr>
          <w:color w:val="FF0000"/>
          <w:spacing w:val="-1"/>
          <w:sz w:val="28"/>
        </w:rPr>
        <w:t xml:space="preserve"> </w:t>
      </w:r>
      <w:r w:rsidRPr="00B97B42">
        <w:rPr>
          <w:color w:val="FF0000"/>
          <w:sz w:val="28"/>
        </w:rPr>
        <w:t>flow ,</w:t>
      </w:r>
      <w:r w:rsidRPr="00B97B42">
        <w:rPr>
          <w:color w:val="FF0000"/>
          <w:spacing w:val="-2"/>
          <w:sz w:val="28"/>
        </w:rPr>
        <w:t xml:space="preserve"> </w:t>
      </w:r>
      <w:r w:rsidRPr="00B97B42">
        <w:rPr>
          <w:color w:val="FF0000"/>
          <w:sz w:val="28"/>
        </w:rPr>
        <w:t>Rest</w:t>
      </w:r>
      <w:r w:rsidRPr="00B97B42">
        <w:rPr>
          <w:color w:val="FF0000"/>
          <w:spacing w:val="-3"/>
          <w:sz w:val="28"/>
        </w:rPr>
        <w:t xml:space="preserve"> </w:t>
      </w:r>
      <w:r w:rsidRPr="00B97B42">
        <w:rPr>
          <w:color w:val="FF0000"/>
          <w:sz w:val="28"/>
        </w:rPr>
        <w:t>API</w:t>
      </w:r>
      <w:r w:rsidR="003D414A" w:rsidRPr="00B97B42">
        <w:rPr>
          <w:color w:val="FF0000"/>
          <w:sz w:val="28"/>
        </w:rPr>
        <w:t>?</w:t>
      </w:r>
    </w:p>
    <w:p w14:paraId="1F636F0F" w14:textId="507DBD39" w:rsidR="00F47892" w:rsidRDefault="00F47892" w:rsidP="00F47892">
      <w:pPr>
        <w:pStyle w:val="ListParagraph"/>
        <w:tabs>
          <w:tab w:val="left" w:pos="1180"/>
          <w:tab w:val="left" w:pos="1181"/>
        </w:tabs>
        <w:ind w:firstLine="0"/>
        <w:rPr>
          <w:color w:val="FF0000"/>
          <w:sz w:val="28"/>
        </w:rPr>
      </w:pPr>
      <w:r>
        <w:rPr>
          <w:color w:val="FF0000"/>
          <w:sz w:val="28"/>
        </w:rPr>
        <w:t>Flow API is  an a api which is introduced in java 9.</w:t>
      </w:r>
    </w:p>
    <w:p w14:paraId="2FE180EB" w14:textId="77777777" w:rsidR="00F47892" w:rsidRDefault="00F47892" w:rsidP="00F47892">
      <w:pPr>
        <w:pStyle w:val="NormalWeb"/>
        <w:shd w:val="clear" w:color="auto" w:fill="FFFFFF"/>
        <w:spacing w:before="0" w:beforeAutospacing="0" w:after="360" w:afterAutospacing="0"/>
        <w:rPr>
          <w:rFonts w:ascii="Lato" w:hAnsi="Lato"/>
          <w:color w:val="232323"/>
          <w:sz w:val="27"/>
          <w:szCs w:val="27"/>
        </w:rPr>
      </w:pPr>
      <w:r>
        <w:rPr>
          <w:color w:val="FF0000"/>
          <w:sz w:val="28"/>
        </w:rPr>
        <w:t xml:space="preserve">Ans:   </w:t>
      </w:r>
      <w:r>
        <w:rPr>
          <w:rFonts w:ascii="Lato" w:hAnsi="Lato"/>
          <w:color w:val="232323"/>
          <w:sz w:val="27"/>
          <w:szCs w:val="27"/>
        </w:rPr>
        <w:t>It’s composed of a few interfaces and only one implementation:</w:t>
      </w:r>
    </w:p>
    <w:p w14:paraId="791B7350" w14:textId="77777777" w:rsidR="00F47892" w:rsidRDefault="00F47892" w:rsidP="00467FB4">
      <w:pPr>
        <w:widowControl/>
        <w:numPr>
          <w:ilvl w:val="0"/>
          <w:numId w:val="17"/>
        </w:numPr>
        <w:shd w:val="clear" w:color="auto" w:fill="FFFFFF"/>
        <w:autoSpaceDE/>
        <w:autoSpaceDN/>
        <w:spacing w:before="100" w:beforeAutospacing="1" w:after="100" w:afterAutospacing="1"/>
        <w:rPr>
          <w:rFonts w:ascii="Lato" w:hAnsi="Lato"/>
          <w:color w:val="232323"/>
          <w:sz w:val="27"/>
          <w:szCs w:val="27"/>
        </w:rPr>
      </w:pPr>
      <w:r>
        <w:rPr>
          <w:rFonts w:ascii="Lato" w:hAnsi="Lato"/>
          <w:color w:val="232323"/>
          <w:sz w:val="27"/>
          <w:szCs w:val="27"/>
        </w:rPr>
        <w:t>The interface </w:t>
      </w:r>
      <w:r w:rsidR="00681966">
        <w:fldChar w:fldCharType="begin"/>
      </w:r>
      <w:r w:rsidR="00681966">
        <w:instrText xml:space="preserve"> HYPERLINK "https://docs.oracle.com/javase/9/docs/api/java/util/concurrent/Flow.Publisher.html" \t "_blank" \o "interface in java.util.concurrent" </w:instrText>
      </w:r>
      <w:r w:rsidR="00681966">
        <w:fldChar w:fldCharType="separate"/>
      </w:r>
      <w:r>
        <w:rPr>
          <w:rStyle w:val="Hyperlink"/>
          <w:rFonts w:ascii="Lato" w:hAnsi="Lato"/>
          <w:color w:val="FE5000"/>
          <w:sz w:val="27"/>
          <w:szCs w:val="27"/>
        </w:rPr>
        <w:t>Flow.Publisher</w:t>
      </w:r>
      <w:r w:rsidR="00681966">
        <w:rPr>
          <w:rStyle w:val="Hyperlink"/>
          <w:rFonts w:ascii="Lato" w:hAnsi="Lato"/>
          <w:color w:val="FE5000"/>
          <w:sz w:val="27"/>
          <w:szCs w:val="27"/>
        </w:rPr>
        <w:fldChar w:fldCharType="end"/>
      </w:r>
      <w:r>
        <w:rPr>
          <w:rFonts w:ascii="Lato" w:hAnsi="Lato"/>
          <w:color w:val="232323"/>
          <w:sz w:val="27"/>
          <w:szCs w:val="27"/>
        </w:rPr>
        <w:t>&lt;T&gt; defines methods to produce items and control signals.</w:t>
      </w:r>
    </w:p>
    <w:p w14:paraId="2D23C0E5" w14:textId="77777777" w:rsidR="00F47892" w:rsidRDefault="00F47892" w:rsidP="00467FB4">
      <w:pPr>
        <w:widowControl/>
        <w:numPr>
          <w:ilvl w:val="0"/>
          <w:numId w:val="17"/>
        </w:numPr>
        <w:shd w:val="clear" w:color="auto" w:fill="FFFFFF"/>
        <w:autoSpaceDE/>
        <w:autoSpaceDN/>
        <w:spacing w:before="100" w:beforeAutospacing="1" w:after="100" w:afterAutospacing="1"/>
        <w:rPr>
          <w:rFonts w:ascii="Lato" w:hAnsi="Lato"/>
          <w:color w:val="232323"/>
          <w:sz w:val="27"/>
          <w:szCs w:val="27"/>
        </w:rPr>
      </w:pPr>
      <w:r>
        <w:rPr>
          <w:rFonts w:ascii="Lato" w:hAnsi="Lato"/>
          <w:color w:val="232323"/>
          <w:sz w:val="27"/>
          <w:szCs w:val="27"/>
        </w:rPr>
        <w:t>The interface </w:t>
      </w:r>
      <w:r w:rsidR="00681966">
        <w:fldChar w:fldCharType="begin"/>
      </w:r>
      <w:r w:rsidR="00681966">
        <w:instrText xml:space="preserve"> HYPERLINK "https://docs.oracle.com/javase/9/docs/api/java/util/concurrent/Flow.Subscriber.html" \t "_blank" \o "interface in java.util.concurrent" </w:instrText>
      </w:r>
      <w:r w:rsidR="00681966">
        <w:fldChar w:fldCharType="separate"/>
      </w:r>
      <w:r>
        <w:rPr>
          <w:rStyle w:val="Hyperlink"/>
          <w:rFonts w:ascii="Lato" w:hAnsi="Lato"/>
          <w:color w:val="FE5000"/>
          <w:sz w:val="27"/>
          <w:szCs w:val="27"/>
        </w:rPr>
        <w:t>Flow.Subscriber</w:t>
      </w:r>
      <w:r w:rsidR="00681966">
        <w:rPr>
          <w:rStyle w:val="Hyperlink"/>
          <w:rFonts w:ascii="Lato" w:hAnsi="Lato"/>
          <w:color w:val="FE5000"/>
          <w:sz w:val="27"/>
          <w:szCs w:val="27"/>
        </w:rPr>
        <w:fldChar w:fldCharType="end"/>
      </w:r>
      <w:r>
        <w:rPr>
          <w:rFonts w:ascii="Lato" w:hAnsi="Lato"/>
          <w:color w:val="232323"/>
          <w:sz w:val="27"/>
          <w:szCs w:val="27"/>
        </w:rPr>
        <w:t>&lt;T&gt; defines methods to receive those messages and signals.</w:t>
      </w:r>
    </w:p>
    <w:p w14:paraId="4FABDC58" w14:textId="77777777" w:rsidR="00F47892" w:rsidRDefault="00F47892" w:rsidP="00467FB4">
      <w:pPr>
        <w:widowControl/>
        <w:numPr>
          <w:ilvl w:val="0"/>
          <w:numId w:val="17"/>
        </w:numPr>
        <w:shd w:val="clear" w:color="auto" w:fill="FFFFFF"/>
        <w:autoSpaceDE/>
        <w:autoSpaceDN/>
        <w:spacing w:before="100" w:beforeAutospacing="1" w:after="100" w:afterAutospacing="1"/>
        <w:rPr>
          <w:rFonts w:ascii="Lato" w:hAnsi="Lato"/>
          <w:color w:val="232323"/>
          <w:sz w:val="27"/>
          <w:szCs w:val="27"/>
        </w:rPr>
      </w:pPr>
      <w:r>
        <w:rPr>
          <w:rFonts w:ascii="Lato" w:hAnsi="Lato"/>
          <w:color w:val="232323"/>
          <w:sz w:val="27"/>
          <w:szCs w:val="27"/>
        </w:rPr>
        <w:t>The interface </w:t>
      </w:r>
      <w:r w:rsidR="00681966">
        <w:fldChar w:fldCharType="begin"/>
      </w:r>
      <w:r w:rsidR="00681966">
        <w:instrText xml:space="preserve"> HYPERLINK "https://docs.oracle.com/javase/9/docs/api/java/util/concurrent/Flow.Subscription.html" \t "_blank" \o "interface in java.util.concurrent" </w:instrText>
      </w:r>
      <w:r w:rsidR="00681966">
        <w:fldChar w:fldCharType="separate"/>
      </w:r>
      <w:r>
        <w:rPr>
          <w:rStyle w:val="Hyperlink"/>
          <w:rFonts w:ascii="Lato" w:hAnsi="Lato"/>
          <w:color w:val="FE5000"/>
          <w:sz w:val="27"/>
          <w:szCs w:val="27"/>
        </w:rPr>
        <w:t>Flow.Subscription</w:t>
      </w:r>
      <w:r w:rsidR="00681966">
        <w:rPr>
          <w:rStyle w:val="Hyperlink"/>
          <w:rFonts w:ascii="Lato" w:hAnsi="Lato"/>
          <w:color w:val="FE5000"/>
          <w:sz w:val="27"/>
          <w:szCs w:val="27"/>
        </w:rPr>
        <w:fldChar w:fldCharType="end"/>
      </w:r>
      <w:r>
        <w:rPr>
          <w:rFonts w:ascii="Lato" w:hAnsi="Lato"/>
          <w:color w:val="232323"/>
          <w:sz w:val="27"/>
          <w:szCs w:val="27"/>
        </w:rPr>
        <w:t> defines the methods to link both the Publisher and the Subscriber.</w:t>
      </w:r>
    </w:p>
    <w:p w14:paraId="0F30FCEE" w14:textId="77777777" w:rsidR="00F47892" w:rsidRDefault="00F47892" w:rsidP="00467FB4">
      <w:pPr>
        <w:widowControl/>
        <w:numPr>
          <w:ilvl w:val="0"/>
          <w:numId w:val="17"/>
        </w:numPr>
        <w:shd w:val="clear" w:color="auto" w:fill="FFFFFF"/>
        <w:autoSpaceDE/>
        <w:autoSpaceDN/>
        <w:spacing w:before="100" w:beforeAutospacing="1" w:after="100" w:afterAutospacing="1"/>
        <w:rPr>
          <w:rFonts w:ascii="Lato" w:hAnsi="Lato"/>
          <w:color w:val="232323"/>
          <w:sz w:val="27"/>
          <w:szCs w:val="27"/>
        </w:rPr>
      </w:pPr>
      <w:r>
        <w:rPr>
          <w:rFonts w:ascii="Lato" w:hAnsi="Lato"/>
          <w:color w:val="232323"/>
          <w:sz w:val="27"/>
          <w:szCs w:val="27"/>
        </w:rPr>
        <w:t>The interface </w:t>
      </w:r>
      <w:r w:rsidR="00681966">
        <w:fldChar w:fldCharType="begin"/>
      </w:r>
      <w:r w:rsidR="00681966">
        <w:instrText xml:space="preserve"> HYPERLINK "https://docs.oracle.com/javase/9/docs/api/java/util/concurrent/Flow.Processor.html" \t "_blank" \o "interface in java.util.concurrent" </w:instrText>
      </w:r>
      <w:r w:rsidR="00681966">
        <w:fldChar w:fldCharType="separate"/>
      </w:r>
      <w:r>
        <w:rPr>
          <w:rStyle w:val="Hyperlink"/>
          <w:rFonts w:ascii="Lato" w:hAnsi="Lato"/>
          <w:color w:val="FE5000"/>
          <w:sz w:val="27"/>
          <w:szCs w:val="27"/>
        </w:rPr>
        <w:t>Flow.Processor</w:t>
      </w:r>
      <w:r w:rsidR="00681966">
        <w:rPr>
          <w:rStyle w:val="Hyperlink"/>
          <w:rFonts w:ascii="Lato" w:hAnsi="Lato"/>
          <w:color w:val="FE5000"/>
          <w:sz w:val="27"/>
          <w:szCs w:val="27"/>
        </w:rPr>
        <w:fldChar w:fldCharType="end"/>
      </w:r>
      <w:r>
        <w:rPr>
          <w:rFonts w:ascii="Lato" w:hAnsi="Lato"/>
          <w:color w:val="232323"/>
          <w:sz w:val="27"/>
          <w:szCs w:val="27"/>
        </w:rPr>
        <w:t>&lt;T,R&gt; defines methods to do some advanced operations like chaining transformations of items from publishers to subscribers.</w:t>
      </w:r>
    </w:p>
    <w:p w14:paraId="6563EB95" w14:textId="77777777" w:rsidR="00F47892" w:rsidRDefault="00F47892" w:rsidP="00467FB4">
      <w:pPr>
        <w:widowControl/>
        <w:numPr>
          <w:ilvl w:val="0"/>
          <w:numId w:val="17"/>
        </w:numPr>
        <w:shd w:val="clear" w:color="auto" w:fill="FFFFFF"/>
        <w:autoSpaceDE/>
        <w:autoSpaceDN/>
        <w:spacing w:before="100" w:beforeAutospacing="1" w:after="100" w:afterAutospacing="1"/>
        <w:rPr>
          <w:rFonts w:ascii="Lato" w:hAnsi="Lato"/>
          <w:color w:val="232323"/>
          <w:sz w:val="27"/>
          <w:szCs w:val="27"/>
        </w:rPr>
      </w:pPr>
      <w:r>
        <w:rPr>
          <w:rFonts w:ascii="Lato" w:hAnsi="Lato"/>
          <w:color w:val="232323"/>
          <w:sz w:val="27"/>
          <w:szCs w:val="27"/>
        </w:rPr>
        <w:t>Finally, the class </w:t>
      </w:r>
      <w:r w:rsidR="00681966">
        <w:fldChar w:fldCharType="begin"/>
      </w:r>
      <w:r w:rsidR="00681966">
        <w:instrText xml:space="preserve"> HYPERLINK "https://docs.oracle.com/javase/9/docs/api/java/util/concurrent/SubmissionPublisher.html" \t "_blank" \o "class in java.util.concurrent" </w:instrText>
      </w:r>
      <w:r w:rsidR="00681966">
        <w:fldChar w:fldCharType="separate"/>
      </w:r>
      <w:r>
        <w:rPr>
          <w:rStyle w:val="Hyperlink"/>
          <w:rFonts w:ascii="Lato" w:hAnsi="Lato"/>
          <w:color w:val="FE5000"/>
          <w:sz w:val="27"/>
          <w:szCs w:val="27"/>
        </w:rPr>
        <w:t>SubmissionPublisher</w:t>
      </w:r>
      <w:r w:rsidR="00681966">
        <w:rPr>
          <w:rStyle w:val="Hyperlink"/>
          <w:rFonts w:ascii="Lato" w:hAnsi="Lato"/>
          <w:color w:val="FE5000"/>
          <w:sz w:val="27"/>
          <w:szCs w:val="27"/>
        </w:rPr>
        <w:fldChar w:fldCharType="end"/>
      </w:r>
      <w:r>
        <w:rPr>
          <w:rFonts w:ascii="Lato" w:hAnsi="Lato"/>
          <w:color w:val="232323"/>
          <w:sz w:val="27"/>
          <w:szCs w:val="27"/>
        </w:rPr>
        <w:t>&lt;T&gt;implements Flow.Publisher&lt;T&gt; and it's a flexible producer of items, compliant with the </w:t>
      </w:r>
      <w:hyperlink r:id="rId25" w:tgtFrame="_blank" w:history="1">
        <w:r>
          <w:rPr>
            <w:rStyle w:val="Hyperlink"/>
            <w:rFonts w:ascii="Lato" w:hAnsi="Lato"/>
            <w:color w:val="FE5000"/>
            <w:sz w:val="27"/>
            <w:szCs w:val="27"/>
          </w:rPr>
          <w:t>Reactive Streams</w:t>
        </w:r>
      </w:hyperlink>
      <w:r>
        <w:rPr>
          <w:rFonts w:ascii="Lato" w:hAnsi="Lato"/>
          <w:color w:val="232323"/>
          <w:sz w:val="27"/>
          <w:szCs w:val="27"/>
        </w:rPr>
        <w:t> initiative.</w:t>
      </w:r>
    </w:p>
    <w:p w14:paraId="264CCA62" w14:textId="54704F08" w:rsidR="00F47892" w:rsidRPr="00F47892" w:rsidRDefault="00CA77D2" w:rsidP="00F47892">
      <w:pPr>
        <w:pStyle w:val="ListParagraph"/>
        <w:tabs>
          <w:tab w:val="left" w:pos="1180"/>
          <w:tab w:val="left" w:pos="1181"/>
        </w:tabs>
        <w:ind w:firstLine="0"/>
        <w:rPr>
          <w:b/>
          <w:bCs/>
          <w:color w:val="FF0000"/>
          <w:sz w:val="28"/>
        </w:rPr>
      </w:pPr>
      <w:r w:rsidRPr="00CA77D2">
        <w:rPr>
          <w:rFonts w:ascii="Arial" w:hAnsi="Arial" w:cs="Arial"/>
          <w:b/>
          <w:bCs/>
          <w:color w:val="202124"/>
          <w:shd w:val="clear" w:color="auto" w:fill="FFFFFF"/>
        </w:rPr>
        <w:t>A RESTful API</w:t>
      </w:r>
      <w:r>
        <w:rPr>
          <w:rFonts w:ascii="Arial" w:hAnsi="Arial" w:cs="Arial"/>
          <w:color w:val="202124"/>
          <w:shd w:val="clear" w:color="auto" w:fill="FFFFFF"/>
        </w:rPr>
        <w:t xml:space="preserve"> is an architectural style for an application program interface (API) that </w:t>
      </w:r>
      <w:r>
        <w:rPr>
          <w:rFonts w:ascii="Arial" w:hAnsi="Arial" w:cs="Arial"/>
          <w:b/>
          <w:bCs/>
          <w:color w:val="202124"/>
          <w:shd w:val="clear" w:color="auto" w:fill="FFFFFF"/>
        </w:rPr>
        <w:t>uses HTTP requests to access and use data</w:t>
      </w:r>
      <w:r>
        <w:rPr>
          <w:rFonts w:ascii="Arial" w:hAnsi="Arial" w:cs="Arial"/>
          <w:color w:val="202124"/>
          <w:shd w:val="clear" w:color="auto" w:fill="FFFFFF"/>
        </w:rPr>
        <w:t>. That data can be used to GET, PUT, POST and DELETE data types, which refers to the reading, updating, creating and deleting of operations concerning resources</w:t>
      </w:r>
    </w:p>
    <w:p w14:paraId="0CA115E2" w14:textId="77777777" w:rsidR="00594048" w:rsidRDefault="00CF0667">
      <w:pPr>
        <w:pStyle w:val="ListParagraph"/>
        <w:numPr>
          <w:ilvl w:val="0"/>
          <w:numId w:val="2"/>
        </w:numPr>
        <w:tabs>
          <w:tab w:val="left" w:pos="1180"/>
          <w:tab w:val="left" w:pos="1181"/>
        </w:tabs>
        <w:spacing w:before="25"/>
        <w:ind w:left="1180" w:hanging="1081"/>
        <w:rPr>
          <w:sz w:val="28"/>
        </w:rPr>
      </w:pPr>
      <w:r>
        <w:rPr>
          <w:sz w:val="28"/>
        </w:rPr>
        <w:t>JBOSS</w:t>
      </w:r>
      <w:r>
        <w:rPr>
          <w:spacing w:val="-3"/>
          <w:sz w:val="28"/>
        </w:rPr>
        <w:t xml:space="preserve"> </w:t>
      </w:r>
      <w:r>
        <w:rPr>
          <w:sz w:val="28"/>
        </w:rPr>
        <w:t>architecture</w:t>
      </w:r>
    </w:p>
    <w:p w14:paraId="1AD13A4C" w14:textId="77777777" w:rsidR="00594048" w:rsidRDefault="00CF0667">
      <w:pPr>
        <w:pStyle w:val="ListParagraph"/>
        <w:numPr>
          <w:ilvl w:val="0"/>
          <w:numId w:val="2"/>
        </w:numPr>
        <w:tabs>
          <w:tab w:val="left" w:pos="1180"/>
          <w:tab w:val="left" w:pos="1181"/>
        </w:tabs>
        <w:ind w:left="1180" w:hanging="1081"/>
        <w:rPr>
          <w:sz w:val="28"/>
        </w:rPr>
      </w:pPr>
      <w:r>
        <w:rPr>
          <w:sz w:val="28"/>
        </w:rPr>
        <w:t>Stream</w:t>
      </w:r>
      <w:r>
        <w:rPr>
          <w:spacing w:val="-5"/>
          <w:sz w:val="28"/>
        </w:rPr>
        <w:t xml:space="preserve"> </w:t>
      </w:r>
      <w:r>
        <w:rPr>
          <w:sz w:val="28"/>
        </w:rPr>
        <w:t>methods</w:t>
      </w:r>
    </w:p>
    <w:p w14:paraId="1DE7F634" w14:textId="70BD02E0" w:rsidR="008222EB" w:rsidRDefault="008222EB" w:rsidP="008222EB">
      <w:pPr>
        <w:pStyle w:val="ListParagraph"/>
        <w:tabs>
          <w:tab w:val="left" w:pos="1180"/>
          <w:tab w:val="left" w:pos="1181"/>
        </w:tabs>
        <w:ind w:firstLine="0"/>
        <w:rPr>
          <w:sz w:val="28"/>
        </w:rPr>
      </w:pPr>
      <w:r>
        <w:rPr>
          <w:rFonts w:ascii="Arial" w:hAnsi="Arial" w:cs="Arial"/>
          <w:color w:val="273239"/>
          <w:spacing w:val="2"/>
          <w:sz w:val="26"/>
          <w:szCs w:val="26"/>
          <w:shd w:val="clear" w:color="auto" w:fill="FFFFFF"/>
        </w:rPr>
        <w:t>Different Operations On Streams-</w:t>
      </w:r>
      <w:r>
        <w:rPr>
          <w:rFonts w:ascii="Arial" w:hAnsi="Arial" w:cs="Arial"/>
          <w:color w:val="273239"/>
          <w:spacing w:val="2"/>
          <w:sz w:val="26"/>
          <w:szCs w:val="26"/>
        </w:rPr>
        <w:br/>
      </w:r>
      <w:r>
        <w:rPr>
          <w:rStyle w:val="Strong"/>
          <w:rFonts w:ascii="Arial" w:hAnsi="Arial" w:cs="Arial"/>
          <w:color w:val="273239"/>
          <w:spacing w:val="2"/>
          <w:sz w:val="26"/>
          <w:szCs w:val="26"/>
          <w:bdr w:val="none" w:sz="0" w:space="0" w:color="auto" w:frame="1"/>
          <w:shd w:val="clear" w:color="auto" w:fill="FFFFFF"/>
        </w:rPr>
        <w:t>Intermediate Operations:</w:t>
      </w:r>
    </w:p>
    <w:p w14:paraId="022E777B" w14:textId="09E45B09" w:rsidR="004F6257" w:rsidRDefault="008222EB" w:rsidP="004F6257">
      <w:pPr>
        <w:pStyle w:val="ListParagraph"/>
        <w:tabs>
          <w:tab w:val="left" w:pos="1180"/>
          <w:tab w:val="left" w:pos="1181"/>
        </w:tabs>
        <w:ind w:firstLine="0"/>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1.</w:t>
      </w:r>
      <w:r w:rsidR="004F6257">
        <w:rPr>
          <w:rStyle w:val="Strong"/>
          <w:rFonts w:ascii="Arial" w:hAnsi="Arial" w:cs="Arial"/>
          <w:color w:val="273239"/>
          <w:spacing w:val="2"/>
          <w:sz w:val="26"/>
          <w:szCs w:val="26"/>
          <w:bdr w:val="none" w:sz="0" w:space="0" w:color="auto" w:frame="1"/>
          <w:shd w:val="clear" w:color="auto" w:fill="FFFFFF"/>
        </w:rPr>
        <w:t>map: </w:t>
      </w:r>
      <w:r w:rsidR="004F6257">
        <w:rPr>
          <w:rFonts w:ascii="Arial" w:hAnsi="Arial" w:cs="Arial"/>
          <w:color w:val="273239"/>
          <w:spacing w:val="2"/>
          <w:sz w:val="26"/>
          <w:szCs w:val="26"/>
          <w:shd w:val="clear" w:color="auto" w:fill="FFFFFF"/>
        </w:rPr>
        <w:t>The map method is used to returns a stream consisting of the results of applying the given function to the elements of this stream.</w:t>
      </w:r>
    </w:p>
    <w:p w14:paraId="7611DB0E" w14:textId="3BF88EC2" w:rsidR="004F6257" w:rsidRDefault="00214A48" w:rsidP="004F6257">
      <w:pPr>
        <w:pStyle w:val="ListParagraph"/>
        <w:tabs>
          <w:tab w:val="left" w:pos="1180"/>
          <w:tab w:val="left" w:pos="1181"/>
        </w:tabs>
        <w:ind w:firstLine="0"/>
        <w:rPr>
          <w:sz w:val="28"/>
        </w:rPr>
      </w:pPr>
      <w:r w:rsidRPr="00214A48">
        <w:rPr>
          <w:sz w:val="28"/>
        </w:rPr>
        <w:t>List number = Arrays.asList(2,3,4,5);</w:t>
      </w:r>
      <w:r w:rsidRPr="00214A48">
        <w:rPr>
          <w:sz w:val="28"/>
        </w:rPr>
        <w:br/>
        <w:t>List square = number.stream().map(x-&gt;x*x).collect(Collectors.toList());</w:t>
      </w:r>
    </w:p>
    <w:p w14:paraId="758702F7" w14:textId="2A144B67" w:rsidR="00005F6F" w:rsidRPr="008222EB" w:rsidRDefault="008222EB" w:rsidP="008222EB">
      <w:pPr>
        <w:tabs>
          <w:tab w:val="left" w:pos="1180"/>
          <w:tab w:val="left" w:pos="1181"/>
        </w:tabs>
        <w:ind w:left="360"/>
        <w:rPr>
          <w:sz w:val="28"/>
          <w:lang w:val="en-IN"/>
        </w:rPr>
      </w:pPr>
      <w:r>
        <w:rPr>
          <w:b/>
          <w:bCs/>
          <w:sz w:val="28"/>
          <w:lang w:val="en-IN"/>
        </w:rPr>
        <w:t>2.</w:t>
      </w:r>
      <w:r w:rsidR="00005F6F" w:rsidRPr="008222EB">
        <w:rPr>
          <w:b/>
          <w:bCs/>
          <w:sz w:val="28"/>
          <w:lang w:val="en-IN"/>
        </w:rPr>
        <w:t>filter:</w:t>
      </w:r>
      <w:r w:rsidR="00005F6F" w:rsidRPr="008222EB">
        <w:rPr>
          <w:sz w:val="28"/>
          <w:lang w:val="en-IN"/>
        </w:rPr>
        <w:t> The filter method is used to select elements as per the Predicate passed as argument.</w:t>
      </w:r>
      <w:r w:rsidR="00005F6F" w:rsidRPr="008222EB">
        <w:rPr>
          <w:sz w:val="28"/>
          <w:lang w:val="en-IN"/>
        </w:rPr>
        <w:br/>
        <w:t>List names = Arrays.asList("Reflection","Collection","Stream");</w:t>
      </w:r>
      <w:r w:rsidR="00005F6F" w:rsidRPr="008222EB">
        <w:rPr>
          <w:sz w:val="28"/>
          <w:lang w:val="en-IN"/>
        </w:rPr>
        <w:br/>
        <w:t>List result = names.stream().filter(s-&gt;s.startsWith("S")).collect(Collectors.toList());</w:t>
      </w:r>
    </w:p>
    <w:p w14:paraId="5789BED5" w14:textId="15CFB70F" w:rsidR="00005F6F" w:rsidRPr="008222EB" w:rsidRDefault="008222EB" w:rsidP="008222EB">
      <w:pPr>
        <w:tabs>
          <w:tab w:val="left" w:pos="1180"/>
          <w:tab w:val="left" w:pos="1181"/>
        </w:tabs>
        <w:ind w:left="360"/>
        <w:rPr>
          <w:sz w:val="28"/>
          <w:lang w:val="en-IN"/>
        </w:rPr>
      </w:pPr>
      <w:r>
        <w:rPr>
          <w:b/>
          <w:bCs/>
          <w:sz w:val="28"/>
          <w:lang w:val="en-IN"/>
        </w:rPr>
        <w:t>3.</w:t>
      </w:r>
      <w:r w:rsidR="00005F6F" w:rsidRPr="008222EB">
        <w:rPr>
          <w:b/>
          <w:bCs/>
          <w:sz w:val="28"/>
          <w:lang w:val="en-IN"/>
        </w:rPr>
        <w:t>sorted:</w:t>
      </w:r>
      <w:r w:rsidR="00005F6F" w:rsidRPr="008222EB">
        <w:rPr>
          <w:sz w:val="28"/>
          <w:lang w:val="en-IN"/>
        </w:rPr>
        <w:t> The sorted method is used to sort the stream.</w:t>
      </w:r>
      <w:r w:rsidR="00005F6F" w:rsidRPr="008222EB">
        <w:rPr>
          <w:sz w:val="28"/>
          <w:lang w:val="en-IN"/>
        </w:rPr>
        <w:br/>
        <w:t>List names = Arrays.asList("Reflection","Collection","Stream");</w:t>
      </w:r>
      <w:r w:rsidR="00005F6F" w:rsidRPr="008222EB">
        <w:rPr>
          <w:sz w:val="28"/>
          <w:lang w:val="en-IN"/>
        </w:rPr>
        <w:br/>
        <w:t>List result = names.stream().sorted().collect(Collectors.toList());</w:t>
      </w:r>
    </w:p>
    <w:p w14:paraId="5A6ACA05" w14:textId="77777777" w:rsidR="00005F6F" w:rsidRPr="00005F6F" w:rsidRDefault="00005F6F" w:rsidP="00005F6F">
      <w:pPr>
        <w:pStyle w:val="ListParagraph"/>
        <w:tabs>
          <w:tab w:val="left" w:pos="1180"/>
          <w:tab w:val="left" w:pos="1181"/>
        </w:tabs>
        <w:rPr>
          <w:sz w:val="28"/>
          <w:lang w:val="en-IN"/>
        </w:rPr>
      </w:pPr>
      <w:r w:rsidRPr="00005F6F">
        <w:rPr>
          <w:b/>
          <w:bCs/>
          <w:sz w:val="28"/>
          <w:lang w:val="en-IN"/>
        </w:rPr>
        <w:lastRenderedPageBreak/>
        <w:t>Terminal Operations:</w:t>
      </w:r>
    </w:p>
    <w:p w14:paraId="4DD4F716" w14:textId="77777777" w:rsidR="00005F6F" w:rsidRPr="00005F6F" w:rsidRDefault="00005F6F" w:rsidP="00467FB4">
      <w:pPr>
        <w:pStyle w:val="ListParagraph"/>
        <w:numPr>
          <w:ilvl w:val="0"/>
          <w:numId w:val="18"/>
        </w:numPr>
        <w:tabs>
          <w:tab w:val="left" w:pos="1180"/>
          <w:tab w:val="left" w:pos="1181"/>
        </w:tabs>
        <w:rPr>
          <w:sz w:val="28"/>
          <w:lang w:val="en-IN"/>
        </w:rPr>
      </w:pPr>
      <w:r w:rsidRPr="00005F6F">
        <w:rPr>
          <w:b/>
          <w:bCs/>
          <w:sz w:val="28"/>
          <w:lang w:val="en-IN"/>
        </w:rPr>
        <w:t>collect:</w:t>
      </w:r>
      <w:r w:rsidRPr="00005F6F">
        <w:rPr>
          <w:sz w:val="28"/>
          <w:lang w:val="en-IN"/>
        </w:rPr>
        <w:t> The collect method is used to return the result of the intermediate operations performed on the stream.</w:t>
      </w:r>
      <w:r w:rsidRPr="00005F6F">
        <w:rPr>
          <w:sz w:val="28"/>
          <w:lang w:val="en-IN"/>
        </w:rPr>
        <w:br/>
        <w:t>List number = Arrays.asList(2,3,4,5,3);</w:t>
      </w:r>
      <w:r w:rsidRPr="00005F6F">
        <w:rPr>
          <w:sz w:val="28"/>
          <w:lang w:val="en-IN"/>
        </w:rPr>
        <w:br/>
        <w:t>Set square = number.stream().map(x-&gt;x*x).collect(Collectors.toSet());</w:t>
      </w:r>
    </w:p>
    <w:p w14:paraId="7E17D597" w14:textId="77777777" w:rsidR="00005F6F" w:rsidRPr="00005F6F" w:rsidRDefault="00005F6F" w:rsidP="00467FB4">
      <w:pPr>
        <w:pStyle w:val="ListParagraph"/>
        <w:numPr>
          <w:ilvl w:val="0"/>
          <w:numId w:val="18"/>
        </w:numPr>
        <w:tabs>
          <w:tab w:val="left" w:pos="1180"/>
          <w:tab w:val="left" w:pos="1181"/>
        </w:tabs>
        <w:rPr>
          <w:sz w:val="28"/>
          <w:lang w:val="en-IN"/>
        </w:rPr>
      </w:pPr>
      <w:r w:rsidRPr="00005F6F">
        <w:rPr>
          <w:b/>
          <w:bCs/>
          <w:sz w:val="28"/>
          <w:lang w:val="en-IN"/>
        </w:rPr>
        <w:t>forEach:</w:t>
      </w:r>
      <w:r w:rsidRPr="00005F6F">
        <w:rPr>
          <w:sz w:val="28"/>
          <w:lang w:val="en-IN"/>
        </w:rPr>
        <w:t> The forEach method is used to iterate through every element of the stream.</w:t>
      </w:r>
      <w:r w:rsidRPr="00005F6F">
        <w:rPr>
          <w:sz w:val="28"/>
          <w:lang w:val="en-IN"/>
        </w:rPr>
        <w:br/>
        <w:t>List number = Arrays.asList(2,3,4,5);</w:t>
      </w:r>
      <w:r w:rsidRPr="00005F6F">
        <w:rPr>
          <w:sz w:val="28"/>
          <w:lang w:val="en-IN"/>
        </w:rPr>
        <w:br/>
        <w:t>number.stream().map(x-&gt;x*x).forEach(y-&gt;System.out.println(y));</w:t>
      </w:r>
    </w:p>
    <w:p w14:paraId="7369F072" w14:textId="77777777" w:rsidR="00005F6F" w:rsidRPr="00005F6F" w:rsidRDefault="00005F6F" w:rsidP="00467FB4">
      <w:pPr>
        <w:pStyle w:val="ListParagraph"/>
        <w:numPr>
          <w:ilvl w:val="0"/>
          <w:numId w:val="18"/>
        </w:numPr>
        <w:tabs>
          <w:tab w:val="left" w:pos="1180"/>
          <w:tab w:val="left" w:pos="1181"/>
        </w:tabs>
        <w:rPr>
          <w:sz w:val="28"/>
          <w:lang w:val="en-IN"/>
        </w:rPr>
      </w:pPr>
      <w:r w:rsidRPr="00005F6F">
        <w:rPr>
          <w:b/>
          <w:bCs/>
          <w:sz w:val="28"/>
          <w:lang w:val="en-IN"/>
        </w:rPr>
        <w:t>reduce:</w:t>
      </w:r>
      <w:r w:rsidRPr="00005F6F">
        <w:rPr>
          <w:sz w:val="28"/>
          <w:lang w:val="en-IN"/>
        </w:rPr>
        <w:t> The reduce method is used to reduce the elements of a stream to a single value.</w:t>
      </w:r>
      <w:r w:rsidRPr="00005F6F">
        <w:rPr>
          <w:sz w:val="28"/>
          <w:lang w:val="en-IN"/>
        </w:rPr>
        <w:br/>
        <w:t>The reduce method takes a BinaryOperator as a parameter.</w:t>
      </w:r>
    </w:p>
    <w:p w14:paraId="423A4983" w14:textId="77777777" w:rsidR="00005F6F" w:rsidRPr="00005F6F" w:rsidRDefault="00005F6F" w:rsidP="00005F6F">
      <w:pPr>
        <w:pStyle w:val="ListParagraph"/>
        <w:tabs>
          <w:tab w:val="left" w:pos="1180"/>
          <w:tab w:val="left" w:pos="1181"/>
        </w:tabs>
        <w:rPr>
          <w:sz w:val="28"/>
          <w:lang w:val="en-IN"/>
        </w:rPr>
      </w:pPr>
      <w:r w:rsidRPr="00005F6F">
        <w:rPr>
          <w:sz w:val="28"/>
          <w:lang w:val="en-IN"/>
        </w:rPr>
        <w:t>List number = Arrays.asList(2,3,4,5);</w:t>
      </w:r>
      <w:r w:rsidRPr="00005F6F">
        <w:rPr>
          <w:sz w:val="28"/>
          <w:lang w:val="en-IN"/>
        </w:rPr>
        <w:br/>
        <w:t>int even = number.stream().filter(x-&gt;x%2==0).reduce(0,(ans,i)-&gt; ans+i);</w:t>
      </w:r>
    </w:p>
    <w:p w14:paraId="5123096B" w14:textId="77777777" w:rsidR="00005F6F" w:rsidRPr="00005F6F" w:rsidRDefault="00005F6F" w:rsidP="00005F6F">
      <w:pPr>
        <w:pStyle w:val="ListParagraph"/>
        <w:tabs>
          <w:tab w:val="left" w:pos="1180"/>
          <w:tab w:val="left" w:pos="1181"/>
        </w:tabs>
        <w:rPr>
          <w:sz w:val="28"/>
          <w:lang w:val="en-IN"/>
        </w:rPr>
      </w:pPr>
      <w:r w:rsidRPr="00005F6F">
        <w:rPr>
          <w:sz w:val="28"/>
          <w:lang w:val="en-IN"/>
        </w:rPr>
        <w:t>Here ans variable is assigned 0 as the initial value and i is added to it .</w:t>
      </w:r>
    </w:p>
    <w:p w14:paraId="47BC806A" w14:textId="77777777" w:rsidR="00005F6F" w:rsidRDefault="00005F6F" w:rsidP="004F6257">
      <w:pPr>
        <w:pStyle w:val="ListParagraph"/>
        <w:tabs>
          <w:tab w:val="left" w:pos="1180"/>
          <w:tab w:val="left" w:pos="1181"/>
        </w:tabs>
        <w:ind w:firstLine="0"/>
        <w:rPr>
          <w:sz w:val="28"/>
        </w:rPr>
      </w:pPr>
    </w:p>
    <w:p w14:paraId="67B63C1D" w14:textId="77777777" w:rsidR="00594048" w:rsidRDefault="00CF0667">
      <w:pPr>
        <w:pStyle w:val="ListParagraph"/>
        <w:numPr>
          <w:ilvl w:val="0"/>
          <w:numId w:val="2"/>
        </w:numPr>
        <w:tabs>
          <w:tab w:val="left" w:pos="1180"/>
          <w:tab w:val="left" w:pos="1181"/>
        </w:tabs>
        <w:ind w:left="1180" w:hanging="1081"/>
        <w:rPr>
          <w:sz w:val="28"/>
        </w:rPr>
      </w:pPr>
      <w:r>
        <w:rPr>
          <w:sz w:val="28"/>
        </w:rPr>
        <w:t>Copy</w:t>
      </w:r>
      <w:r>
        <w:rPr>
          <w:spacing w:val="-3"/>
          <w:sz w:val="28"/>
        </w:rPr>
        <w:t xml:space="preserve"> </w:t>
      </w:r>
      <w:r>
        <w:rPr>
          <w:sz w:val="28"/>
        </w:rPr>
        <w:t>constructor</w:t>
      </w:r>
    </w:p>
    <w:p w14:paraId="3FE9919A" w14:textId="4950E883" w:rsidR="00E55F06" w:rsidRDefault="00E55F06" w:rsidP="00E55F06">
      <w:pPr>
        <w:pStyle w:val="ListParagraph"/>
        <w:tabs>
          <w:tab w:val="left" w:pos="1180"/>
          <w:tab w:val="left" w:pos="1181"/>
        </w:tabs>
        <w:ind w:firstLine="0"/>
        <w:rPr>
          <w:rFonts w:ascii="Segoe UI" w:hAnsi="Segoe UI" w:cs="Segoe UI"/>
          <w:color w:val="333333"/>
          <w:shd w:val="clear" w:color="auto" w:fill="FFFFFF"/>
        </w:rPr>
      </w:pPr>
      <w:r>
        <w:rPr>
          <w:rFonts w:ascii="Segoe UI" w:hAnsi="Segoe UI" w:cs="Segoe UI"/>
          <w:color w:val="333333"/>
          <w:shd w:val="clear" w:color="auto" w:fill="FFFFFF"/>
        </w:rPr>
        <w:t xml:space="preserve">In Java, </w:t>
      </w:r>
      <w:r w:rsidRPr="00E55F06">
        <w:rPr>
          <w:rFonts w:ascii="Segoe UI" w:hAnsi="Segoe UI" w:cs="Segoe UI"/>
          <w:b/>
          <w:bCs/>
          <w:color w:val="333333"/>
          <w:shd w:val="clear" w:color="auto" w:fill="FFFFFF"/>
        </w:rPr>
        <w:t>a copy constructor</w:t>
      </w:r>
      <w:r>
        <w:rPr>
          <w:rFonts w:ascii="Segoe UI" w:hAnsi="Segoe UI" w:cs="Segoe UI"/>
          <w:color w:val="333333"/>
          <w:shd w:val="clear" w:color="auto" w:fill="FFFFFF"/>
        </w:rPr>
        <w:t xml:space="preserve"> is a special type of constructor that creates an object using another object of the same Java class. It returns a duplicate copy of an existing object of the class.</w:t>
      </w:r>
    </w:p>
    <w:p w14:paraId="7014FDA1" w14:textId="77777777" w:rsidR="003159A6" w:rsidRDefault="003159A6" w:rsidP="003159A6">
      <w:pPr>
        <w:pStyle w:val="Heading2"/>
        <w:shd w:val="clear" w:color="auto" w:fill="FFFFFF"/>
        <w:spacing w:line="312" w:lineRule="atLeast"/>
        <w:jc w:val="both"/>
        <w:rPr>
          <w:rFonts w:ascii="Helvetica" w:eastAsia="Times New Roman" w:hAnsi="Helvetica" w:cs="Helvetica"/>
          <w:color w:val="610B38"/>
          <w:sz w:val="38"/>
          <w:szCs w:val="38"/>
        </w:rPr>
      </w:pPr>
      <w:r>
        <w:rPr>
          <w:rFonts w:ascii="Helvetica" w:hAnsi="Helvetica" w:cs="Helvetica"/>
          <w:b/>
          <w:bCs/>
          <w:color w:val="610B38"/>
          <w:sz w:val="38"/>
          <w:szCs w:val="38"/>
        </w:rPr>
        <w:t>Copy Constructor Vs clone() Method</w:t>
      </w:r>
    </w:p>
    <w:p w14:paraId="426F6CB1" w14:textId="77777777" w:rsidR="006A307A" w:rsidRDefault="006A307A" w:rsidP="00E55F06">
      <w:pPr>
        <w:pStyle w:val="ListParagraph"/>
        <w:tabs>
          <w:tab w:val="left" w:pos="1180"/>
          <w:tab w:val="left" w:pos="1181"/>
        </w:tabs>
        <w:ind w:firstLine="0"/>
        <w:rPr>
          <w:rFonts w:ascii="Segoe UI" w:hAnsi="Segoe UI" w:cs="Segoe UI"/>
          <w:color w:val="333333"/>
          <w:shd w:val="clear" w:color="auto" w:fill="FFFFFF"/>
        </w:rPr>
      </w:pPr>
    </w:p>
    <w:p w14:paraId="0AF6E9BC" w14:textId="77777777" w:rsidR="006A307A" w:rsidRPr="006A307A" w:rsidRDefault="006A307A" w:rsidP="00467FB4">
      <w:pPr>
        <w:widowControl/>
        <w:numPr>
          <w:ilvl w:val="0"/>
          <w:numId w:val="19"/>
        </w:numPr>
        <w:shd w:val="clear" w:color="auto" w:fill="FFFFFF"/>
        <w:autoSpaceDE/>
        <w:autoSpaceDN/>
        <w:spacing w:before="60" w:after="100" w:afterAutospacing="1" w:line="375" w:lineRule="atLeast"/>
        <w:jc w:val="both"/>
        <w:rPr>
          <w:rFonts w:ascii="Segoe UI" w:eastAsia="Times New Roman" w:hAnsi="Segoe UI" w:cs="Segoe UI"/>
          <w:color w:val="000000"/>
          <w:sz w:val="24"/>
          <w:szCs w:val="24"/>
          <w:lang w:val="en-IN" w:eastAsia="en-IN"/>
        </w:rPr>
      </w:pPr>
      <w:r w:rsidRPr="006A307A">
        <w:rPr>
          <w:rFonts w:ascii="Segoe UI" w:eastAsia="Times New Roman" w:hAnsi="Segoe UI" w:cs="Segoe UI"/>
          <w:color w:val="000000"/>
          <w:sz w:val="24"/>
          <w:szCs w:val="24"/>
          <w:lang w:val="en-IN" w:eastAsia="en-IN"/>
        </w:rPr>
        <w:t>If we are using the clone() method it is necessary to import the </w:t>
      </w:r>
      <w:r w:rsidRPr="006A307A">
        <w:rPr>
          <w:rFonts w:ascii="Segoe UI" w:eastAsia="Times New Roman" w:hAnsi="Segoe UI" w:cs="Segoe UI"/>
          <w:b/>
          <w:bCs/>
          <w:color w:val="000000"/>
          <w:sz w:val="24"/>
          <w:szCs w:val="24"/>
          <w:lang w:val="en-IN" w:eastAsia="en-IN"/>
        </w:rPr>
        <w:t>Cloneable</w:t>
      </w:r>
      <w:r w:rsidRPr="006A307A">
        <w:rPr>
          <w:rFonts w:ascii="Segoe UI" w:eastAsia="Times New Roman" w:hAnsi="Segoe UI" w:cs="Segoe UI"/>
          <w:color w:val="000000"/>
          <w:sz w:val="24"/>
          <w:szCs w:val="24"/>
          <w:lang w:val="en-IN" w:eastAsia="en-IN"/>
        </w:rPr>
        <w:t> The method may throw the exception </w:t>
      </w:r>
      <w:r w:rsidRPr="006A307A">
        <w:rPr>
          <w:rFonts w:ascii="Segoe UI" w:eastAsia="Times New Roman" w:hAnsi="Segoe UI" w:cs="Segoe UI"/>
          <w:b/>
          <w:bCs/>
          <w:color w:val="000000"/>
          <w:sz w:val="24"/>
          <w:szCs w:val="24"/>
          <w:lang w:val="en-IN" w:eastAsia="en-IN"/>
        </w:rPr>
        <w:t>CloneNotSupportException.</w:t>
      </w:r>
      <w:r w:rsidRPr="006A307A">
        <w:rPr>
          <w:rFonts w:ascii="Segoe UI" w:eastAsia="Times New Roman" w:hAnsi="Segoe UI" w:cs="Segoe UI"/>
          <w:color w:val="000000"/>
          <w:sz w:val="24"/>
          <w:szCs w:val="24"/>
          <w:lang w:val="en-IN" w:eastAsia="en-IN"/>
        </w:rPr>
        <w:t> So, handling the exception in a program is a complex task. While in copy constructor there are no such complexities.</w:t>
      </w:r>
    </w:p>
    <w:p w14:paraId="3D718213" w14:textId="77777777" w:rsidR="006A307A" w:rsidRPr="006A307A" w:rsidRDefault="006A307A" w:rsidP="00467FB4">
      <w:pPr>
        <w:widowControl/>
        <w:numPr>
          <w:ilvl w:val="0"/>
          <w:numId w:val="19"/>
        </w:numPr>
        <w:shd w:val="clear" w:color="auto" w:fill="FFFFFF"/>
        <w:autoSpaceDE/>
        <w:autoSpaceDN/>
        <w:spacing w:before="60" w:after="100" w:afterAutospacing="1" w:line="375" w:lineRule="atLeast"/>
        <w:jc w:val="both"/>
        <w:rPr>
          <w:rFonts w:ascii="Segoe UI" w:eastAsia="Times New Roman" w:hAnsi="Segoe UI" w:cs="Segoe UI"/>
          <w:color w:val="000000"/>
          <w:sz w:val="24"/>
          <w:szCs w:val="24"/>
          <w:lang w:val="en-IN" w:eastAsia="en-IN"/>
        </w:rPr>
      </w:pPr>
      <w:r w:rsidRPr="006A307A">
        <w:rPr>
          <w:rFonts w:ascii="Segoe UI" w:eastAsia="Times New Roman" w:hAnsi="Segoe UI" w:cs="Segoe UI"/>
          <w:color w:val="000000"/>
          <w:sz w:val="24"/>
          <w:szCs w:val="24"/>
          <w:lang w:val="en-IN" w:eastAsia="en-IN"/>
        </w:rPr>
        <w:t>We cannot assign a value if the fields are </w:t>
      </w:r>
      <w:r w:rsidRPr="006A307A">
        <w:rPr>
          <w:rFonts w:ascii="Segoe UI" w:eastAsia="Times New Roman" w:hAnsi="Segoe UI" w:cs="Segoe UI"/>
          <w:b/>
          <w:bCs/>
          <w:color w:val="000000"/>
          <w:sz w:val="24"/>
          <w:szCs w:val="24"/>
          <w:lang w:val="en-IN" w:eastAsia="en-IN"/>
        </w:rPr>
        <w:t>final</w:t>
      </w:r>
      <w:r w:rsidRPr="006A307A">
        <w:rPr>
          <w:rFonts w:ascii="Segoe UI" w:eastAsia="Times New Roman" w:hAnsi="Segoe UI" w:cs="Segoe UI"/>
          <w:color w:val="000000"/>
          <w:sz w:val="24"/>
          <w:szCs w:val="24"/>
          <w:lang w:val="en-IN" w:eastAsia="en-IN"/>
        </w:rPr>
        <w:t>. While in the copy constructor we can assign values to the final fields.</w:t>
      </w:r>
    </w:p>
    <w:p w14:paraId="4697F642" w14:textId="77777777" w:rsidR="006A307A" w:rsidRPr="006A307A" w:rsidRDefault="006A307A" w:rsidP="00467FB4">
      <w:pPr>
        <w:widowControl/>
        <w:numPr>
          <w:ilvl w:val="0"/>
          <w:numId w:val="19"/>
        </w:numPr>
        <w:shd w:val="clear" w:color="auto" w:fill="FFFFFF"/>
        <w:autoSpaceDE/>
        <w:autoSpaceDN/>
        <w:spacing w:before="60" w:after="100" w:afterAutospacing="1" w:line="375" w:lineRule="atLeast"/>
        <w:jc w:val="both"/>
        <w:rPr>
          <w:rFonts w:ascii="Segoe UI" w:eastAsia="Times New Roman" w:hAnsi="Segoe UI" w:cs="Segoe UI"/>
          <w:color w:val="000000"/>
          <w:sz w:val="24"/>
          <w:szCs w:val="24"/>
          <w:lang w:val="en-IN" w:eastAsia="en-IN"/>
        </w:rPr>
      </w:pPr>
      <w:r w:rsidRPr="006A307A">
        <w:rPr>
          <w:rFonts w:ascii="Segoe UI" w:eastAsia="Times New Roman" w:hAnsi="Segoe UI" w:cs="Segoe UI"/>
          <w:color w:val="000000"/>
          <w:sz w:val="24"/>
          <w:szCs w:val="24"/>
          <w:lang w:val="en-IN" w:eastAsia="en-IN"/>
        </w:rPr>
        <w:t>The object returned by the clone() method must be </w:t>
      </w:r>
      <w:r w:rsidRPr="006A307A">
        <w:rPr>
          <w:rFonts w:ascii="Segoe UI" w:eastAsia="Times New Roman" w:hAnsi="Segoe UI" w:cs="Segoe UI"/>
          <w:b/>
          <w:bCs/>
          <w:color w:val="000000"/>
          <w:sz w:val="24"/>
          <w:szCs w:val="24"/>
          <w:lang w:val="en-IN" w:eastAsia="en-IN"/>
        </w:rPr>
        <w:t>typecast</w:t>
      </w:r>
      <w:r w:rsidRPr="006A307A">
        <w:rPr>
          <w:rFonts w:ascii="Segoe UI" w:eastAsia="Times New Roman" w:hAnsi="Segoe UI" w:cs="Segoe UI"/>
          <w:color w:val="000000"/>
          <w:sz w:val="24"/>
          <w:szCs w:val="24"/>
          <w:lang w:val="en-IN" w:eastAsia="en-IN"/>
        </w:rPr>
        <w:t>. While in copy constructor there is no such requirement.</w:t>
      </w:r>
    </w:p>
    <w:p w14:paraId="50CC6344" w14:textId="77777777" w:rsidR="006A307A" w:rsidRDefault="006A307A" w:rsidP="00E55F06">
      <w:pPr>
        <w:pStyle w:val="ListParagraph"/>
        <w:tabs>
          <w:tab w:val="left" w:pos="1180"/>
          <w:tab w:val="left" w:pos="1181"/>
        </w:tabs>
        <w:ind w:firstLine="0"/>
        <w:rPr>
          <w:sz w:val="28"/>
        </w:rPr>
      </w:pPr>
    </w:p>
    <w:p w14:paraId="552D21D0" w14:textId="77777777" w:rsidR="00594048" w:rsidRDefault="00CF0667">
      <w:pPr>
        <w:pStyle w:val="ListParagraph"/>
        <w:numPr>
          <w:ilvl w:val="0"/>
          <w:numId w:val="2"/>
        </w:numPr>
        <w:tabs>
          <w:tab w:val="left" w:pos="1180"/>
          <w:tab w:val="left" w:pos="1181"/>
        </w:tabs>
        <w:spacing w:before="25"/>
        <w:ind w:left="1180" w:hanging="1081"/>
        <w:rPr>
          <w:sz w:val="28"/>
        </w:rPr>
      </w:pPr>
      <w:r>
        <w:rPr>
          <w:sz w:val="28"/>
        </w:rPr>
        <w:t>Types</w:t>
      </w:r>
      <w:r>
        <w:rPr>
          <w:spacing w:val="-4"/>
          <w:sz w:val="28"/>
        </w:rPr>
        <w:t xml:space="preserve"> </w:t>
      </w:r>
      <w:r>
        <w:rPr>
          <w:sz w:val="28"/>
        </w:rPr>
        <w:t>of</w:t>
      </w:r>
      <w:r>
        <w:rPr>
          <w:spacing w:val="-3"/>
          <w:sz w:val="28"/>
        </w:rPr>
        <w:t xml:space="preserve"> </w:t>
      </w:r>
      <w:r>
        <w:rPr>
          <w:sz w:val="28"/>
        </w:rPr>
        <w:t>constructor</w:t>
      </w:r>
    </w:p>
    <w:p w14:paraId="222C8576" w14:textId="5FCDE5B5" w:rsidR="00A06E6C" w:rsidRDefault="00A06E6C" w:rsidP="00A06E6C">
      <w:pPr>
        <w:pStyle w:val="ListParagraph"/>
        <w:tabs>
          <w:tab w:val="left" w:pos="1180"/>
          <w:tab w:val="left" w:pos="1181"/>
        </w:tabs>
        <w:spacing w:before="25"/>
        <w:ind w:firstLine="0"/>
        <w:rPr>
          <w:sz w:val="28"/>
        </w:rPr>
      </w:pPr>
      <w:r>
        <w:rPr>
          <w:sz w:val="28"/>
        </w:rPr>
        <w:t>There are 3 types of cons</w:t>
      </w:r>
      <w:r w:rsidR="00FD3D55">
        <w:rPr>
          <w:sz w:val="28"/>
        </w:rPr>
        <w:t>tructors :</w:t>
      </w:r>
    </w:p>
    <w:p w14:paraId="01696C14" w14:textId="3666DE5E" w:rsidR="00FD3D55" w:rsidRDefault="00FD3D55" w:rsidP="00467FB4">
      <w:pPr>
        <w:pStyle w:val="ListParagraph"/>
        <w:numPr>
          <w:ilvl w:val="1"/>
          <w:numId w:val="19"/>
        </w:numPr>
        <w:tabs>
          <w:tab w:val="left" w:pos="1180"/>
          <w:tab w:val="left" w:pos="1181"/>
        </w:tabs>
        <w:spacing w:before="25"/>
        <w:rPr>
          <w:sz w:val="28"/>
        </w:rPr>
      </w:pPr>
      <w:r>
        <w:rPr>
          <w:sz w:val="28"/>
        </w:rPr>
        <w:t>No-args constructor</w:t>
      </w:r>
    </w:p>
    <w:p w14:paraId="3D5C6560" w14:textId="5360E0AB" w:rsidR="00FD3D55" w:rsidRDefault="00FE1072" w:rsidP="00467FB4">
      <w:pPr>
        <w:pStyle w:val="ListParagraph"/>
        <w:numPr>
          <w:ilvl w:val="1"/>
          <w:numId w:val="19"/>
        </w:numPr>
        <w:tabs>
          <w:tab w:val="left" w:pos="1180"/>
          <w:tab w:val="left" w:pos="1181"/>
        </w:tabs>
        <w:spacing w:before="25"/>
        <w:rPr>
          <w:sz w:val="28"/>
        </w:rPr>
      </w:pPr>
      <w:r>
        <w:rPr>
          <w:sz w:val="28"/>
        </w:rPr>
        <w:t>Parametrized</w:t>
      </w:r>
      <w:r w:rsidR="00FD3D55">
        <w:rPr>
          <w:sz w:val="28"/>
        </w:rPr>
        <w:t xml:space="preserve"> </w:t>
      </w:r>
      <w:r>
        <w:rPr>
          <w:sz w:val="28"/>
        </w:rPr>
        <w:t>constructor</w:t>
      </w:r>
    </w:p>
    <w:p w14:paraId="4904D5E3" w14:textId="3C7E1D81" w:rsidR="00FE1072" w:rsidRDefault="00FE1072" w:rsidP="00467FB4">
      <w:pPr>
        <w:pStyle w:val="ListParagraph"/>
        <w:numPr>
          <w:ilvl w:val="1"/>
          <w:numId w:val="19"/>
        </w:numPr>
        <w:tabs>
          <w:tab w:val="left" w:pos="1180"/>
          <w:tab w:val="left" w:pos="1181"/>
        </w:tabs>
        <w:spacing w:before="25"/>
        <w:rPr>
          <w:sz w:val="28"/>
        </w:rPr>
      </w:pPr>
      <w:r>
        <w:rPr>
          <w:sz w:val="28"/>
        </w:rPr>
        <w:t>Default constructor</w:t>
      </w:r>
    </w:p>
    <w:p w14:paraId="3F771D60" w14:textId="77777777" w:rsidR="00594048" w:rsidRDefault="00CF0667">
      <w:pPr>
        <w:pStyle w:val="ListParagraph"/>
        <w:numPr>
          <w:ilvl w:val="0"/>
          <w:numId w:val="2"/>
        </w:numPr>
        <w:tabs>
          <w:tab w:val="left" w:pos="1180"/>
          <w:tab w:val="left" w:pos="1181"/>
        </w:tabs>
        <w:ind w:left="1180" w:hanging="1081"/>
        <w:rPr>
          <w:sz w:val="28"/>
        </w:rPr>
      </w:pPr>
      <w:r>
        <w:rPr>
          <w:sz w:val="28"/>
        </w:rPr>
        <w:t>Executor</w:t>
      </w:r>
      <w:r>
        <w:rPr>
          <w:spacing w:val="-4"/>
          <w:sz w:val="28"/>
        </w:rPr>
        <w:t xml:space="preserve"> </w:t>
      </w:r>
      <w:r>
        <w:rPr>
          <w:sz w:val="28"/>
        </w:rPr>
        <w:t>service</w:t>
      </w:r>
    </w:p>
    <w:p w14:paraId="507DBCDE" w14:textId="52116676" w:rsidR="00FE1072" w:rsidRDefault="00FE1072" w:rsidP="00FE1072">
      <w:pPr>
        <w:pStyle w:val="ListParagraph"/>
        <w:tabs>
          <w:tab w:val="left" w:pos="1180"/>
          <w:tab w:val="left" w:pos="1181"/>
        </w:tabs>
        <w:spacing w:before="26"/>
        <w:ind w:firstLine="0"/>
        <w:rPr>
          <w:rFonts w:ascii="Segoe UI" w:hAnsi="Segoe UI" w:cs="Segoe UI"/>
          <w:b/>
          <w:bCs/>
          <w:color w:val="333333"/>
          <w:shd w:val="clear" w:color="auto" w:fill="FFFFFF"/>
        </w:rPr>
      </w:pPr>
      <w:r>
        <w:rPr>
          <w:sz w:val="28"/>
        </w:rPr>
        <w:lastRenderedPageBreak/>
        <w:t>Ans:</w:t>
      </w:r>
      <w:r w:rsidRPr="00FE1072">
        <w:rPr>
          <w:sz w:val="28"/>
        </w:rPr>
        <w:t xml:space="preserve"> </w:t>
      </w:r>
      <w:r w:rsidRPr="00995190">
        <w:rPr>
          <w:rFonts w:ascii="Segoe UI" w:hAnsi="Segoe UI" w:cs="Segoe UI"/>
          <w:color w:val="333333"/>
          <w:shd w:val="clear" w:color="auto" w:fill="FFFFFF"/>
        </w:rPr>
        <w:t xml:space="preserve"> </w:t>
      </w:r>
      <w:r>
        <w:rPr>
          <w:rFonts w:ascii="Segoe UI" w:hAnsi="Segoe UI" w:cs="Segoe UI"/>
          <w:color w:val="333333"/>
          <w:shd w:val="clear" w:color="auto" w:fill="FFFFFF"/>
        </w:rPr>
        <w:t xml:space="preserve">The </w:t>
      </w:r>
      <w:r w:rsidRPr="00FE1072">
        <w:rPr>
          <w:rFonts w:ascii="Segoe UI" w:hAnsi="Segoe UI" w:cs="Segoe UI"/>
          <w:b/>
          <w:bCs/>
          <w:color w:val="333333"/>
          <w:shd w:val="clear" w:color="auto" w:fill="FFFFFF"/>
        </w:rPr>
        <w:t>Java ExecutorService</w:t>
      </w:r>
      <w:r>
        <w:rPr>
          <w:rFonts w:ascii="Segoe UI" w:hAnsi="Segoe UI" w:cs="Segoe UI"/>
          <w:color w:val="333333"/>
          <w:shd w:val="clear" w:color="auto" w:fill="FFFFFF"/>
        </w:rPr>
        <w:t xml:space="preserve"> is the interface which allows us to execute tasks on threads asynchronously. The Java ExecutorService interface is present in the java.util.concurrent package. </w:t>
      </w:r>
      <w:r w:rsidRPr="00FE1072">
        <w:rPr>
          <w:rFonts w:ascii="Segoe UI" w:hAnsi="Segoe UI" w:cs="Segoe UI"/>
          <w:b/>
          <w:bCs/>
          <w:color w:val="333333"/>
          <w:shd w:val="clear" w:color="auto" w:fill="FFFFFF"/>
        </w:rPr>
        <w:t>The ExecutorService helps in maintaining a pool of threads and assigns them tasks. It also provides the facility to queue up tasks until there is a free thread available if the number of tasks is more than the threads available.</w:t>
      </w:r>
    </w:p>
    <w:p w14:paraId="53C3C2D0" w14:textId="77777777" w:rsidR="00B3137C" w:rsidRDefault="00B3137C" w:rsidP="00B3137C">
      <w:pPr>
        <w:pStyle w:val="Heading2"/>
        <w:shd w:val="clear" w:color="auto" w:fill="FFFFFF"/>
        <w:rPr>
          <w:rFonts w:ascii="Arial" w:eastAsia="Times New Roman" w:hAnsi="Arial" w:cs="Arial"/>
          <w:color w:val="000000"/>
        </w:rPr>
      </w:pPr>
      <w:r>
        <w:rPr>
          <w:rFonts w:ascii="Arial" w:hAnsi="Arial" w:cs="Arial"/>
          <w:color w:val="000000"/>
        </w:rPr>
        <w:t>Task Delegation</w:t>
      </w:r>
    </w:p>
    <w:p w14:paraId="18158E3D" w14:textId="77777777" w:rsidR="00B3137C" w:rsidRDefault="00B3137C" w:rsidP="00B3137C">
      <w:pPr>
        <w:pStyle w:val="NormalWeb"/>
        <w:shd w:val="clear" w:color="auto" w:fill="FFFFFF"/>
        <w:rPr>
          <w:rFonts w:ascii="Arial" w:hAnsi="Arial" w:cs="Arial"/>
          <w:color w:val="000000"/>
          <w:sz w:val="27"/>
          <w:szCs w:val="27"/>
        </w:rPr>
      </w:pPr>
      <w:r>
        <w:rPr>
          <w:rFonts w:ascii="Arial" w:hAnsi="Arial" w:cs="Arial"/>
          <w:color w:val="000000"/>
          <w:sz w:val="27"/>
          <w:szCs w:val="27"/>
        </w:rPr>
        <w:t>Here is a diagram illustrating a thread delegating a task to a Java </w:t>
      </w:r>
      <w:r>
        <w:rPr>
          <w:rStyle w:val="HTMLCode"/>
          <w:color w:val="000000"/>
        </w:rPr>
        <w:t>ExecutorService</w:t>
      </w:r>
      <w:r>
        <w:rPr>
          <w:rFonts w:ascii="Arial" w:hAnsi="Arial" w:cs="Arial"/>
          <w:color w:val="000000"/>
          <w:sz w:val="27"/>
          <w:szCs w:val="27"/>
        </w:rPr>
        <w:t> for asynchronous execution:</w:t>
      </w:r>
    </w:p>
    <w:tbl>
      <w:tblPr>
        <w:tblW w:w="0" w:type="auto"/>
        <w:jc w:val="center"/>
        <w:tblCellSpacing w:w="15" w:type="dxa"/>
        <w:shd w:val="clear" w:color="auto" w:fill="FFFFFF"/>
        <w:tblCellMar>
          <w:top w:w="150" w:type="dxa"/>
          <w:left w:w="150" w:type="dxa"/>
          <w:bottom w:w="150" w:type="dxa"/>
          <w:right w:w="150" w:type="dxa"/>
        </w:tblCellMar>
        <w:tblLook w:val="04A0" w:firstRow="1" w:lastRow="0" w:firstColumn="1" w:lastColumn="0" w:noHBand="0" w:noVBand="1"/>
      </w:tblPr>
      <w:tblGrid>
        <w:gridCol w:w="9180"/>
      </w:tblGrid>
      <w:tr w:rsidR="00B3137C" w14:paraId="79138618" w14:textId="77777777" w:rsidTr="00B3137C">
        <w:trPr>
          <w:tblCellSpacing w:w="15" w:type="dxa"/>
          <w:jc w:val="center"/>
        </w:trPr>
        <w:tc>
          <w:tcPr>
            <w:tcW w:w="0" w:type="auto"/>
            <w:shd w:val="clear" w:color="auto" w:fill="FFFFFF"/>
            <w:vAlign w:val="center"/>
            <w:hideMark/>
          </w:tcPr>
          <w:p w14:paraId="0DFE8A7D" w14:textId="3A7FD8BC" w:rsidR="00B3137C" w:rsidRDefault="00B3137C">
            <w:pPr>
              <w:jc w:val="center"/>
              <w:rPr>
                <w:rFonts w:ascii="Arial" w:hAnsi="Arial" w:cs="Arial"/>
                <w:color w:val="000000"/>
                <w:sz w:val="27"/>
                <w:szCs w:val="27"/>
              </w:rPr>
            </w:pPr>
            <w:r>
              <w:rPr>
                <w:rFonts w:ascii="Arial" w:hAnsi="Arial" w:cs="Arial"/>
                <w:noProof/>
                <w:color w:val="000000"/>
                <w:sz w:val="27"/>
                <w:szCs w:val="27"/>
              </w:rPr>
              <w:drawing>
                <wp:inline distT="0" distB="0" distL="0" distR="0" wp14:anchorId="5750D9E3" wp14:editId="241AFD9B">
                  <wp:extent cx="3530600" cy="3562350"/>
                  <wp:effectExtent l="0" t="0" r="0" b="0"/>
                  <wp:docPr id="25" name="Picture 25" descr="A thread delegating a task to an ExecutorService for asynchronous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thread delegating a task to an ExecutorService for asynchronous execu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30600" cy="3562350"/>
                          </a:xfrm>
                          <a:prstGeom prst="rect">
                            <a:avLst/>
                          </a:prstGeom>
                          <a:noFill/>
                          <a:ln>
                            <a:noFill/>
                          </a:ln>
                        </pic:spPr>
                      </pic:pic>
                    </a:graphicData>
                  </a:graphic>
                </wp:inline>
              </w:drawing>
            </w:r>
          </w:p>
        </w:tc>
      </w:tr>
      <w:tr w:rsidR="00B3137C" w14:paraId="58EA55FF" w14:textId="77777777" w:rsidTr="00B3137C">
        <w:trPr>
          <w:tblCellSpacing w:w="15" w:type="dxa"/>
          <w:jc w:val="center"/>
        </w:trPr>
        <w:tc>
          <w:tcPr>
            <w:tcW w:w="0" w:type="auto"/>
            <w:shd w:val="clear" w:color="auto" w:fill="FFFFFF"/>
            <w:vAlign w:val="center"/>
            <w:hideMark/>
          </w:tcPr>
          <w:p w14:paraId="7D0C38C2" w14:textId="77777777" w:rsidR="00B3137C" w:rsidRDefault="00B3137C">
            <w:pPr>
              <w:jc w:val="center"/>
              <w:rPr>
                <w:rFonts w:ascii="Arial" w:hAnsi="Arial" w:cs="Arial"/>
                <w:color w:val="000000"/>
                <w:sz w:val="27"/>
                <w:szCs w:val="27"/>
              </w:rPr>
            </w:pPr>
            <w:r>
              <w:rPr>
                <w:rFonts w:ascii="Arial" w:hAnsi="Arial" w:cs="Arial"/>
                <w:b/>
                <w:bCs/>
                <w:color w:val="000000"/>
                <w:sz w:val="27"/>
                <w:szCs w:val="27"/>
              </w:rPr>
              <w:t>A thread delegating a task to an ExecutorService for asynchronous execution.</w:t>
            </w:r>
          </w:p>
        </w:tc>
      </w:tr>
    </w:tbl>
    <w:p w14:paraId="30F20AA7" w14:textId="77777777" w:rsidR="00B3137C" w:rsidRDefault="00B3137C" w:rsidP="00B3137C">
      <w:pPr>
        <w:pStyle w:val="NormalWeb"/>
        <w:shd w:val="clear" w:color="auto" w:fill="FFFFFF"/>
        <w:rPr>
          <w:rFonts w:ascii="Arial" w:hAnsi="Arial" w:cs="Arial"/>
          <w:color w:val="000000"/>
          <w:sz w:val="27"/>
          <w:szCs w:val="27"/>
        </w:rPr>
      </w:pPr>
      <w:r>
        <w:rPr>
          <w:rFonts w:ascii="Arial" w:hAnsi="Arial" w:cs="Arial"/>
          <w:color w:val="000000"/>
          <w:sz w:val="27"/>
          <w:szCs w:val="27"/>
        </w:rPr>
        <w:t>Once the thread has delegated the task to the </w:t>
      </w:r>
      <w:r>
        <w:rPr>
          <w:rStyle w:val="HTMLCode"/>
          <w:color w:val="000000"/>
        </w:rPr>
        <w:t>ExecutorService</w:t>
      </w:r>
      <w:r>
        <w:rPr>
          <w:rFonts w:ascii="Arial" w:hAnsi="Arial" w:cs="Arial"/>
          <w:color w:val="000000"/>
          <w:sz w:val="27"/>
          <w:szCs w:val="27"/>
        </w:rPr>
        <w:t>, the thread continues its own execution independent of the execution of that task. The </w:t>
      </w:r>
      <w:r>
        <w:rPr>
          <w:rStyle w:val="HTMLCode"/>
          <w:color w:val="000000"/>
        </w:rPr>
        <w:t>ExecutorService</w:t>
      </w:r>
      <w:r>
        <w:rPr>
          <w:rFonts w:ascii="Arial" w:hAnsi="Arial" w:cs="Arial"/>
          <w:color w:val="000000"/>
          <w:sz w:val="27"/>
          <w:szCs w:val="27"/>
        </w:rPr>
        <w:t> then executes the task concurrently, independently of the thread that submitted the task.</w:t>
      </w:r>
    </w:p>
    <w:p w14:paraId="1DF37167" w14:textId="77777777" w:rsidR="00B3137C" w:rsidRPr="00FE1072" w:rsidRDefault="00B3137C" w:rsidP="00FE1072">
      <w:pPr>
        <w:pStyle w:val="ListParagraph"/>
        <w:tabs>
          <w:tab w:val="left" w:pos="1180"/>
          <w:tab w:val="left" w:pos="1181"/>
        </w:tabs>
        <w:spacing w:before="26"/>
        <w:ind w:firstLine="0"/>
        <w:rPr>
          <w:rFonts w:ascii="Segoe UI" w:hAnsi="Segoe UI" w:cs="Segoe UI"/>
          <w:b/>
          <w:bCs/>
          <w:color w:val="333333"/>
          <w:shd w:val="clear" w:color="auto" w:fill="FFFFFF"/>
        </w:rPr>
      </w:pPr>
    </w:p>
    <w:p w14:paraId="02C37030" w14:textId="77777777" w:rsidR="00FE1072" w:rsidRDefault="00FE1072" w:rsidP="00FE1072">
      <w:pPr>
        <w:pStyle w:val="ListParagraph"/>
        <w:tabs>
          <w:tab w:val="left" w:pos="1180"/>
          <w:tab w:val="left" w:pos="1181"/>
        </w:tabs>
        <w:spacing w:before="26"/>
        <w:ind w:firstLine="0"/>
        <w:rPr>
          <w:rFonts w:ascii="Segoe UI" w:hAnsi="Segoe UI" w:cs="Segoe UI"/>
          <w:color w:val="333333"/>
          <w:shd w:val="clear" w:color="auto" w:fill="FFFFFF"/>
        </w:rPr>
      </w:pPr>
      <w:r>
        <w:rPr>
          <w:rFonts w:ascii="Segoe UI" w:hAnsi="Segoe UI" w:cs="Segoe UI"/>
          <w:color w:val="333333"/>
          <w:shd w:val="clear" w:color="auto" w:fill="FFFFFF"/>
        </w:rPr>
        <w:tab/>
      </w:r>
      <w:r>
        <w:rPr>
          <w:rFonts w:ascii="Segoe UI" w:hAnsi="Segoe UI" w:cs="Segoe UI"/>
          <w:color w:val="333333"/>
          <w:shd w:val="clear" w:color="auto" w:fill="FFFFFF"/>
        </w:rPr>
        <w:tab/>
      </w:r>
      <w:r>
        <w:rPr>
          <w:rFonts w:ascii="Segoe UI" w:hAnsi="Segoe UI" w:cs="Segoe UI"/>
          <w:color w:val="333333"/>
          <w:shd w:val="clear" w:color="auto" w:fill="FFFFFF"/>
        </w:rPr>
        <w:tab/>
      </w:r>
      <w:r>
        <w:rPr>
          <w:rFonts w:ascii="Segoe UI" w:hAnsi="Segoe UI" w:cs="Segoe UI"/>
          <w:color w:val="333333"/>
          <w:shd w:val="clear" w:color="auto" w:fill="FFFFFF"/>
        </w:rPr>
        <w:tab/>
      </w:r>
      <w:r>
        <w:rPr>
          <w:sz w:val="28"/>
        </w:rPr>
        <w:t xml:space="preserve"> </w:t>
      </w:r>
      <w:r>
        <w:rPr>
          <w:rFonts w:ascii="Segoe UI" w:hAnsi="Segoe UI" w:cs="Segoe UI"/>
          <w:color w:val="333333"/>
          <w:shd w:val="clear" w:color="auto" w:fill="FFFFFF"/>
        </w:rPr>
        <w:t>We can use Java ExecutorService to create a single thread, a pool of threads, or a scheduled pool of threads. The Executors class provides factory methods to instantiate an ExecutorService as follows-</w:t>
      </w:r>
    </w:p>
    <w:p w14:paraId="204F8015" w14:textId="77777777" w:rsidR="009619A7" w:rsidRPr="009619A7" w:rsidRDefault="009619A7" w:rsidP="00467FB4">
      <w:pPr>
        <w:pStyle w:val="ListParagraph"/>
        <w:numPr>
          <w:ilvl w:val="0"/>
          <w:numId w:val="20"/>
        </w:numPr>
        <w:tabs>
          <w:tab w:val="left" w:pos="1180"/>
          <w:tab w:val="left" w:pos="1181"/>
        </w:tabs>
        <w:spacing w:before="26"/>
        <w:rPr>
          <w:sz w:val="28"/>
          <w:lang w:val="en-IN"/>
        </w:rPr>
      </w:pPr>
      <w:r w:rsidRPr="009619A7">
        <w:rPr>
          <w:sz w:val="28"/>
          <w:lang w:val="en-IN"/>
        </w:rPr>
        <w:t>execute(Runnable)</w:t>
      </w:r>
    </w:p>
    <w:p w14:paraId="24F16A1E" w14:textId="77777777" w:rsidR="009619A7" w:rsidRPr="009619A7" w:rsidRDefault="009619A7" w:rsidP="00467FB4">
      <w:pPr>
        <w:pStyle w:val="ListParagraph"/>
        <w:numPr>
          <w:ilvl w:val="0"/>
          <w:numId w:val="20"/>
        </w:numPr>
        <w:tabs>
          <w:tab w:val="left" w:pos="1180"/>
          <w:tab w:val="left" w:pos="1181"/>
        </w:tabs>
        <w:spacing w:before="26"/>
        <w:rPr>
          <w:sz w:val="28"/>
          <w:lang w:val="en-IN"/>
        </w:rPr>
      </w:pPr>
      <w:r w:rsidRPr="009619A7">
        <w:rPr>
          <w:sz w:val="28"/>
          <w:lang w:val="en-IN"/>
        </w:rPr>
        <w:t>submit(Runnable)</w:t>
      </w:r>
    </w:p>
    <w:p w14:paraId="5C80B51F" w14:textId="77777777" w:rsidR="009619A7" w:rsidRPr="009619A7" w:rsidRDefault="009619A7" w:rsidP="00467FB4">
      <w:pPr>
        <w:pStyle w:val="ListParagraph"/>
        <w:numPr>
          <w:ilvl w:val="0"/>
          <w:numId w:val="20"/>
        </w:numPr>
        <w:tabs>
          <w:tab w:val="left" w:pos="1180"/>
          <w:tab w:val="left" w:pos="1181"/>
        </w:tabs>
        <w:spacing w:before="26"/>
        <w:rPr>
          <w:sz w:val="28"/>
          <w:lang w:val="en-IN"/>
        </w:rPr>
      </w:pPr>
      <w:r w:rsidRPr="009619A7">
        <w:rPr>
          <w:sz w:val="28"/>
          <w:lang w:val="en-IN"/>
        </w:rPr>
        <w:lastRenderedPageBreak/>
        <w:t>submit(Callable)</w:t>
      </w:r>
    </w:p>
    <w:p w14:paraId="50B15741" w14:textId="77777777" w:rsidR="009619A7" w:rsidRPr="009619A7" w:rsidRDefault="009619A7" w:rsidP="00467FB4">
      <w:pPr>
        <w:pStyle w:val="ListParagraph"/>
        <w:numPr>
          <w:ilvl w:val="0"/>
          <w:numId w:val="20"/>
        </w:numPr>
        <w:tabs>
          <w:tab w:val="left" w:pos="1180"/>
          <w:tab w:val="left" w:pos="1181"/>
        </w:tabs>
        <w:spacing w:before="26"/>
        <w:rPr>
          <w:sz w:val="28"/>
          <w:lang w:val="en-IN"/>
        </w:rPr>
      </w:pPr>
      <w:r w:rsidRPr="009619A7">
        <w:rPr>
          <w:sz w:val="28"/>
          <w:lang w:val="en-IN"/>
        </w:rPr>
        <w:t>invokeAny(...)</w:t>
      </w:r>
    </w:p>
    <w:p w14:paraId="3E6D2F28" w14:textId="77777777" w:rsidR="009619A7" w:rsidRPr="009619A7" w:rsidRDefault="009619A7" w:rsidP="00467FB4">
      <w:pPr>
        <w:pStyle w:val="ListParagraph"/>
        <w:numPr>
          <w:ilvl w:val="0"/>
          <w:numId w:val="20"/>
        </w:numPr>
        <w:tabs>
          <w:tab w:val="left" w:pos="1180"/>
          <w:tab w:val="left" w:pos="1181"/>
        </w:tabs>
        <w:spacing w:before="26"/>
        <w:rPr>
          <w:sz w:val="28"/>
          <w:lang w:val="en-IN"/>
        </w:rPr>
      </w:pPr>
      <w:r w:rsidRPr="009619A7">
        <w:rPr>
          <w:sz w:val="28"/>
          <w:lang w:val="en-IN"/>
        </w:rPr>
        <w:t>invokeAll(...)</w:t>
      </w:r>
    </w:p>
    <w:p w14:paraId="6265F205" w14:textId="77777777" w:rsidR="00C03AD6" w:rsidRDefault="00C03AD6" w:rsidP="00467FB4">
      <w:pPr>
        <w:pStyle w:val="HTMLPreformatted"/>
        <w:numPr>
          <w:ilvl w:val="0"/>
          <w:numId w:val="20"/>
        </w:numPr>
        <w:pBdr>
          <w:top w:val="single" w:sz="6" w:space="6" w:color="CCCCCC"/>
          <w:left w:val="single" w:sz="6" w:space="6" w:color="CCCCCC"/>
          <w:bottom w:val="single" w:sz="6" w:space="6" w:color="CCCCCC"/>
          <w:right w:val="single" w:sz="6" w:space="6" w:color="CCCCCC"/>
        </w:pBdr>
        <w:shd w:val="clear" w:color="auto" w:fill="F0FFF0"/>
        <w:rPr>
          <w:rFonts w:ascii="Courier" w:hAnsi="Courier"/>
          <w:color w:val="000000"/>
          <w:sz w:val="27"/>
          <w:szCs w:val="27"/>
        </w:rPr>
      </w:pPr>
      <w:r>
        <w:rPr>
          <w:rFonts w:ascii="Courier" w:hAnsi="Courier"/>
          <w:color w:val="000000"/>
          <w:sz w:val="27"/>
          <w:szCs w:val="27"/>
        </w:rPr>
        <w:t>executorService.shutdown();</w:t>
      </w:r>
    </w:p>
    <w:p w14:paraId="23185BB2" w14:textId="77777777" w:rsidR="009619A7" w:rsidRDefault="009619A7" w:rsidP="00FE1072">
      <w:pPr>
        <w:pStyle w:val="ListParagraph"/>
        <w:tabs>
          <w:tab w:val="left" w:pos="1180"/>
          <w:tab w:val="left" w:pos="1181"/>
        </w:tabs>
        <w:spacing w:before="26"/>
        <w:ind w:firstLine="0"/>
        <w:rPr>
          <w:sz w:val="28"/>
        </w:rPr>
      </w:pPr>
    </w:p>
    <w:p w14:paraId="360917A7" w14:textId="1EB38541" w:rsidR="00FE1072" w:rsidRDefault="00FE1072" w:rsidP="00FE1072">
      <w:pPr>
        <w:pStyle w:val="ListParagraph"/>
        <w:tabs>
          <w:tab w:val="left" w:pos="1180"/>
          <w:tab w:val="left" w:pos="1181"/>
        </w:tabs>
        <w:ind w:firstLine="0"/>
        <w:rPr>
          <w:sz w:val="28"/>
        </w:rPr>
      </w:pPr>
    </w:p>
    <w:p w14:paraId="57AECC88" w14:textId="77777777" w:rsidR="00594048" w:rsidRDefault="00CF0667">
      <w:pPr>
        <w:pStyle w:val="ListParagraph"/>
        <w:numPr>
          <w:ilvl w:val="0"/>
          <w:numId w:val="2"/>
        </w:numPr>
        <w:tabs>
          <w:tab w:val="left" w:pos="1180"/>
          <w:tab w:val="left" w:pos="1181"/>
        </w:tabs>
        <w:ind w:left="1180" w:hanging="1081"/>
        <w:rPr>
          <w:sz w:val="28"/>
        </w:rPr>
      </w:pPr>
      <w:r>
        <w:rPr>
          <w:sz w:val="28"/>
        </w:rPr>
        <w:t>Call</w:t>
      </w:r>
      <w:r>
        <w:rPr>
          <w:spacing w:val="-3"/>
          <w:sz w:val="28"/>
        </w:rPr>
        <w:t xml:space="preserve"> </w:t>
      </w:r>
      <w:r>
        <w:rPr>
          <w:sz w:val="28"/>
        </w:rPr>
        <w:t>procedure</w:t>
      </w:r>
      <w:r>
        <w:rPr>
          <w:spacing w:val="-4"/>
          <w:sz w:val="28"/>
        </w:rPr>
        <w:t xml:space="preserve"> </w:t>
      </w:r>
      <w:r>
        <w:rPr>
          <w:sz w:val="28"/>
        </w:rPr>
        <w:t>from</w:t>
      </w:r>
      <w:r>
        <w:rPr>
          <w:spacing w:val="-2"/>
          <w:sz w:val="28"/>
        </w:rPr>
        <w:t xml:space="preserve"> </w:t>
      </w:r>
      <w:r>
        <w:rPr>
          <w:sz w:val="28"/>
        </w:rPr>
        <w:t>.java</w:t>
      </w:r>
    </w:p>
    <w:p w14:paraId="61E491CC" w14:textId="1315052E" w:rsidR="00BC1368" w:rsidRDefault="00BC1368" w:rsidP="00BC1368">
      <w:pPr>
        <w:pStyle w:val="ListParagraph"/>
        <w:tabs>
          <w:tab w:val="left" w:pos="1180"/>
          <w:tab w:val="left" w:pos="1181"/>
        </w:tabs>
        <w:ind w:firstLine="0"/>
        <w:rPr>
          <w:sz w:val="28"/>
        </w:rPr>
      </w:pPr>
      <w:r>
        <w:rPr>
          <w:sz w:val="28"/>
        </w:rPr>
        <w:t>Ans:</w:t>
      </w:r>
      <w:r w:rsidRPr="00BC1368">
        <w:rPr>
          <w:rFonts w:ascii="Arial" w:hAnsi="Arial" w:cs="Arial"/>
          <w:color w:val="273239"/>
          <w:spacing w:val="2"/>
          <w:sz w:val="26"/>
          <w:szCs w:val="26"/>
          <w:shd w:val="clear" w:color="auto" w:fill="FFFFFF"/>
        </w:rPr>
        <w:t xml:space="preserve"> </w:t>
      </w:r>
      <w:r w:rsidRPr="00BC1368">
        <w:rPr>
          <w:sz w:val="28"/>
        </w:rPr>
        <w:t>The CallableStatement of JDBC API is used to call a stored procedure. A Callable statement can have output parameters, input parameters, or both. The prepareCall() method of connection interface will be used to create CallableStatement object.</w:t>
      </w:r>
    </w:p>
    <w:p w14:paraId="67E96362" w14:textId="77777777" w:rsidR="00594048" w:rsidRDefault="00CF0667">
      <w:pPr>
        <w:pStyle w:val="ListParagraph"/>
        <w:numPr>
          <w:ilvl w:val="0"/>
          <w:numId w:val="2"/>
        </w:numPr>
        <w:tabs>
          <w:tab w:val="left" w:pos="1180"/>
          <w:tab w:val="left" w:pos="1181"/>
        </w:tabs>
        <w:spacing w:before="25"/>
        <w:ind w:left="1180" w:hanging="1081"/>
        <w:rPr>
          <w:sz w:val="28"/>
        </w:rPr>
      </w:pPr>
      <w:r>
        <w:rPr>
          <w:sz w:val="28"/>
        </w:rPr>
        <w:t>J</w:t>
      </w:r>
      <w:r>
        <w:rPr>
          <w:spacing w:val="-1"/>
          <w:sz w:val="28"/>
        </w:rPr>
        <w:t xml:space="preserve"> </w:t>
      </w:r>
      <w:r>
        <w:rPr>
          <w:sz w:val="28"/>
        </w:rPr>
        <w:t>unit</w:t>
      </w:r>
    </w:p>
    <w:p w14:paraId="7F96889B" w14:textId="74FF7AAD" w:rsidR="00594048" w:rsidRPr="00532EC2" w:rsidRDefault="00CF0667">
      <w:pPr>
        <w:pStyle w:val="ListParagraph"/>
        <w:numPr>
          <w:ilvl w:val="0"/>
          <w:numId w:val="2"/>
        </w:numPr>
        <w:tabs>
          <w:tab w:val="left" w:pos="1180"/>
          <w:tab w:val="left" w:pos="1181"/>
        </w:tabs>
        <w:ind w:left="1180" w:hanging="1081"/>
        <w:rPr>
          <w:b/>
          <w:bCs/>
          <w:color w:val="FF0000"/>
          <w:sz w:val="28"/>
        </w:rPr>
      </w:pPr>
      <w:r w:rsidRPr="00532EC2">
        <w:rPr>
          <w:b/>
          <w:bCs/>
          <w:color w:val="FF0000"/>
          <w:sz w:val="28"/>
        </w:rPr>
        <w:t>Login</w:t>
      </w:r>
      <w:r w:rsidRPr="00532EC2">
        <w:rPr>
          <w:b/>
          <w:bCs/>
          <w:color w:val="FF0000"/>
          <w:spacing w:val="-3"/>
          <w:sz w:val="28"/>
        </w:rPr>
        <w:t xml:space="preserve"> </w:t>
      </w:r>
      <w:r w:rsidRPr="00532EC2">
        <w:rPr>
          <w:b/>
          <w:bCs/>
          <w:color w:val="FF0000"/>
          <w:sz w:val="28"/>
        </w:rPr>
        <w:t>framework</w:t>
      </w:r>
    </w:p>
    <w:p w14:paraId="08123CBB" w14:textId="77777777" w:rsidR="003D414A" w:rsidRDefault="003D414A" w:rsidP="003D414A">
      <w:pPr>
        <w:pStyle w:val="ListParagraph"/>
        <w:tabs>
          <w:tab w:val="left" w:pos="1180"/>
          <w:tab w:val="left" w:pos="1181"/>
        </w:tabs>
        <w:ind w:firstLine="0"/>
        <w:rPr>
          <w:sz w:val="28"/>
        </w:rPr>
      </w:pPr>
    </w:p>
    <w:p w14:paraId="52CBF193" w14:textId="77777777" w:rsidR="003D414A" w:rsidRDefault="003D414A" w:rsidP="003D414A">
      <w:pPr>
        <w:pStyle w:val="ListParagraph"/>
        <w:tabs>
          <w:tab w:val="left" w:pos="1180"/>
          <w:tab w:val="left" w:pos="1181"/>
        </w:tabs>
        <w:ind w:firstLine="0"/>
        <w:rPr>
          <w:sz w:val="28"/>
        </w:rPr>
      </w:pPr>
    </w:p>
    <w:p w14:paraId="1D1CE8C2" w14:textId="3EB08B67" w:rsidR="00594048" w:rsidRDefault="00CF0667">
      <w:pPr>
        <w:pStyle w:val="ListParagraph"/>
        <w:numPr>
          <w:ilvl w:val="0"/>
          <w:numId w:val="2"/>
        </w:numPr>
        <w:tabs>
          <w:tab w:val="left" w:pos="1180"/>
          <w:tab w:val="left" w:pos="1181"/>
        </w:tabs>
        <w:ind w:left="1180" w:hanging="1081"/>
        <w:rPr>
          <w:sz w:val="28"/>
        </w:rPr>
      </w:pPr>
      <w:r>
        <w:rPr>
          <w:sz w:val="28"/>
        </w:rPr>
        <w:t>Expose</w:t>
      </w:r>
      <w:r>
        <w:rPr>
          <w:spacing w:val="-4"/>
          <w:sz w:val="28"/>
        </w:rPr>
        <w:t xml:space="preserve"> </w:t>
      </w:r>
      <w:r>
        <w:rPr>
          <w:sz w:val="28"/>
        </w:rPr>
        <w:t>and</w:t>
      </w:r>
      <w:r>
        <w:rPr>
          <w:spacing w:val="-1"/>
          <w:sz w:val="28"/>
        </w:rPr>
        <w:t xml:space="preserve"> </w:t>
      </w:r>
      <w:r>
        <w:rPr>
          <w:sz w:val="28"/>
        </w:rPr>
        <w:t>consume</w:t>
      </w:r>
      <w:r>
        <w:rPr>
          <w:spacing w:val="-5"/>
          <w:sz w:val="28"/>
        </w:rPr>
        <w:t xml:space="preserve"> </w:t>
      </w:r>
      <w:r>
        <w:rPr>
          <w:sz w:val="28"/>
        </w:rPr>
        <w:t>of</w:t>
      </w:r>
      <w:r>
        <w:rPr>
          <w:spacing w:val="-1"/>
          <w:sz w:val="28"/>
        </w:rPr>
        <w:t xml:space="preserve"> </w:t>
      </w:r>
      <w:r>
        <w:rPr>
          <w:sz w:val="28"/>
        </w:rPr>
        <w:t>web</w:t>
      </w:r>
      <w:r>
        <w:rPr>
          <w:spacing w:val="-1"/>
          <w:sz w:val="28"/>
        </w:rPr>
        <w:t xml:space="preserve"> </w:t>
      </w:r>
      <w:r>
        <w:rPr>
          <w:sz w:val="28"/>
        </w:rPr>
        <w:t>services</w:t>
      </w:r>
      <w:r w:rsidR="003D414A">
        <w:rPr>
          <w:sz w:val="28"/>
        </w:rPr>
        <w:t>?</w:t>
      </w:r>
    </w:p>
    <w:p w14:paraId="791A0BC7" w14:textId="77777777" w:rsidR="00594048" w:rsidRDefault="00CF0667">
      <w:pPr>
        <w:pStyle w:val="ListParagraph"/>
        <w:numPr>
          <w:ilvl w:val="0"/>
          <w:numId w:val="2"/>
        </w:numPr>
        <w:tabs>
          <w:tab w:val="left" w:pos="1180"/>
          <w:tab w:val="left" w:pos="1181"/>
        </w:tabs>
        <w:spacing w:before="25"/>
        <w:ind w:left="1180" w:hanging="1081"/>
        <w:rPr>
          <w:sz w:val="28"/>
        </w:rPr>
      </w:pPr>
      <w:r>
        <w:rPr>
          <w:sz w:val="28"/>
        </w:rPr>
        <w:t>Hibernate</w:t>
      </w:r>
      <w:r>
        <w:rPr>
          <w:spacing w:val="-4"/>
          <w:sz w:val="28"/>
        </w:rPr>
        <w:t xml:space="preserve"> </w:t>
      </w:r>
      <w:r>
        <w:rPr>
          <w:sz w:val="28"/>
        </w:rPr>
        <w:t>JPA vs</w:t>
      </w:r>
      <w:r>
        <w:rPr>
          <w:spacing w:val="62"/>
          <w:sz w:val="28"/>
        </w:rPr>
        <w:t xml:space="preserve"> </w:t>
      </w:r>
      <w:r>
        <w:rPr>
          <w:sz w:val="28"/>
        </w:rPr>
        <w:t>JPA</w:t>
      </w:r>
      <w:r>
        <w:rPr>
          <w:spacing w:val="-1"/>
          <w:sz w:val="28"/>
        </w:rPr>
        <w:t xml:space="preserve"> </w:t>
      </w:r>
      <w:r>
        <w:rPr>
          <w:sz w:val="28"/>
        </w:rPr>
        <w:t>repository</w:t>
      </w:r>
    </w:p>
    <w:p w14:paraId="7742BF0F" w14:textId="77777777" w:rsidR="00594048" w:rsidRDefault="00CF0667">
      <w:pPr>
        <w:pStyle w:val="ListParagraph"/>
        <w:numPr>
          <w:ilvl w:val="0"/>
          <w:numId w:val="2"/>
        </w:numPr>
        <w:tabs>
          <w:tab w:val="left" w:pos="1180"/>
          <w:tab w:val="left" w:pos="1181"/>
        </w:tabs>
        <w:ind w:left="1180" w:hanging="1081"/>
        <w:rPr>
          <w:sz w:val="28"/>
        </w:rPr>
      </w:pPr>
      <w:r>
        <w:rPr>
          <w:sz w:val="28"/>
        </w:rPr>
        <w:t>Prepared</w:t>
      </w:r>
      <w:r>
        <w:rPr>
          <w:spacing w:val="-3"/>
          <w:sz w:val="28"/>
        </w:rPr>
        <w:t xml:space="preserve"> </w:t>
      </w:r>
      <w:r>
        <w:rPr>
          <w:sz w:val="28"/>
        </w:rPr>
        <w:t>statements</w:t>
      </w:r>
      <w:r>
        <w:rPr>
          <w:spacing w:val="-6"/>
          <w:sz w:val="28"/>
        </w:rPr>
        <w:t xml:space="preserve"> </w:t>
      </w:r>
      <w:r>
        <w:rPr>
          <w:sz w:val="28"/>
        </w:rPr>
        <w:t>vs</w:t>
      </w:r>
      <w:r>
        <w:rPr>
          <w:spacing w:val="-3"/>
          <w:sz w:val="28"/>
        </w:rPr>
        <w:t xml:space="preserve"> </w:t>
      </w:r>
      <w:r>
        <w:rPr>
          <w:sz w:val="28"/>
        </w:rPr>
        <w:t>statements</w:t>
      </w:r>
    </w:p>
    <w:p w14:paraId="379CD707" w14:textId="3801AA76" w:rsidR="000B6632" w:rsidRDefault="000B6632" w:rsidP="000B6632">
      <w:pPr>
        <w:pStyle w:val="ListParagraph"/>
        <w:tabs>
          <w:tab w:val="left" w:pos="1180"/>
          <w:tab w:val="left" w:pos="1181"/>
        </w:tabs>
        <w:ind w:firstLine="0"/>
        <w:rPr>
          <w:sz w:val="28"/>
        </w:rPr>
      </w:pPr>
      <w:r>
        <w:rPr>
          <w:noProof/>
          <w:sz w:val="28"/>
        </w:rPr>
        <mc:AlternateContent>
          <mc:Choice Requires="wpi">
            <w:drawing>
              <wp:anchor distT="0" distB="0" distL="114300" distR="114300" simplePos="0" relativeHeight="487452672" behindDoc="0" locked="0" layoutInCell="1" allowOverlap="1" wp14:anchorId="32F544A3" wp14:editId="7BE0FA93">
                <wp:simplePos x="0" y="0"/>
                <wp:positionH relativeFrom="column">
                  <wp:posOffset>5845773</wp:posOffset>
                </wp:positionH>
                <wp:positionV relativeFrom="paragraph">
                  <wp:posOffset>2237773</wp:posOffset>
                </wp:positionV>
                <wp:extent cx="360" cy="360"/>
                <wp:effectExtent l="38100" t="38100" r="57150" b="57150"/>
                <wp:wrapNone/>
                <wp:docPr id="30" name="Ink 30"/>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type w14:anchorId="6082D45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0" o:spid="_x0000_s1026" type="#_x0000_t75" style="position:absolute;margin-left:459.6pt;margin-top:175.5pt;width:1.45pt;height:1.45pt;z-index:48745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">
                <v:imagedata r:id="rId33" o:title=""/>
              </v:shape>
            </w:pict>
          </mc:Fallback>
        </mc:AlternateContent>
      </w:r>
      <w:r>
        <w:rPr>
          <w:sz w:val="28"/>
        </w:rPr>
        <w:t xml:space="preserve">Ans: </w:t>
      </w:r>
    </w:p>
    <w:tbl>
      <w:tblPr>
        <w:tblW w:w="9374" w:type="dxa"/>
        <w:shd w:val="clear" w:color="auto" w:fill="FFFFFF"/>
        <w:tblCellMar>
          <w:left w:w="0" w:type="dxa"/>
          <w:right w:w="0" w:type="dxa"/>
        </w:tblCellMar>
        <w:tblLook w:val="04A0" w:firstRow="1" w:lastRow="0" w:firstColumn="1" w:lastColumn="0" w:noHBand="0" w:noVBand="1"/>
      </w:tblPr>
      <w:tblGrid>
        <w:gridCol w:w="4318"/>
        <w:gridCol w:w="5056"/>
      </w:tblGrid>
      <w:tr w:rsidR="000B6632" w:rsidRPr="000B6632" w14:paraId="5810475E" w14:textId="77777777" w:rsidTr="005B6E1C">
        <w:trPr>
          <w:trHeight w:val="322"/>
        </w:trPr>
        <w:tc>
          <w:tcPr>
            <w:tcW w:w="0" w:type="auto"/>
            <w:tcBorders>
              <w:top w:val="nil"/>
              <w:left w:val="nil"/>
              <w:bottom w:val="nil"/>
              <w:right w:val="nil"/>
            </w:tcBorders>
            <w:shd w:val="clear" w:color="auto" w:fill="FFFFFF"/>
            <w:vAlign w:val="bottom"/>
            <w:hideMark/>
          </w:tcPr>
          <w:p w14:paraId="16F1E9B5" w14:textId="77777777" w:rsidR="000B6632" w:rsidRPr="000B6632" w:rsidRDefault="000B6632" w:rsidP="000B6632">
            <w:pPr>
              <w:widowControl/>
              <w:autoSpaceDE/>
              <w:autoSpaceDN/>
              <w:rPr>
                <w:rFonts w:ascii="Arial" w:eastAsia="Times New Roman" w:hAnsi="Arial" w:cs="Arial"/>
                <w:color w:val="273239"/>
                <w:spacing w:val="2"/>
                <w:sz w:val="26"/>
                <w:szCs w:val="26"/>
                <w:lang w:val="en-IN" w:eastAsia="en-IN"/>
              </w:rPr>
            </w:pPr>
            <w:r w:rsidRPr="000B6632">
              <w:rPr>
                <w:rFonts w:ascii="Arial" w:eastAsia="Times New Roman" w:hAnsi="Arial" w:cs="Arial"/>
                <w:color w:val="273239"/>
                <w:spacing w:val="2"/>
                <w:sz w:val="26"/>
                <w:szCs w:val="26"/>
                <w:lang w:val="en-IN" w:eastAsia="en-IN"/>
              </w:rPr>
              <w:t>Statement</w:t>
            </w:r>
          </w:p>
        </w:tc>
        <w:tc>
          <w:tcPr>
            <w:tcW w:w="0" w:type="auto"/>
            <w:tcBorders>
              <w:top w:val="nil"/>
              <w:left w:val="nil"/>
              <w:bottom w:val="nil"/>
              <w:right w:val="nil"/>
            </w:tcBorders>
            <w:shd w:val="clear" w:color="auto" w:fill="FFFFFF"/>
            <w:vAlign w:val="bottom"/>
            <w:hideMark/>
          </w:tcPr>
          <w:p w14:paraId="599F8724" w14:textId="77777777" w:rsidR="000B6632" w:rsidRPr="000B6632" w:rsidRDefault="000B6632" w:rsidP="000B6632">
            <w:pPr>
              <w:widowControl/>
              <w:autoSpaceDE/>
              <w:autoSpaceDN/>
              <w:rPr>
                <w:rFonts w:ascii="Arial" w:eastAsia="Times New Roman" w:hAnsi="Arial" w:cs="Arial"/>
                <w:color w:val="273239"/>
                <w:spacing w:val="2"/>
                <w:sz w:val="26"/>
                <w:szCs w:val="26"/>
                <w:lang w:val="en-IN" w:eastAsia="en-IN"/>
              </w:rPr>
            </w:pPr>
            <w:r w:rsidRPr="000B6632">
              <w:rPr>
                <w:rFonts w:ascii="Arial" w:eastAsia="Times New Roman" w:hAnsi="Arial" w:cs="Arial"/>
                <w:color w:val="273239"/>
                <w:spacing w:val="2"/>
                <w:sz w:val="26"/>
                <w:szCs w:val="26"/>
                <w:lang w:val="en-IN" w:eastAsia="en-IN"/>
              </w:rPr>
              <w:t>PreparedStatement</w:t>
            </w:r>
          </w:p>
        </w:tc>
      </w:tr>
      <w:tr w:rsidR="000B6632" w:rsidRPr="000B6632" w14:paraId="48CC9E4C" w14:textId="77777777" w:rsidTr="005B6E1C">
        <w:trPr>
          <w:trHeight w:val="644"/>
        </w:trPr>
        <w:tc>
          <w:tcPr>
            <w:tcW w:w="0" w:type="auto"/>
            <w:tcBorders>
              <w:top w:val="nil"/>
              <w:left w:val="nil"/>
              <w:bottom w:val="nil"/>
              <w:right w:val="nil"/>
            </w:tcBorders>
            <w:shd w:val="clear" w:color="auto" w:fill="FFFFFF"/>
            <w:vAlign w:val="bottom"/>
            <w:hideMark/>
          </w:tcPr>
          <w:p w14:paraId="038ED272" w14:textId="77777777" w:rsidR="000B6632" w:rsidRPr="000B6632" w:rsidRDefault="000B6632" w:rsidP="000B6632">
            <w:pPr>
              <w:widowControl/>
              <w:autoSpaceDE/>
              <w:autoSpaceDN/>
              <w:rPr>
                <w:rFonts w:ascii="Arial" w:eastAsia="Times New Roman" w:hAnsi="Arial" w:cs="Arial"/>
                <w:color w:val="273239"/>
                <w:spacing w:val="2"/>
                <w:sz w:val="26"/>
                <w:szCs w:val="26"/>
                <w:lang w:val="en-IN" w:eastAsia="en-IN"/>
              </w:rPr>
            </w:pPr>
            <w:r w:rsidRPr="000B6632">
              <w:rPr>
                <w:rFonts w:ascii="Arial" w:eastAsia="Times New Roman" w:hAnsi="Arial" w:cs="Arial"/>
                <w:color w:val="273239"/>
                <w:spacing w:val="2"/>
                <w:sz w:val="26"/>
                <w:szCs w:val="26"/>
                <w:lang w:val="en-IN" w:eastAsia="en-IN"/>
              </w:rPr>
              <w:t>It is used when SQL query is to be executed only once.</w:t>
            </w:r>
          </w:p>
        </w:tc>
        <w:tc>
          <w:tcPr>
            <w:tcW w:w="0" w:type="auto"/>
            <w:tcBorders>
              <w:top w:val="nil"/>
              <w:left w:val="nil"/>
              <w:bottom w:val="nil"/>
              <w:right w:val="nil"/>
            </w:tcBorders>
            <w:shd w:val="clear" w:color="auto" w:fill="FFFFFF"/>
            <w:vAlign w:val="bottom"/>
            <w:hideMark/>
          </w:tcPr>
          <w:p w14:paraId="192C051B" w14:textId="77777777" w:rsidR="000B6632" w:rsidRPr="000B6632" w:rsidRDefault="000B6632" w:rsidP="000B6632">
            <w:pPr>
              <w:widowControl/>
              <w:autoSpaceDE/>
              <w:autoSpaceDN/>
              <w:rPr>
                <w:rFonts w:ascii="Arial" w:eastAsia="Times New Roman" w:hAnsi="Arial" w:cs="Arial"/>
                <w:color w:val="273239"/>
                <w:spacing w:val="2"/>
                <w:sz w:val="26"/>
                <w:szCs w:val="26"/>
                <w:lang w:val="en-IN" w:eastAsia="en-IN"/>
              </w:rPr>
            </w:pPr>
            <w:r w:rsidRPr="000B6632">
              <w:rPr>
                <w:rFonts w:ascii="Arial" w:eastAsia="Times New Roman" w:hAnsi="Arial" w:cs="Arial"/>
                <w:color w:val="273239"/>
                <w:spacing w:val="2"/>
                <w:sz w:val="26"/>
                <w:szCs w:val="26"/>
                <w:lang w:val="en-IN" w:eastAsia="en-IN"/>
              </w:rPr>
              <w:t>It is used when SQL query is to be executed multiple times.</w:t>
            </w:r>
          </w:p>
        </w:tc>
      </w:tr>
      <w:tr w:rsidR="000B6632" w:rsidRPr="000B6632" w14:paraId="53CEAAF1" w14:textId="77777777" w:rsidTr="005B6E1C">
        <w:trPr>
          <w:trHeight w:val="644"/>
        </w:trPr>
        <w:tc>
          <w:tcPr>
            <w:tcW w:w="0" w:type="auto"/>
            <w:tcBorders>
              <w:top w:val="nil"/>
              <w:left w:val="nil"/>
              <w:bottom w:val="nil"/>
              <w:right w:val="nil"/>
            </w:tcBorders>
            <w:shd w:val="clear" w:color="auto" w:fill="FFFFFF"/>
            <w:vAlign w:val="bottom"/>
            <w:hideMark/>
          </w:tcPr>
          <w:p w14:paraId="6CE19A01" w14:textId="77777777" w:rsidR="000B6632" w:rsidRPr="000B6632" w:rsidRDefault="000B6632" w:rsidP="000B6632">
            <w:pPr>
              <w:widowControl/>
              <w:autoSpaceDE/>
              <w:autoSpaceDN/>
              <w:rPr>
                <w:rFonts w:ascii="Arial" w:eastAsia="Times New Roman" w:hAnsi="Arial" w:cs="Arial"/>
                <w:color w:val="273239"/>
                <w:spacing w:val="2"/>
                <w:sz w:val="26"/>
                <w:szCs w:val="26"/>
                <w:lang w:val="en-IN" w:eastAsia="en-IN"/>
              </w:rPr>
            </w:pPr>
            <w:r w:rsidRPr="000B6632">
              <w:rPr>
                <w:rFonts w:ascii="Arial" w:eastAsia="Times New Roman" w:hAnsi="Arial" w:cs="Arial"/>
                <w:color w:val="273239"/>
                <w:spacing w:val="2"/>
                <w:sz w:val="26"/>
                <w:szCs w:val="26"/>
                <w:lang w:val="en-IN" w:eastAsia="en-IN"/>
              </w:rPr>
              <w:t>You can not pass parameters at runtime.</w:t>
            </w:r>
          </w:p>
        </w:tc>
        <w:tc>
          <w:tcPr>
            <w:tcW w:w="0" w:type="auto"/>
            <w:tcBorders>
              <w:top w:val="nil"/>
              <w:left w:val="nil"/>
              <w:bottom w:val="nil"/>
              <w:right w:val="nil"/>
            </w:tcBorders>
            <w:shd w:val="clear" w:color="auto" w:fill="FFFFFF"/>
            <w:vAlign w:val="bottom"/>
            <w:hideMark/>
          </w:tcPr>
          <w:p w14:paraId="25DE14BF" w14:textId="77777777" w:rsidR="000B6632" w:rsidRPr="000B6632" w:rsidRDefault="000B6632" w:rsidP="000B6632">
            <w:pPr>
              <w:widowControl/>
              <w:autoSpaceDE/>
              <w:autoSpaceDN/>
              <w:rPr>
                <w:rFonts w:ascii="Arial" w:eastAsia="Times New Roman" w:hAnsi="Arial" w:cs="Arial"/>
                <w:color w:val="273239"/>
                <w:spacing w:val="2"/>
                <w:sz w:val="26"/>
                <w:szCs w:val="26"/>
                <w:lang w:val="en-IN" w:eastAsia="en-IN"/>
              </w:rPr>
            </w:pPr>
            <w:r w:rsidRPr="000B6632">
              <w:rPr>
                <w:rFonts w:ascii="Arial" w:eastAsia="Times New Roman" w:hAnsi="Arial" w:cs="Arial"/>
                <w:color w:val="273239"/>
                <w:spacing w:val="2"/>
                <w:sz w:val="26"/>
                <w:szCs w:val="26"/>
                <w:lang w:val="en-IN" w:eastAsia="en-IN"/>
              </w:rPr>
              <w:t>You can pass parameters at runtime.</w:t>
            </w:r>
          </w:p>
        </w:tc>
      </w:tr>
      <w:tr w:rsidR="000B6632" w:rsidRPr="000B6632" w14:paraId="071DCC43" w14:textId="77777777" w:rsidTr="005B6E1C">
        <w:trPr>
          <w:trHeight w:val="644"/>
        </w:trPr>
        <w:tc>
          <w:tcPr>
            <w:tcW w:w="0" w:type="auto"/>
            <w:tcBorders>
              <w:top w:val="nil"/>
              <w:left w:val="nil"/>
              <w:bottom w:val="nil"/>
              <w:right w:val="nil"/>
            </w:tcBorders>
            <w:shd w:val="clear" w:color="auto" w:fill="FFFFFF"/>
            <w:vAlign w:val="bottom"/>
            <w:hideMark/>
          </w:tcPr>
          <w:p w14:paraId="3A80CB4C" w14:textId="7B8B2EEF" w:rsidR="000B6632" w:rsidRPr="000B6632" w:rsidRDefault="000B6632" w:rsidP="000B6632">
            <w:pPr>
              <w:widowControl/>
              <w:autoSpaceDE/>
              <w:autoSpaceDN/>
              <w:rPr>
                <w:rFonts w:ascii="Arial" w:eastAsia="Times New Roman" w:hAnsi="Arial" w:cs="Arial"/>
                <w:color w:val="273239"/>
                <w:spacing w:val="2"/>
                <w:sz w:val="26"/>
                <w:szCs w:val="26"/>
                <w:lang w:val="en-IN" w:eastAsia="en-IN"/>
              </w:rPr>
            </w:pPr>
            <w:r>
              <w:rPr>
                <w:rFonts w:ascii="Arial" w:eastAsia="Times New Roman" w:hAnsi="Arial" w:cs="Arial"/>
                <w:noProof/>
                <w:color w:val="273239"/>
                <w:spacing w:val="2"/>
                <w:sz w:val="26"/>
                <w:szCs w:val="26"/>
                <w:lang w:val="en-IN" w:eastAsia="en-IN"/>
              </w:rPr>
              <mc:AlternateContent>
                <mc:Choice Requires="wpi">
                  <w:drawing>
                    <wp:anchor distT="0" distB="0" distL="114300" distR="114300" simplePos="0" relativeHeight="487451648" behindDoc="0" locked="0" layoutInCell="1" allowOverlap="1" wp14:anchorId="25947532" wp14:editId="770E72CB">
                      <wp:simplePos x="0" y="0"/>
                      <wp:positionH relativeFrom="column">
                        <wp:posOffset>2585973</wp:posOffset>
                      </wp:positionH>
                      <wp:positionV relativeFrom="paragraph">
                        <wp:posOffset>-942342</wp:posOffset>
                      </wp:positionV>
                      <wp:extent cx="48600" cy="2154600"/>
                      <wp:effectExtent l="57150" t="38100" r="46990" b="55245"/>
                      <wp:wrapNone/>
                      <wp:docPr id="26" name="Ink 26"/>
                      <wp:cNvGraphicFramePr/>
                      <a:graphic xmlns:a="http://schemas.openxmlformats.org/drawingml/2006/main">
                        <a:graphicData uri="http://schemas.microsoft.com/office/word/2010/wordprocessingInk">
                          <w14:contentPart bwMode="auto" r:id="rId34">
                            <w14:nvContentPartPr>
                              <w14:cNvContentPartPr/>
                            </w14:nvContentPartPr>
                            <w14:xfrm>
                              <a:off x="0" y="0"/>
                              <a:ext cx="48600" cy="2154600"/>
                            </w14:xfrm>
                          </w14:contentPart>
                        </a:graphicData>
                      </a:graphic>
                    </wp:anchor>
                  </w:drawing>
                </mc:Choice>
                <mc:Fallback>
                  <w:pict>
                    <v:shape w14:anchorId="7686F186" id="Ink 26" o:spid="_x0000_s1026" type="#_x0000_t75" style="position:absolute;margin-left:202.9pt;margin-top:-74.9pt;width:5.25pt;height:171.05pt;z-index:48745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">
                      <v:imagedata r:id="rId35" o:title=""/>
                    </v:shape>
                  </w:pict>
                </mc:Fallback>
              </mc:AlternateContent>
            </w:r>
            <w:r w:rsidRPr="000B6632">
              <w:rPr>
                <w:rFonts w:ascii="Arial" w:eastAsia="Times New Roman" w:hAnsi="Arial" w:cs="Arial"/>
                <w:color w:val="273239"/>
                <w:spacing w:val="2"/>
                <w:sz w:val="26"/>
                <w:szCs w:val="26"/>
                <w:lang w:val="en-IN" w:eastAsia="en-IN"/>
              </w:rPr>
              <w:t>Used for CREATE, ALTER, DROP statements.</w:t>
            </w:r>
          </w:p>
        </w:tc>
        <w:tc>
          <w:tcPr>
            <w:tcW w:w="0" w:type="auto"/>
            <w:tcBorders>
              <w:top w:val="nil"/>
              <w:left w:val="nil"/>
              <w:bottom w:val="nil"/>
              <w:right w:val="nil"/>
            </w:tcBorders>
            <w:shd w:val="clear" w:color="auto" w:fill="FFFFFF"/>
            <w:vAlign w:val="bottom"/>
            <w:hideMark/>
          </w:tcPr>
          <w:p w14:paraId="7A040416" w14:textId="77777777" w:rsidR="000B6632" w:rsidRPr="000B6632" w:rsidRDefault="000B6632" w:rsidP="000B6632">
            <w:pPr>
              <w:widowControl/>
              <w:autoSpaceDE/>
              <w:autoSpaceDN/>
              <w:rPr>
                <w:rFonts w:ascii="Arial" w:eastAsia="Times New Roman" w:hAnsi="Arial" w:cs="Arial"/>
                <w:color w:val="273239"/>
                <w:spacing w:val="2"/>
                <w:sz w:val="26"/>
                <w:szCs w:val="26"/>
                <w:lang w:val="en-IN" w:eastAsia="en-IN"/>
              </w:rPr>
            </w:pPr>
            <w:r w:rsidRPr="000B6632">
              <w:rPr>
                <w:rFonts w:ascii="Arial" w:eastAsia="Times New Roman" w:hAnsi="Arial" w:cs="Arial"/>
                <w:color w:val="273239"/>
                <w:spacing w:val="2"/>
                <w:sz w:val="26"/>
                <w:szCs w:val="26"/>
                <w:lang w:val="en-IN" w:eastAsia="en-IN"/>
              </w:rPr>
              <w:t>Used for the queries which are to be executed multiple times.</w:t>
            </w:r>
          </w:p>
        </w:tc>
      </w:tr>
      <w:tr w:rsidR="000B6632" w:rsidRPr="000B6632" w14:paraId="0C1D7D3A" w14:textId="77777777" w:rsidTr="005B6E1C">
        <w:trPr>
          <w:trHeight w:val="305"/>
        </w:trPr>
        <w:tc>
          <w:tcPr>
            <w:tcW w:w="0" w:type="auto"/>
            <w:tcBorders>
              <w:top w:val="nil"/>
              <w:left w:val="nil"/>
              <w:bottom w:val="nil"/>
              <w:right w:val="nil"/>
            </w:tcBorders>
            <w:shd w:val="clear" w:color="auto" w:fill="FFFFFF"/>
            <w:vAlign w:val="bottom"/>
            <w:hideMark/>
          </w:tcPr>
          <w:p w14:paraId="1D31DB04" w14:textId="77777777" w:rsidR="000B6632" w:rsidRPr="000B6632" w:rsidRDefault="000B6632" w:rsidP="000B6632">
            <w:pPr>
              <w:widowControl/>
              <w:autoSpaceDE/>
              <w:autoSpaceDN/>
              <w:rPr>
                <w:rFonts w:ascii="Arial" w:eastAsia="Times New Roman" w:hAnsi="Arial" w:cs="Arial"/>
                <w:color w:val="273239"/>
                <w:spacing w:val="2"/>
                <w:sz w:val="26"/>
                <w:szCs w:val="26"/>
                <w:lang w:val="en-IN" w:eastAsia="en-IN"/>
              </w:rPr>
            </w:pPr>
            <w:r w:rsidRPr="000B6632">
              <w:rPr>
                <w:rFonts w:ascii="Arial" w:eastAsia="Times New Roman" w:hAnsi="Arial" w:cs="Arial"/>
                <w:color w:val="273239"/>
                <w:spacing w:val="2"/>
                <w:sz w:val="26"/>
                <w:szCs w:val="26"/>
                <w:lang w:val="en-IN" w:eastAsia="en-IN"/>
              </w:rPr>
              <w:t>Performance is very low.</w:t>
            </w:r>
          </w:p>
        </w:tc>
        <w:tc>
          <w:tcPr>
            <w:tcW w:w="0" w:type="auto"/>
            <w:tcBorders>
              <w:top w:val="nil"/>
              <w:left w:val="nil"/>
              <w:bottom w:val="nil"/>
              <w:right w:val="nil"/>
            </w:tcBorders>
            <w:shd w:val="clear" w:color="auto" w:fill="FFFFFF"/>
            <w:vAlign w:val="bottom"/>
            <w:hideMark/>
          </w:tcPr>
          <w:p w14:paraId="1CABF688" w14:textId="77777777" w:rsidR="000B6632" w:rsidRPr="000B6632" w:rsidRDefault="000B6632" w:rsidP="000B6632">
            <w:pPr>
              <w:widowControl/>
              <w:autoSpaceDE/>
              <w:autoSpaceDN/>
              <w:rPr>
                <w:rFonts w:ascii="Arial" w:eastAsia="Times New Roman" w:hAnsi="Arial" w:cs="Arial"/>
                <w:color w:val="273239"/>
                <w:spacing w:val="2"/>
                <w:sz w:val="26"/>
                <w:szCs w:val="26"/>
                <w:lang w:val="en-IN" w:eastAsia="en-IN"/>
              </w:rPr>
            </w:pPr>
            <w:r w:rsidRPr="000B6632">
              <w:rPr>
                <w:rFonts w:ascii="Arial" w:eastAsia="Times New Roman" w:hAnsi="Arial" w:cs="Arial"/>
                <w:color w:val="273239"/>
                <w:spacing w:val="2"/>
                <w:sz w:val="26"/>
                <w:szCs w:val="26"/>
                <w:lang w:val="en-IN" w:eastAsia="en-IN"/>
              </w:rPr>
              <w:t>Performance is better than Statement.</w:t>
            </w:r>
          </w:p>
        </w:tc>
      </w:tr>
      <w:tr w:rsidR="000B6632" w:rsidRPr="000B6632" w14:paraId="23EA45FF" w14:textId="77777777" w:rsidTr="005B6E1C">
        <w:trPr>
          <w:trHeight w:val="322"/>
        </w:trPr>
        <w:tc>
          <w:tcPr>
            <w:tcW w:w="0" w:type="auto"/>
            <w:tcBorders>
              <w:top w:val="nil"/>
              <w:left w:val="nil"/>
              <w:bottom w:val="nil"/>
              <w:right w:val="nil"/>
            </w:tcBorders>
            <w:shd w:val="clear" w:color="auto" w:fill="FFFFFF"/>
            <w:vAlign w:val="bottom"/>
            <w:hideMark/>
          </w:tcPr>
          <w:p w14:paraId="6259C7ED" w14:textId="77777777" w:rsidR="000B6632" w:rsidRPr="000B6632" w:rsidRDefault="000B6632" w:rsidP="000B6632">
            <w:pPr>
              <w:widowControl/>
              <w:autoSpaceDE/>
              <w:autoSpaceDN/>
              <w:rPr>
                <w:rFonts w:ascii="Arial" w:eastAsia="Times New Roman" w:hAnsi="Arial" w:cs="Arial"/>
                <w:color w:val="273239"/>
                <w:spacing w:val="2"/>
                <w:sz w:val="26"/>
                <w:szCs w:val="26"/>
                <w:lang w:val="en-IN" w:eastAsia="en-IN"/>
              </w:rPr>
            </w:pPr>
            <w:r w:rsidRPr="000B6632">
              <w:rPr>
                <w:rFonts w:ascii="Arial" w:eastAsia="Times New Roman" w:hAnsi="Arial" w:cs="Arial"/>
                <w:color w:val="273239"/>
                <w:spacing w:val="2"/>
                <w:sz w:val="26"/>
                <w:szCs w:val="26"/>
                <w:lang w:val="en-IN" w:eastAsia="en-IN"/>
              </w:rPr>
              <w:t>It is base interface.</w:t>
            </w:r>
          </w:p>
        </w:tc>
        <w:tc>
          <w:tcPr>
            <w:tcW w:w="0" w:type="auto"/>
            <w:tcBorders>
              <w:top w:val="nil"/>
              <w:left w:val="nil"/>
              <w:bottom w:val="nil"/>
              <w:right w:val="nil"/>
            </w:tcBorders>
            <w:shd w:val="clear" w:color="auto" w:fill="FFFFFF"/>
            <w:vAlign w:val="bottom"/>
            <w:hideMark/>
          </w:tcPr>
          <w:p w14:paraId="2957AF3B" w14:textId="77777777" w:rsidR="000B6632" w:rsidRPr="000B6632" w:rsidRDefault="000B6632" w:rsidP="000B6632">
            <w:pPr>
              <w:widowControl/>
              <w:autoSpaceDE/>
              <w:autoSpaceDN/>
              <w:rPr>
                <w:rFonts w:ascii="Arial" w:eastAsia="Times New Roman" w:hAnsi="Arial" w:cs="Arial"/>
                <w:color w:val="273239"/>
                <w:spacing w:val="2"/>
                <w:sz w:val="26"/>
                <w:szCs w:val="26"/>
                <w:lang w:val="en-IN" w:eastAsia="en-IN"/>
              </w:rPr>
            </w:pPr>
            <w:r w:rsidRPr="000B6632">
              <w:rPr>
                <w:rFonts w:ascii="Arial" w:eastAsia="Times New Roman" w:hAnsi="Arial" w:cs="Arial"/>
                <w:color w:val="273239"/>
                <w:spacing w:val="2"/>
                <w:sz w:val="26"/>
                <w:szCs w:val="26"/>
                <w:lang w:val="en-IN" w:eastAsia="en-IN"/>
              </w:rPr>
              <w:t>It extends statement interface.</w:t>
            </w:r>
          </w:p>
        </w:tc>
      </w:tr>
      <w:tr w:rsidR="000B6632" w:rsidRPr="000B6632" w14:paraId="68A475A1" w14:textId="77777777" w:rsidTr="005B6E1C">
        <w:trPr>
          <w:trHeight w:val="644"/>
        </w:trPr>
        <w:tc>
          <w:tcPr>
            <w:tcW w:w="0" w:type="auto"/>
            <w:tcBorders>
              <w:top w:val="nil"/>
              <w:left w:val="nil"/>
              <w:bottom w:val="nil"/>
              <w:right w:val="nil"/>
            </w:tcBorders>
            <w:shd w:val="clear" w:color="auto" w:fill="FFFFFF"/>
            <w:vAlign w:val="bottom"/>
            <w:hideMark/>
          </w:tcPr>
          <w:p w14:paraId="6D8C2020" w14:textId="77777777" w:rsidR="000B6632" w:rsidRPr="000B6632" w:rsidRDefault="000B6632" w:rsidP="000B6632">
            <w:pPr>
              <w:widowControl/>
              <w:autoSpaceDE/>
              <w:autoSpaceDN/>
              <w:rPr>
                <w:rFonts w:ascii="Arial" w:eastAsia="Times New Roman" w:hAnsi="Arial" w:cs="Arial"/>
                <w:color w:val="273239"/>
                <w:spacing w:val="2"/>
                <w:sz w:val="26"/>
                <w:szCs w:val="26"/>
                <w:lang w:val="en-IN" w:eastAsia="en-IN"/>
              </w:rPr>
            </w:pPr>
            <w:r w:rsidRPr="000B6632">
              <w:rPr>
                <w:rFonts w:ascii="Arial" w:eastAsia="Times New Roman" w:hAnsi="Arial" w:cs="Arial"/>
                <w:color w:val="273239"/>
                <w:spacing w:val="2"/>
                <w:sz w:val="26"/>
                <w:szCs w:val="26"/>
                <w:lang w:val="en-IN" w:eastAsia="en-IN"/>
              </w:rPr>
              <w:t>Used to execute normal SQL queries.</w:t>
            </w:r>
          </w:p>
        </w:tc>
        <w:tc>
          <w:tcPr>
            <w:tcW w:w="0" w:type="auto"/>
            <w:tcBorders>
              <w:top w:val="nil"/>
              <w:left w:val="nil"/>
              <w:bottom w:val="nil"/>
              <w:right w:val="nil"/>
            </w:tcBorders>
            <w:shd w:val="clear" w:color="auto" w:fill="FFFFFF"/>
            <w:vAlign w:val="bottom"/>
            <w:hideMark/>
          </w:tcPr>
          <w:p w14:paraId="33B95952" w14:textId="77777777" w:rsidR="000B6632" w:rsidRPr="000B6632" w:rsidRDefault="000B6632" w:rsidP="000B6632">
            <w:pPr>
              <w:widowControl/>
              <w:autoSpaceDE/>
              <w:autoSpaceDN/>
              <w:rPr>
                <w:rFonts w:ascii="Arial" w:eastAsia="Times New Roman" w:hAnsi="Arial" w:cs="Arial"/>
                <w:color w:val="273239"/>
                <w:spacing w:val="2"/>
                <w:sz w:val="26"/>
                <w:szCs w:val="26"/>
                <w:lang w:val="en-IN" w:eastAsia="en-IN"/>
              </w:rPr>
            </w:pPr>
            <w:r w:rsidRPr="000B6632">
              <w:rPr>
                <w:rFonts w:ascii="Arial" w:eastAsia="Times New Roman" w:hAnsi="Arial" w:cs="Arial"/>
                <w:color w:val="273239"/>
                <w:spacing w:val="2"/>
                <w:sz w:val="26"/>
                <w:szCs w:val="26"/>
                <w:lang w:val="en-IN" w:eastAsia="en-IN"/>
              </w:rPr>
              <w:t>Used to execute dynamic SQL queries.</w:t>
            </w:r>
          </w:p>
        </w:tc>
      </w:tr>
      <w:tr w:rsidR="00711E93" w:rsidRPr="00711E93" w14:paraId="4AE3BF77" w14:textId="77777777" w:rsidTr="005B6E1C">
        <w:trPr>
          <w:trHeight w:val="644"/>
        </w:trPr>
        <w:tc>
          <w:tcPr>
            <w:tcW w:w="0" w:type="auto"/>
            <w:tcBorders>
              <w:top w:val="nil"/>
              <w:left w:val="nil"/>
              <w:bottom w:val="nil"/>
              <w:right w:val="nil"/>
            </w:tcBorders>
            <w:shd w:val="clear" w:color="auto" w:fill="FFFFFF"/>
            <w:vAlign w:val="bottom"/>
            <w:hideMark/>
          </w:tcPr>
          <w:p w14:paraId="0C99A318" w14:textId="77777777" w:rsidR="00711E93" w:rsidRPr="00711E93" w:rsidRDefault="00711E93" w:rsidP="00711E93">
            <w:pPr>
              <w:widowControl/>
              <w:autoSpaceDE/>
              <w:autoSpaceDN/>
              <w:rPr>
                <w:rFonts w:ascii="Arial" w:eastAsia="Times New Roman" w:hAnsi="Arial" w:cs="Arial"/>
                <w:color w:val="273239"/>
                <w:spacing w:val="2"/>
                <w:sz w:val="26"/>
                <w:szCs w:val="26"/>
                <w:lang w:val="en-IN" w:eastAsia="en-IN"/>
              </w:rPr>
            </w:pPr>
            <w:r w:rsidRPr="00711E93">
              <w:rPr>
                <w:rFonts w:ascii="Arial" w:eastAsia="Times New Roman" w:hAnsi="Arial" w:cs="Arial"/>
                <w:color w:val="273239"/>
                <w:spacing w:val="2"/>
                <w:sz w:val="26"/>
                <w:szCs w:val="26"/>
                <w:lang w:val="en-IN" w:eastAsia="en-IN"/>
              </w:rPr>
              <w:t>We can not use statement for reading binary data.</w:t>
            </w:r>
          </w:p>
        </w:tc>
        <w:tc>
          <w:tcPr>
            <w:tcW w:w="0" w:type="auto"/>
            <w:tcBorders>
              <w:top w:val="nil"/>
              <w:left w:val="nil"/>
              <w:bottom w:val="nil"/>
              <w:right w:val="nil"/>
            </w:tcBorders>
            <w:shd w:val="clear" w:color="auto" w:fill="FFFFFF"/>
            <w:vAlign w:val="bottom"/>
            <w:hideMark/>
          </w:tcPr>
          <w:p w14:paraId="7D128776" w14:textId="77777777" w:rsidR="00711E93" w:rsidRPr="00711E93" w:rsidRDefault="00711E93" w:rsidP="00711E93">
            <w:pPr>
              <w:widowControl/>
              <w:autoSpaceDE/>
              <w:autoSpaceDN/>
              <w:rPr>
                <w:rFonts w:ascii="Arial" w:eastAsia="Times New Roman" w:hAnsi="Arial" w:cs="Arial"/>
                <w:color w:val="273239"/>
                <w:spacing w:val="2"/>
                <w:sz w:val="26"/>
                <w:szCs w:val="26"/>
                <w:lang w:val="en-IN" w:eastAsia="en-IN"/>
              </w:rPr>
            </w:pPr>
            <w:r w:rsidRPr="00711E93">
              <w:rPr>
                <w:rFonts w:ascii="Arial" w:eastAsia="Times New Roman" w:hAnsi="Arial" w:cs="Arial"/>
                <w:color w:val="273239"/>
                <w:spacing w:val="2"/>
                <w:sz w:val="26"/>
                <w:szCs w:val="26"/>
                <w:lang w:val="en-IN" w:eastAsia="en-IN"/>
              </w:rPr>
              <w:t>We can use Preparedstatement for reading binary data.</w:t>
            </w:r>
          </w:p>
        </w:tc>
      </w:tr>
    </w:tbl>
    <w:p w14:paraId="0DBD8D9B" w14:textId="0CF8573B" w:rsidR="000B6632" w:rsidRDefault="000B6632" w:rsidP="000B6632">
      <w:pPr>
        <w:pStyle w:val="ListParagraph"/>
        <w:tabs>
          <w:tab w:val="left" w:pos="1180"/>
          <w:tab w:val="left" w:pos="1181"/>
        </w:tabs>
        <w:ind w:firstLine="0"/>
        <w:rPr>
          <w:sz w:val="28"/>
        </w:rPr>
      </w:pPr>
      <w:r>
        <w:rPr>
          <w:noProof/>
          <w:sz w:val="28"/>
        </w:rPr>
        <mc:AlternateContent>
          <mc:Choice Requires="wpi">
            <w:drawing>
              <wp:anchor distT="0" distB="0" distL="114300" distR="114300" simplePos="0" relativeHeight="487453696" behindDoc="0" locked="0" layoutInCell="1" allowOverlap="1" wp14:anchorId="2E372623" wp14:editId="635F9E43">
                <wp:simplePos x="0" y="0"/>
                <wp:positionH relativeFrom="column">
                  <wp:posOffset>168933</wp:posOffset>
                </wp:positionH>
                <wp:positionV relativeFrom="paragraph">
                  <wp:posOffset>145327</wp:posOffset>
                </wp:positionV>
                <wp:extent cx="360" cy="360"/>
                <wp:effectExtent l="38100" t="38100" r="57150" b="57150"/>
                <wp:wrapNone/>
                <wp:docPr id="31" name="Ink 31"/>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03540BA0" id="Ink 31" o:spid="_x0000_s1026" type="#_x0000_t75" style="position:absolute;margin-left:12.6pt;margin-top:10.75pt;width:1.45pt;height:1.45pt;z-index:48745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">
                <v:imagedata r:id="rId33" o:title=""/>
              </v:shape>
            </w:pict>
          </mc:Fallback>
        </mc:AlternateContent>
      </w:r>
    </w:p>
    <w:p w14:paraId="56A8A6B2" w14:textId="15E0D479" w:rsidR="00594048" w:rsidRDefault="00CF0667">
      <w:pPr>
        <w:pStyle w:val="ListParagraph"/>
        <w:numPr>
          <w:ilvl w:val="0"/>
          <w:numId w:val="2"/>
        </w:numPr>
        <w:tabs>
          <w:tab w:val="left" w:pos="1180"/>
          <w:tab w:val="left" w:pos="1181"/>
        </w:tabs>
        <w:ind w:left="1180" w:hanging="1081"/>
        <w:rPr>
          <w:sz w:val="28"/>
        </w:rPr>
      </w:pPr>
      <w:r>
        <w:rPr>
          <w:sz w:val="28"/>
        </w:rPr>
        <w:t>JDBC</w:t>
      </w:r>
      <w:r>
        <w:rPr>
          <w:spacing w:val="-2"/>
          <w:sz w:val="28"/>
        </w:rPr>
        <w:t xml:space="preserve"> </w:t>
      </w:r>
      <w:r>
        <w:rPr>
          <w:sz w:val="28"/>
        </w:rPr>
        <w:t>template</w:t>
      </w:r>
      <w:r w:rsidR="003D414A">
        <w:rPr>
          <w:sz w:val="28"/>
        </w:rPr>
        <w:t>?</w:t>
      </w:r>
    </w:p>
    <w:p w14:paraId="6BA4E0DB" w14:textId="47B57021" w:rsidR="00F33BB4" w:rsidRDefault="00F33BB4" w:rsidP="00F33BB4">
      <w:pPr>
        <w:pStyle w:val="ListParagraph"/>
        <w:tabs>
          <w:tab w:val="left" w:pos="1180"/>
          <w:tab w:val="left" w:pos="1181"/>
        </w:tabs>
        <w:ind w:firstLine="0"/>
        <w:rPr>
          <w:sz w:val="28"/>
        </w:rPr>
      </w:pPr>
      <w:r>
        <w:rPr>
          <w:sz w:val="28"/>
        </w:rPr>
        <w:t>Ans:</w:t>
      </w:r>
      <w:r w:rsidRPr="00F33BB4">
        <w:rPr>
          <w:rFonts w:ascii="Arial" w:hAnsi="Arial" w:cs="Arial"/>
          <w:color w:val="202124"/>
          <w:shd w:val="clear" w:color="auto" w:fill="FFFFFF"/>
        </w:rPr>
        <w:t xml:space="preserve"> </w:t>
      </w:r>
      <w:r>
        <w:rPr>
          <w:rFonts w:ascii="Arial" w:hAnsi="Arial" w:cs="Arial"/>
          <w:color w:val="202124"/>
          <w:shd w:val="clear" w:color="auto" w:fill="FFFFFF"/>
        </w:rPr>
        <w:t>JdbcTemplate class is </w:t>
      </w:r>
      <w:r>
        <w:rPr>
          <w:rFonts w:ascii="Arial" w:hAnsi="Arial" w:cs="Arial"/>
          <w:b/>
          <w:bCs/>
          <w:color w:val="202124"/>
          <w:shd w:val="clear" w:color="auto" w:fill="FFFFFF"/>
        </w:rPr>
        <w:t>the central class in the JDBC core package</w:t>
      </w:r>
      <w:r>
        <w:rPr>
          <w:rFonts w:ascii="Arial" w:hAnsi="Arial" w:cs="Arial"/>
          <w:color w:val="202124"/>
          <w:shd w:val="clear" w:color="auto" w:fill="FFFFFF"/>
        </w:rPr>
        <w:t>. It simplifies the use of JDBC and helps to avoid common errors. It executes core JDBC workflow, leaving the application code to provide SQL and extract results.</w:t>
      </w:r>
    </w:p>
    <w:p w14:paraId="1F0FEB6F" w14:textId="77777777" w:rsidR="00594048" w:rsidRDefault="00CF0667">
      <w:pPr>
        <w:pStyle w:val="ListParagraph"/>
        <w:numPr>
          <w:ilvl w:val="0"/>
          <w:numId w:val="2"/>
        </w:numPr>
        <w:tabs>
          <w:tab w:val="left" w:pos="1180"/>
          <w:tab w:val="left" w:pos="1181"/>
        </w:tabs>
        <w:spacing w:before="25"/>
        <w:ind w:left="1180" w:hanging="1081"/>
        <w:rPr>
          <w:sz w:val="28"/>
        </w:rPr>
      </w:pPr>
      <w:r>
        <w:rPr>
          <w:sz w:val="28"/>
        </w:rPr>
        <w:t>What</w:t>
      </w:r>
      <w:r>
        <w:rPr>
          <w:spacing w:val="-2"/>
          <w:sz w:val="28"/>
        </w:rPr>
        <w:t xml:space="preserve"> </w:t>
      </w:r>
      <w:r>
        <w:rPr>
          <w:sz w:val="28"/>
        </w:rPr>
        <w:t>is SDLC</w:t>
      </w:r>
      <w:r>
        <w:rPr>
          <w:spacing w:val="-1"/>
          <w:sz w:val="28"/>
        </w:rPr>
        <w:t xml:space="preserve"> </w:t>
      </w:r>
      <w:r>
        <w:rPr>
          <w:sz w:val="28"/>
        </w:rPr>
        <w:t>?</w:t>
      </w:r>
    </w:p>
    <w:p w14:paraId="43FE97D9" w14:textId="67C256D6" w:rsidR="0061217C" w:rsidRDefault="0061217C" w:rsidP="0061217C">
      <w:pPr>
        <w:pStyle w:val="ListParagraph"/>
        <w:tabs>
          <w:tab w:val="left" w:pos="1180"/>
          <w:tab w:val="left" w:pos="1181"/>
        </w:tabs>
        <w:spacing w:before="25"/>
        <w:ind w:firstLine="0"/>
        <w:rPr>
          <w:rFonts w:ascii="Arial" w:hAnsi="Arial" w:cs="Arial"/>
          <w:color w:val="202124"/>
          <w:shd w:val="clear" w:color="auto" w:fill="FFFFFF"/>
        </w:rPr>
      </w:pPr>
      <w:r>
        <w:rPr>
          <w:sz w:val="28"/>
        </w:rPr>
        <w:t>Ans:</w:t>
      </w:r>
      <w:r w:rsidRPr="0061217C">
        <w:rPr>
          <w:rFonts w:ascii="Arial" w:hAnsi="Arial" w:cs="Arial"/>
          <w:color w:val="202124"/>
          <w:shd w:val="clear" w:color="auto" w:fill="FFFFFF"/>
        </w:rPr>
        <w:t xml:space="preserve"> </w:t>
      </w:r>
      <w:r>
        <w:rPr>
          <w:rFonts w:ascii="Arial" w:hAnsi="Arial" w:cs="Arial"/>
          <w:color w:val="202124"/>
          <w:shd w:val="clear" w:color="auto" w:fill="FFFFFF"/>
        </w:rPr>
        <w:t>Software Development Life Cycle (SDLC) is </w:t>
      </w:r>
      <w:r>
        <w:rPr>
          <w:rFonts w:ascii="Arial" w:hAnsi="Arial" w:cs="Arial"/>
          <w:b/>
          <w:bCs/>
          <w:color w:val="202124"/>
          <w:shd w:val="clear" w:color="auto" w:fill="FFFFFF"/>
        </w:rPr>
        <w:t>a process used by the software industry to design, develop and test high quality softwares</w:t>
      </w:r>
      <w:r>
        <w:rPr>
          <w:rFonts w:ascii="Arial" w:hAnsi="Arial" w:cs="Arial"/>
          <w:color w:val="202124"/>
          <w:shd w:val="clear" w:color="auto" w:fill="FFFFFF"/>
        </w:rPr>
        <w:t xml:space="preserve">. The SDLC aims to produce a high-quality software that meets or exceeds customer </w:t>
      </w:r>
      <w:r>
        <w:rPr>
          <w:rFonts w:ascii="Arial" w:hAnsi="Arial" w:cs="Arial"/>
          <w:color w:val="202124"/>
          <w:shd w:val="clear" w:color="auto" w:fill="FFFFFF"/>
        </w:rPr>
        <w:lastRenderedPageBreak/>
        <w:t>expectations, reaches completion within times and cost estimates.</w:t>
      </w:r>
    </w:p>
    <w:p w14:paraId="6B86E275" w14:textId="577D66A0" w:rsidR="00077316" w:rsidRDefault="00077316" w:rsidP="0061217C">
      <w:pPr>
        <w:pStyle w:val="ListParagraph"/>
        <w:tabs>
          <w:tab w:val="left" w:pos="1180"/>
          <w:tab w:val="left" w:pos="1181"/>
        </w:tabs>
        <w:spacing w:before="25"/>
        <w:ind w:firstLine="0"/>
        <w:rPr>
          <w:rFonts w:ascii="Arial" w:hAnsi="Arial" w:cs="Arial"/>
          <w:color w:val="202124"/>
          <w:shd w:val="clear" w:color="auto" w:fill="FFFFFF"/>
        </w:rPr>
      </w:pPr>
      <w:r>
        <w:rPr>
          <w:rFonts w:ascii="Arial" w:hAnsi="Arial" w:cs="Arial"/>
          <w:color w:val="202124"/>
          <w:shd w:val="clear" w:color="auto" w:fill="FFFFFF"/>
        </w:rPr>
        <w:t>1.water fall model</w:t>
      </w:r>
    </w:p>
    <w:p w14:paraId="5103373E" w14:textId="7D08C6FE" w:rsidR="00077316" w:rsidRDefault="00077316" w:rsidP="0061217C">
      <w:pPr>
        <w:pStyle w:val="ListParagraph"/>
        <w:tabs>
          <w:tab w:val="left" w:pos="1180"/>
          <w:tab w:val="left" w:pos="1181"/>
        </w:tabs>
        <w:spacing w:before="25"/>
        <w:ind w:firstLine="0"/>
        <w:rPr>
          <w:sz w:val="28"/>
        </w:rPr>
      </w:pPr>
      <w:r>
        <w:rPr>
          <w:rFonts w:ascii="Arial" w:hAnsi="Arial" w:cs="Arial"/>
          <w:color w:val="202124"/>
          <w:shd w:val="clear" w:color="auto" w:fill="FFFFFF"/>
        </w:rPr>
        <w:t>2.agile</w:t>
      </w:r>
    </w:p>
    <w:p w14:paraId="40C7C2F6" w14:textId="77777777" w:rsidR="00594048" w:rsidRDefault="00CF0667">
      <w:pPr>
        <w:pStyle w:val="ListParagraph"/>
        <w:numPr>
          <w:ilvl w:val="0"/>
          <w:numId w:val="2"/>
        </w:numPr>
        <w:tabs>
          <w:tab w:val="left" w:pos="1180"/>
          <w:tab w:val="left" w:pos="1181"/>
        </w:tabs>
        <w:ind w:left="1180" w:hanging="1081"/>
        <w:rPr>
          <w:sz w:val="28"/>
        </w:rPr>
      </w:pPr>
      <w:r>
        <w:rPr>
          <w:sz w:val="28"/>
        </w:rPr>
        <w:t>What</w:t>
      </w:r>
      <w:r>
        <w:rPr>
          <w:spacing w:val="-3"/>
          <w:sz w:val="28"/>
        </w:rPr>
        <w:t xml:space="preserve"> </w:t>
      </w:r>
      <w:r>
        <w:rPr>
          <w:sz w:val="28"/>
        </w:rPr>
        <w:t>are</w:t>
      </w:r>
      <w:r>
        <w:rPr>
          <w:spacing w:val="-2"/>
          <w:sz w:val="28"/>
        </w:rPr>
        <w:t xml:space="preserve"> </w:t>
      </w:r>
      <w:r>
        <w:rPr>
          <w:sz w:val="28"/>
        </w:rPr>
        <w:t>present</w:t>
      </w:r>
      <w:r>
        <w:rPr>
          <w:spacing w:val="-3"/>
          <w:sz w:val="28"/>
        </w:rPr>
        <w:t xml:space="preserve"> </w:t>
      </w:r>
      <w:r>
        <w:rPr>
          <w:sz w:val="28"/>
        </w:rPr>
        <w:t>in</w:t>
      </w:r>
      <w:r>
        <w:rPr>
          <w:spacing w:val="-2"/>
          <w:sz w:val="28"/>
        </w:rPr>
        <w:t xml:space="preserve"> </w:t>
      </w:r>
      <w:r>
        <w:rPr>
          <w:sz w:val="28"/>
        </w:rPr>
        <w:t>object</w:t>
      </w:r>
      <w:r>
        <w:rPr>
          <w:spacing w:val="-3"/>
          <w:sz w:val="28"/>
        </w:rPr>
        <w:t xml:space="preserve"> </w:t>
      </w:r>
      <w:r>
        <w:rPr>
          <w:sz w:val="28"/>
        </w:rPr>
        <w:t>class</w:t>
      </w:r>
      <w:r>
        <w:rPr>
          <w:spacing w:val="-1"/>
          <w:sz w:val="28"/>
        </w:rPr>
        <w:t xml:space="preserve"> </w:t>
      </w:r>
      <w:r>
        <w:rPr>
          <w:sz w:val="28"/>
        </w:rPr>
        <w:t>?</w:t>
      </w:r>
    </w:p>
    <w:tbl>
      <w:tblPr>
        <w:tblW w:w="1256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561"/>
      </w:tblGrid>
      <w:tr w:rsidR="0017225B" w14:paraId="49A0340C" w14:textId="77777777" w:rsidTr="0017225B">
        <w:trPr>
          <w:tblCellSpacing w:w="15" w:type="dxa"/>
        </w:trPr>
        <w:tc>
          <w:tcPr>
            <w:tcW w:w="0" w:type="auto"/>
            <w:shd w:val="clear" w:color="auto" w:fill="FFFFFF"/>
            <w:vAlign w:val="center"/>
            <w:hideMark/>
          </w:tcPr>
          <w:p w14:paraId="4D94341E" w14:textId="77777777" w:rsidR="0017225B" w:rsidRDefault="0017225B">
            <w:pPr>
              <w:jc w:val="both"/>
              <w:rPr>
                <w:rFonts w:ascii="Segoe UI" w:eastAsia="Times New Roman" w:hAnsi="Segoe UI" w:cs="Segoe UI"/>
                <w:color w:val="333333"/>
              </w:rPr>
            </w:pPr>
            <w:r>
              <w:rPr>
                <w:rFonts w:ascii="Segoe UI" w:hAnsi="Segoe UI" w:cs="Segoe UI"/>
                <w:color w:val="333333"/>
              </w:rPr>
              <w:t>The Object class provides many methods. They are as follows:</w:t>
            </w:r>
          </w:p>
        </w:tc>
      </w:tr>
    </w:tbl>
    <w:p w14:paraId="21F97F56" w14:textId="77777777" w:rsidR="0017225B" w:rsidRDefault="0017225B" w:rsidP="0017225B">
      <w:pPr>
        <w:rPr>
          <w:vanish/>
        </w:rPr>
      </w:pPr>
    </w:p>
    <w:tbl>
      <w:tblPr>
        <w:tblW w:w="13136" w:type="dxa"/>
        <w:tblInd w:w="-57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969"/>
        <w:gridCol w:w="9167"/>
      </w:tblGrid>
      <w:tr w:rsidR="0017225B" w14:paraId="61D45932" w14:textId="77777777" w:rsidTr="00F1782B">
        <w:tc>
          <w:tcPr>
            <w:tcW w:w="3969" w:type="dxa"/>
            <w:shd w:val="clear" w:color="auto" w:fill="C7CCBE"/>
            <w:tcMar>
              <w:top w:w="180" w:type="dxa"/>
              <w:left w:w="180" w:type="dxa"/>
              <w:bottom w:w="180" w:type="dxa"/>
              <w:right w:w="180" w:type="dxa"/>
            </w:tcMar>
            <w:hideMark/>
          </w:tcPr>
          <w:p w14:paraId="7B96CAF3" w14:textId="77777777" w:rsidR="0017225B" w:rsidRDefault="0017225B">
            <w:pPr>
              <w:rPr>
                <w:rFonts w:ascii="Times New Roman" w:hAnsi="Times New Roman" w:cs="Times New Roman"/>
                <w:b/>
                <w:bCs/>
                <w:color w:val="000000"/>
                <w:sz w:val="26"/>
                <w:szCs w:val="26"/>
              </w:rPr>
            </w:pPr>
            <w:r>
              <w:rPr>
                <w:b/>
                <w:bCs/>
                <w:color w:val="000000"/>
                <w:sz w:val="26"/>
                <w:szCs w:val="26"/>
              </w:rPr>
              <w:t>Method</w:t>
            </w:r>
          </w:p>
        </w:tc>
        <w:tc>
          <w:tcPr>
            <w:tcW w:w="9167" w:type="dxa"/>
            <w:shd w:val="clear" w:color="auto" w:fill="C7CCBE"/>
            <w:tcMar>
              <w:top w:w="180" w:type="dxa"/>
              <w:left w:w="180" w:type="dxa"/>
              <w:bottom w:w="180" w:type="dxa"/>
              <w:right w:w="180" w:type="dxa"/>
            </w:tcMar>
            <w:hideMark/>
          </w:tcPr>
          <w:p w14:paraId="62F4BBC5" w14:textId="77777777" w:rsidR="0017225B" w:rsidRDefault="0017225B">
            <w:pPr>
              <w:rPr>
                <w:b/>
                <w:bCs/>
                <w:color w:val="000000"/>
                <w:sz w:val="26"/>
                <w:szCs w:val="26"/>
              </w:rPr>
            </w:pPr>
            <w:r>
              <w:rPr>
                <w:b/>
                <w:bCs/>
                <w:color w:val="000000"/>
                <w:sz w:val="26"/>
                <w:szCs w:val="26"/>
              </w:rPr>
              <w:t>Description</w:t>
            </w:r>
          </w:p>
        </w:tc>
      </w:tr>
      <w:tr w:rsidR="0017225B" w14:paraId="773920D4" w14:textId="77777777" w:rsidTr="00F1782B">
        <w:tc>
          <w:tcPr>
            <w:tcW w:w="396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6EAAD5" w14:textId="77777777" w:rsidR="0017225B" w:rsidRDefault="0017225B">
            <w:pPr>
              <w:jc w:val="both"/>
              <w:rPr>
                <w:rFonts w:ascii="Segoe UI" w:hAnsi="Segoe UI" w:cs="Segoe UI"/>
                <w:color w:val="333333"/>
                <w:sz w:val="24"/>
                <w:szCs w:val="24"/>
              </w:rPr>
            </w:pPr>
            <w:r>
              <w:rPr>
                <w:rFonts w:ascii="Segoe UI" w:hAnsi="Segoe UI" w:cs="Segoe UI"/>
                <w:color w:val="333333"/>
              </w:rPr>
              <w:t>public final Class getClass()</w:t>
            </w:r>
          </w:p>
        </w:tc>
        <w:tc>
          <w:tcPr>
            <w:tcW w:w="916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9C74C8" w14:textId="77777777" w:rsidR="0017225B" w:rsidRDefault="0017225B">
            <w:pPr>
              <w:jc w:val="both"/>
              <w:rPr>
                <w:rFonts w:ascii="Segoe UI" w:hAnsi="Segoe UI" w:cs="Segoe UI"/>
                <w:color w:val="333333"/>
              </w:rPr>
            </w:pPr>
            <w:r>
              <w:rPr>
                <w:rFonts w:ascii="Segoe UI" w:hAnsi="Segoe UI" w:cs="Segoe UI"/>
                <w:color w:val="333333"/>
              </w:rPr>
              <w:t>returns the Class class object of this object. The Class class can further be used to get the metadata of this class.</w:t>
            </w:r>
          </w:p>
        </w:tc>
      </w:tr>
      <w:tr w:rsidR="0017225B" w14:paraId="10FA2684" w14:textId="77777777" w:rsidTr="00F1782B">
        <w:tc>
          <w:tcPr>
            <w:tcW w:w="396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AD4EBD" w14:textId="77777777" w:rsidR="0017225B" w:rsidRDefault="0017225B">
            <w:pPr>
              <w:jc w:val="both"/>
              <w:rPr>
                <w:rFonts w:ascii="Segoe UI" w:hAnsi="Segoe UI" w:cs="Segoe UI"/>
                <w:color w:val="333333"/>
              </w:rPr>
            </w:pPr>
            <w:r>
              <w:rPr>
                <w:rFonts w:ascii="Segoe UI" w:hAnsi="Segoe UI" w:cs="Segoe UI"/>
                <w:color w:val="333333"/>
              </w:rPr>
              <w:t>public int hashCode()</w:t>
            </w:r>
          </w:p>
        </w:tc>
        <w:tc>
          <w:tcPr>
            <w:tcW w:w="916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B28DE3" w14:textId="77777777" w:rsidR="0017225B" w:rsidRDefault="0017225B">
            <w:pPr>
              <w:jc w:val="both"/>
              <w:rPr>
                <w:rFonts w:ascii="Segoe UI" w:hAnsi="Segoe UI" w:cs="Segoe UI"/>
                <w:color w:val="333333"/>
              </w:rPr>
            </w:pPr>
            <w:r>
              <w:rPr>
                <w:rFonts w:ascii="Segoe UI" w:hAnsi="Segoe UI" w:cs="Segoe UI"/>
                <w:color w:val="333333"/>
              </w:rPr>
              <w:t>returns the hashcode number for this object.</w:t>
            </w:r>
          </w:p>
        </w:tc>
      </w:tr>
      <w:tr w:rsidR="0017225B" w14:paraId="0812394A" w14:textId="77777777" w:rsidTr="00F1782B">
        <w:tc>
          <w:tcPr>
            <w:tcW w:w="396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A462C1" w14:textId="77777777" w:rsidR="0017225B" w:rsidRDefault="0017225B">
            <w:pPr>
              <w:jc w:val="both"/>
              <w:rPr>
                <w:rFonts w:ascii="Segoe UI" w:hAnsi="Segoe UI" w:cs="Segoe UI"/>
                <w:color w:val="333333"/>
              </w:rPr>
            </w:pPr>
            <w:r>
              <w:rPr>
                <w:rFonts w:ascii="Segoe UI" w:hAnsi="Segoe UI" w:cs="Segoe UI"/>
                <w:color w:val="333333"/>
              </w:rPr>
              <w:t>public boolean equals(Object obj)</w:t>
            </w:r>
          </w:p>
        </w:tc>
        <w:tc>
          <w:tcPr>
            <w:tcW w:w="916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6D66EC" w14:textId="77777777" w:rsidR="0017225B" w:rsidRDefault="0017225B">
            <w:pPr>
              <w:jc w:val="both"/>
              <w:rPr>
                <w:rFonts w:ascii="Segoe UI" w:hAnsi="Segoe UI" w:cs="Segoe UI"/>
                <w:color w:val="333333"/>
              </w:rPr>
            </w:pPr>
            <w:r>
              <w:rPr>
                <w:rFonts w:ascii="Segoe UI" w:hAnsi="Segoe UI" w:cs="Segoe UI"/>
                <w:color w:val="333333"/>
              </w:rPr>
              <w:t>compares the given object to this object.</w:t>
            </w:r>
          </w:p>
        </w:tc>
      </w:tr>
      <w:tr w:rsidR="0017225B" w14:paraId="64290E37" w14:textId="77777777" w:rsidTr="00F1782B">
        <w:tc>
          <w:tcPr>
            <w:tcW w:w="396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2C7F49" w14:textId="77777777" w:rsidR="0017225B" w:rsidRDefault="0017225B">
            <w:pPr>
              <w:jc w:val="both"/>
              <w:rPr>
                <w:rFonts w:ascii="Segoe UI" w:hAnsi="Segoe UI" w:cs="Segoe UI"/>
                <w:color w:val="333333"/>
              </w:rPr>
            </w:pPr>
            <w:r>
              <w:rPr>
                <w:rFonts w:ascii="Segoe UI" w:hAnsi="Segoe UI" w:cs="Segoe UI"/>
                <w:color w:val="333333"/>
              </w:rPr>
              <w:t>protected Object clone() throws CloneNotSupportedException</w:t>
            </w:r>
          </w:p>
        </w:tc>
        <w:tc>
          <w:tcPr>
            <w:tcW w:w="916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1BDE39" w14:textId="77777777" w:rsidR="0017225B" w:rsidRDefault="0017225B">
            <w:pPr>
              <w:jc w:val="both"/>
              <w:rPr>
                <w:rFonts w:ascii="Segoe UI" w:hAnsi="Segoe UI" w:cs="Segoe UI"/>
                <w:color w:val="333333"/>
              </w:rPr>
            </w:pPr>
            <w:r>
              <w:rPr>
                <w:rFonts w:ascii="Segoe UI" w:hAnsi="Segoe UI" w:cs="Segoe UI"/>
                <w:color w:val="333333"/>
              </w:rPr>
              <w:t>creates and returns the exact copy (clone) of this object.</w:t>
            </w:r>
          </w:p>
        </w:tc>
      </w:tr>
      <w:tr w:rsidR="0017225B" w14:paraId="3E372A45" w14:textId="77777777" w:rsidTr="00F1782B">
        <w:tc>
          <w:tcPr>
            <w:tcW w:w="396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134832" w14:textId="77777777" w:rsidR="0017225B" w:rsidRDefault="0017225B">
            <w:pPr>
              <w:jc w:val="both"/>
              <w:rPr>
                <w:rFonts w:ascii="Segoe UI" w:hAnsi="Segoe UI" w:cs="Segoe UI"/>
                <w:color w:val="333333"/>
              </w:rPr>
            </w:pPr>
            <w:r>
              <w:rPr>
                <w:rFonts w:ascii="Segoe UI" w:hAnsi="Segoe UI" w:cs="Segoe UI"/>
                <w:color w:val="333333"/>
              </w:rPr>
              <w:t>public String toString()</w:t>
            </w:r>
          </w:p>
        </w:tc>
        <w:tc>
          <w:tcPr>
            <w:tcW w:w="916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C5756F" w14:textId="77777777" w:rsidR="0017225B" w:rsidRDefault="0017225B">
            <w:pPr>
              <w:jc w:val="both"/>
              <w:rPr>
                <w:rFonts w:ascii="Segoe UI" w:hAnsi="Segoe UI" w:cs="Segoe UI"/>
                <w:color w:val="333333"/>
              </w:rPr>
            </w:pPr>
            <w:r>
              <w:rPr>
                <w:rFonts w:ascii="Segoe UI" w:hAnsi="Segoe UI" w:cs="Segoe UI"/>
                <w:color w:val="333333"/>
              </w:rPr>
              <w:t>returns the string representation of this object.</w:t>
            </w:r>
          </w:p>
        </w:tc>
      </w:tr>
      <w:tr w:rsidR="0017225B" w14:paraId="54620160" w14:textId="77777777" w:rsidTr="00F1782B">
        <w:tc>
          <w:tcPr>
            <w:tcW w:w="396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5D7826" w14:textId="77777777" w:rsidR="0017225B" w:rsidRDefault="0017225B">
            <w:pPr>
              <w:jc w:val="both"/>
              <w:rPr>
                <w:rFonts w:ascii="Segoe UI" w:hAnsi="Segoe UI" w:cs="Segoe UI"/>
                <w:color w:val="333333"/>
              </w:rPr>
            </w:pPr>
            <w:r>
              <w:rPr>
                <w:rFonts w:ascii="Segoe UI" w:hAnsi="Segoe UI" w:cs="Segoe UI"/>
                <w:color w:val="333333"/>
              </w:rPr>
              <w:t>public final void notify()</w:t>
            </w:r>
          </w:p>
        </w:tc>
        <w:tc>
          <w:tcPr>
            <w:tcW w:w="916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D736E6" w14:textId="77777777" w:rsidR="0017225B" w:rsidRDefault="0017225B">
            <w:pPr>
              <w:jc w:val="both"/>
              <w:rPr>
                <w:rFonts w:ascii="Segoe UI" w:hAnsi="Segoe UI" w:cs="Segoe UI"/>
                <w:color w:val="333333"/>
              </w:rPr>
            </w:pPr>
            <w:r>
              <w:rPr>
                <w:rFonts w:ascii="Segoe UI" w:hAnsi="Segoe UI" w:cs="Segoe UI"/>
                <w:color w:val="333333"/>
              </w:rPr>
              <w:t>wakes up single thread, waiting on this object's monitor.</w:t>
            </w:r>
          </w:p>
        </w:tc>
      </w:tr>
      <w:tr w:rsidR="0017225B" w14:paraId="22E8013D" w14:textId="77777777" w:rsidTr="00F1782B">
        <w:tc>
          <w:tcPr>
            <w:tcW w:w="396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DBA853" w14:textId="77777777" w:rsidR="0017225B" w:rsidRDefault="0017225B">
            <w:pPr>
              <w:jc w:val="both"/>
              <w:rPr>
                <w:rFonts w:ascii="Segoe UI" w:hAnsi="Segoe UI" w:cs="Segoe UI"/>
                <w:color w:val="333333"/>
              </w:rPr>
            </w:pPr>
            <w:r>
              <w:rPr>
                <w:rFonts w:ascii="Segoe UI" w:hAnsi="Segoe UI" w:cs="Segoe UI"/>
                <w:color w:val="333333"/>
              </w:rPr>
              <w:t>public final void notifyAll()</w:t>
            </w:r>
          </w:p>
        </w:tc>
        <w:tc>
          <w:tcPr>
            <w:tcW w:w="916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D559EF" w14:textId="77777777" w:rsidR="0017225B" w:rsidRDefault="0017225B">
            <w:pPr>
              <w:jc w:val="both"/>
              <w:rPr>
                <w:rFonts w:ascii="Segoe UI" w:hAnsi="Segoe UI" w:cs="Segoe UI"/>
                <w:color w:val="333333"/>
              </w:rPr>
            </w:pPr>
            <w:r>
              <w:rPr>
                <w:rFonts w:ascii="Segoe UI" w:hAnsi="Segoe UI" w:cs="Segoe UI"/>
                <w:color w:val="333333"/>
              </w:rPr>
              <w:t>wakes up all the threads, waiting on this object's monitor.</w:t>
            </w:r>
          </w:p>
        </w:tc>
      </w:tr>
      <w:tr w:rsidR="0017225B" w14:paraId="3AD29E2E" w14:textId="77777777" w:rsidTr="00F1782B">
        <w:tc>
          <w:tcPr>
            <w:tcW w:w="396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844BB7" w14:textId="77777777" w:rsidR="0017225B" w:rsidRDefault="0017225B">
            <w:pPr>
              <w:jc w:val="both"/>
              <w:rPr>
                <w:rFonts w:ascii="Segoe UI" w:hAnsi="Segoe UI" w:cs="Segoe UI"/>
                <w:color w:val="333333"/>
              </w:rPr>
            </w:pPr>
            <w:r>
              <w:rPr>
                <w:rFonts w:ascii="Segoe UI" w:hAnsi="Segoe UI" w:cs="Segoe UI"/>
                <w:color w:val="333333"/>
              </w:rPr>
              <w:t>public final void wait(long timeout)throws InterruptedException</w:t>
            </w:r>
          </w:p>
        </w:tc>
        <w:tc>
          <w:tcPr>
            <w:tcW w:w="916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597B0E" w14:textId="77777777" w:rsidR="0017225B" w:rsidRDefault="0017225B">
            <w:pPr>
              <w:jc w:val="both"/>
              <w:rPr>
                <w:rFonts w:ascii="Segoe UI" w:hAnsi="Segoe UI" w:cs="Segoe UI"/>
                <w:color w:val="333333"/>
              </w:rPr>
            </w:pPr>
            <w:r>
              <w:rPr>
                <w:rFonts w:ascii="Segoe UI" w:hAnsi="Segoe UI" w:cs="Segoe UI"/>
                <w:color w:val="333333"/>
              </w:rPr>
              <w:t>causes the current thread to wait for the specified milliseconds, until another thread notifies (invokes notify() or notifyAll() method).</w:t>
            </w:r>
          </w:p>
        </w:tc>
      </w:tr>
      <w:tr w:rsidR="0017225B" w14:paraId="783AE316" w14:textId="77777777" w:rsidTr="00F1782B">
        <w:tc>
          <w:tcPr>
            <w:tcW w:w="396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0B193C" w14:textId="77777777" w:rsidR="0017225B" w:rsidRDefault="0017225B">
            <w:pPr>
              <w:jc w:val="both"/>
              <w:rPr>
                <w:rFonts w:ascii="Segoe UI" w:hAnsi="Segoe UI" w:cs="Segoe UI"/>
                <w:color w:val="333333"/>
              </w:rPr>
            </w:pPr>
            <w:r>
              <w:rPr>
                <w:rFonts w:ascii="Segoe UI" w:hAnsi="Segoe UI" w:cs="Segoe UI"/>
                <w:color w:val="333333"/>
              </w:rPr>
              <w:t>public final void wait(long timeout,int nanos)throws InterruptedException</w:t>
            </w:r>
          </w:p>
        </w:tc>
        <w:tc>
          <w:tcPr>
            <w:tcW w:w="916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D3FA6C" w14:textId="77777777" w:rsidR="0017225B" w:rsidRDefault="0017225B">
            <w:pPr>
              <w:jc w:val="both"/>
              <w:rPr>
                <w:rFonts w:ascii="Segoe UI" w:hAnsi="Segoe UI" w:cs="Segoe UI"/>
                <w:color w:val="333333"/>
              </w:rPr>
            </w:pPr>
            <w:r>
              <w:rPr>
                <w:rFonts w:ascii="Segoe UI" w:hAnsi="Segoe UI" w:cs="Segoe UI"/>
                <w:color w:val="333333"/>
              </w:rPr>
              <w:t>causes the current thread to wait for the specified milliseconds and nanoseconds, until another thread notifies (invokes notify() or notifyAll() method).</w:t>
            </w:r>
          </w:p>
        </w:tc>
      </w:tr>
      <w:tr w:rsidR="0017225B" w14:paraId="5C989451" w14:textId="77777777" w:rsidTr="00F1782B">
        <w:tc>
          <w:tcPr>
            <w:tcW w:w="396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26CBE4" w14:textId="77777777" w:rsidR="0017225B" w:rsidRDefault="0017225B">
            <w:pPr>
              <w:jc w:val="both"/>
              <w:rPr>
                <w:rFonts w:ascii="Segoe UI" w:hAnsi="Segoe UI" w:cs="Segoe UI"/>
                <w:color w:val="333333"/>
              </w:rPr>
            </w:pPr>
            <w:r>
              <w:rPr>
                <w:rFonts w:ascii="Segoe UI" w:hAnsi="Segoe UI" w:cs="Segoe UI"/>
                <w:color w:val="333333"/>
              </w:rPr>
              <w:t>public final void wait()throws InterruptedException</w:t>
            </w:r>
          </w:p>
        </w:tc>
        <w:tc>
          <w:tcPr>
            <w:tcW w:w="916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6897E9" w14:textId="77777777" w:rsidR="0017225B" w:rsidRDefault="0017225B">
            <w:pPr>
              <w:jc w:val="both"/>
              <w:rPr>
                <w:rFonts w:ascii="Segoe UI" w:hAnsi="Segoe UI" w:cs="Segoe UI"/>
                <w:color w:val="333333"/>
              </w:rPr>
            </w:pPr>
            <w:r>
              <w:rPr>
                <w:rFonts w:ascii="Segoe UI" w:hAnsi="Segoe UI" w:cs="Segoe UI"/>
                <w:color w:val="333333"/>
              </w:rPr>
              <w:t>causes the current thread to wait, until another thread notifies (invokes notify() or notifyAll() method).</w:t>
            </w:r>
          </w:p>
        </w:tc>
      </w:tr>
      <w:tr w:rsidR="0017225B" w14:paraId="398A8ACF" w14:textId="77777777" w:rsidTr="00F1782B">
        <w:tc>
          <w:tcPr>
            <w:tcW w:w="396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7EDCFD" w14:textId="77777777" w:rsidR="0017225B" w:rsidRDefault="0017225B">
            <w:pPr>
              <w:jc w:val="both"/>
              <w:rPr>
                <w:rFonts w:ascii="Segoe UI" w:hAnsi="Segoe UI" w:cs="Segoe UI"/>
                <w:color w:val="333333"/>
              </w:rPr>
            </w:pPr>
            <w:r>
              <w:rPr>
                <w:rFonts w:ascii="Segoe UI" w:hAnsi="Segoe UI" w:cs="Segoe UI"/>
                <w:color w:val="333333"/>
              </w:rPr>
              <w:t>protected void finalize()throws Throwable</w:t>
            </w:r>
          </w:p>
        </w:tc>
        <w:tc>
          <w:tcPr>
            <w:tcW w:w="916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F0AF86" w14:textId="77777777" w:rsidR="0017225B" w:rsidRDefault="0017225B">
            <w:pPr>
              <w:jc w:val="both"/>
              <w:rPr>
                <w:rFonts w:ascii="Segoe UI" w:hAnsi="Segoe UI" w:cs="Segoe UI"/>
                <w:color w:val="333333"/>
              </w:rPr>
            </w:pPr>
            <w:r>
              <w:rPr>
                <w:rFonts w:ascii="Segoe UI" w:hAnsi="Segoe UI" w:cs="Segoe UI"/>
                <w:color w:val="333333"/>
              </w:rPr>
              <w:t>is invoked by the garbage collector before object is being garbage collected.</w:t>
            </w:r>
          </w:p>
        </w:tc>
      </w:tr>
    </w:tbl>
    <w:p w14:paraId="4A8F35B4" w14:textId="12FC0D08" w:rsidR="00594048" w:rsidRDefault="0017225B" w:rsidP="00467FB4">
      <w:pPr>
        <w:pStyle w:val="ListParagraph"/>
        <w:numPr>
          <w:ilvl w:val="0"/>
          <w:numId w:val="21"/>
        </w:numPr>
        <w:tabs>
          <w:tab w:val="left" w:pos="1180"/>
          <w:tab w:val="left" w:pos="1181"/>
        </w:tabs>
        <w:rPr>
          <w:sz w:val="28"/>
        </w:rPr>
      </w:pPr>
      <w:r>
        <w:rPr>
          <w:sz w:val="28"/>
        </w:rPr>
        <w:t xml:space="preserve"> </w:t>
      </w:r>
      <w:r w:rsidR="00CF0667">
        <w:rPr>
          <w:sz w:val="28"/>
        </w:rPr>
        <w:t>Spring</w:t>
      </w:r>
      <w:r w:rsidR="00CF0667">
        <w:rPr>
          <w:spacing w:val="-3"/>
          <w:sz w:val="28"/>
        </w:rPr>
        <w:t xml:space="preserve"> </w:t>
      </w:r>
      <w:r w:rsidR="00CF0667">
        <w:rPr>
          <w:sz w:val="28"/>
        </w:rPr>
        <w:t>security</w:t>
      </w:r>
    </w:p>
    <w:p w14:paraId="786B42A4" w14:textId="7F4ED832" w:rsidR="009C1F87" w:rsidRDefault="009C1F87" w:rsidP="009C1F87">
      <w:pPr>
        <w:pStyle w:val="ListParagraph"/>
        <w:tabs>
          <w:tab w:val="left" w:pos="1180"/>
          <w:tab w:val="left" w:pos="1181"/>
        </w:tabs>
        <w:ind w:left="460" w:firstLine="0"/>
        <w:rPr>
          <w:rFonts w:ascii="Segoe UI" w:hAnsi="Segoe UI" w:cs="Segoe UI"/>
          <w:color w:val="333333"/>
          <w:shd w:val="clear" w:color="auto" w:fill="FFFFFF"/>
        </w:rPr>
      </w:pPr>
      <w:r>
        <w:rPr>
          <w:sz w:val="28"/>
        </w:rPr>
        <w:t xml:space="preserve">Ans: </w:t>
      </w:r>
      <w:r>
        <w:rPr>
          <w:rFonts w:ascii="Segoe UI" w:hAnsi="Segoe UI" w:cs="Segoe UI"/>
          <w:color w:val="333333"/>
          <w:shd w:val="clear" w:color="auto" w:fill="FFFFFF"/>
        </w:rPr>
        <w:t>Spring Security is a framework which provides various security features like: authentication, authorization to create secure Java Enterprise Applications.</w:t>
      </w:r>
    </w:p>
    <w:p w14:paraId="095D845C" w14:textId="77777777" w:rsidR="00D01876" w:rsidRDefault="00D01876" w:rsidP="00D01876">
      <w:pPr>
        <w:pStyle w:val="Heading2"/>
        <w:shd w:val="clear" w:color="auto" w:fill="FFFFFF"/>
        <w:spacing w:line="312" w:lineRule="atLeast"/>
        <w:jc w:val="both"/>
        <w:rPr>
          <w:rFonts w:ascii="Helvetica" w:eastAsia="Times New Roman" w:hAnsi="Helvetica" w:cs="Helvetica"/>
          <w:color w:val="610B38"/>
          <w:sz w:val="38"/>
          <w:szCs w:val="38"/>
        </w:rPr>
      </w:pPr>
      <w:r>
        <w:rPr>
          <w:rFonts w:ascii="Helvetica" w:hAnsi="Helvetica" w:cs="Helvetica"/>
          <w:b/>
          <w:bCs/>
          <w:color w:val="610B38"/>
          <w:sz w:val="38"/>
          <w:szCs w:val="38"/>
        </w:rPr>
        <w:t>Advantages</w:t>
      </w:r>
    </w:p>
    <w:p w14:paraId="63AB7936" w14:textId="77777777" w:rsidR="00D01876" w:rsidRDefault="00D01876" w:rsidP="00D01876">
      <w:pPr>
        <w:pStyle w:val="NormalWeb"/>
        <w:shd w:val="clear" w:color="auto" w:fill="FFFFFF"/>
        <w:jc w:val="both"/>
        <w:rPr>
          <w:rFonts w:ascii="Segoe UI" w:hAnsi="Segoe UI" w:cs="Segoe UI"/>
          <w:color w:val="333333"/>
        </w:rPr>
      </w:pPr>
      <w:r>
        <w:rPr>
          <w:rFonts w:ascii="Segoe UI" w:hAnsi="Segoe UI" w:cs="Segoe UI"/>
          <w:color w:val="333333"/>
        </w:rPr>
        <w:t>Spring Security has numerous advantages. Some of that are given below.</w:t>
      </w:r>
    </w:p>
    <w:p w14:paraId="44560ADF" w14:textId="77777777" w:rsidR="00D01876" w:rsidRDefault="00D01876" w:rsidP="00467FB4">
      <w:pPr>
        <w:widowControl/>
        <w:numPr>
          <w:ilvl w:val="0"/>
          <w:numId w:val="22"/>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Comprehensive support for authentication and authorization.</w:t>
      </w:r>
    </w:p>
    <w:p w14:paraId="33EBE953" w14:textId="77777777" w:rsidR="00D01876" w:rsidRDefault="00D01876" w:rsidP="00467FB4">
      <w:pPr>
        <w:widowControl/>
        <w:numPr>
          <w:ilvl w:val="0"/>
          <w:numId w:val="22"/>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Protection against common tasks</w:t>
      </w:r>
    </w:p>
    <w:p w14:paraId="7C62E699" w14:textId="77777777" w:rsidR="00D01876" w:rsidRDefault="00D01876" w:rsidP="00467FB4">
      <w:pPr>
        <w:widowControl/>
        <w:numPr>
          <w:ilvl w:val="0"/>
          <w:numId w:val="22"/>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Servlet API integration</w:t>
      </w:r>
    </w:p>
    <w:p w14:paraId="7935666D" w14:textId="77777777" w:rsidR="00D01876" w:rsidRDefault="00D01876" w:rsidP="00467FB4">
      <w:pPr>
        <w:widowControl/>
        <w:numPr>
          <w:ilvl w:val="0"/>
          <w:numId w:val="22"/>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Integration with Spring MVC</w:t>
      </w:r>
    </w:p>
    <w:p w14:paraId="10A764B4" w14:textId="77777777" w:rsidR="00D01876" w:rsidRDefault="00D01876" w:rsidP="00467FB4">
      <w:pPr>
        <w:widowControl/>
        <w:numPr>
          <w:ilvl w:val="0"/>
          <w:numId w:val="22"/>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lastRenderedPageBreak/>
        <w:t>Portability</w:t>
      </w:r>
    </w:p>
    <w:p w14:paraId="775BB49A" w14:textId="77777777" w:rsidR="006368FF" w:rsidRDefault="006368FF" w:rsidP="009C1F87">
      <w:pPr>
        <w:pStyle w:val="ListParagraph"/>
        <w:tabs>
          <w:tab w:val="left" w:pos="1180"/>
          <w:tab w:val="left" w:pos="1181"/>
        </w:tabs>
        <w:ind w:left="460" w:firstLine="0"/>
        <w:rPr>
          <w:sz w:val="28"/>
        </w:rPr>
      </w:pPr>
    </w:p>
    <w:p w14:paraId="730C082A" w14:textId="77777777" w:rsidR="00594048" w:rsidRDefault="00CF0667" w:rsidP="00467FB4">
      <w:pPr>
        <w:pStyle w:val="ListParagraph"/>
        <w:numPr>
          <w:ilvl w:val="0"/>
          <w:numId w:val="21"/>
        </w:numPr>
        <w:tabs>
          <w:tab w:val="left" w:pos="1180"/>
          <w:tab w:val="left" w:pos="1181"/>
        </w:tabs>
        <w:spacing w:before="26"/>
        <w:ind w:left="1180" w:hanging="1081"/>
        <w:rPr>
          <w:sz w:val="28"/>
        </w:rPr>
      </w:pPr>
      <w:r>
        <w:rPr>
          <w:sz w:val="28"/>
        </w:rPr>
        <w:t>Email</w:t>
      </w:r>
      <w:r>
        <w:rPr>
          <w:spacing w:val="-1"/>
          <w:sz w:val="28"/>
        </w:rPr>
        <w:t xml:space="preserve"> </w:t>
      </w:r>
      <w:r>
        <w:rPr>
          <w:sz w:val="28"/>
        </w:rPr>
        <w:t>API</w:t>
      </w:r>
    </w:p>
    <w:p w14:paraId="2FA221EE" w14:textId="79B4292F" w:rsidR="00594048" w:rsidRDefault="00CF0667" w:rsidP="00467FB4">
      <w:pPr>
        <w:pStyle w:val="ListParagraph"/>
        <w:numPr>
          <w:ilvl w:val="0"/>
          <w:numId w:val="21"/>
        </w:numPr>
        <w:tabs>
          <w:tab w:val="left" w:pos="1180"/>
          <w:tab w:val="left" w:pos="1181"/>
        </w:tabs>
        <w:ind w:left="1180" w:hanging="1081"/>
        <w:rPr>
          <w:sz w:val="28"/>
        </w:rPr>
      </w:pPr>
      <w:r>
        <w:rPr>
          <w:sz w:val="28"/>
        </w:rPr>
        <w:t>Parallel</w:t>
      </w:r>
      <w:r>
        <w:rPr>
          <w:spacing w:val="-3"/>
          <w:sz w:val="28"/>
        </w:rPr>
        <w:t xml:space="preserve"> </w:t>
      </w:r>
      <w:r>
        <w:rPr>
          <w:sz w:val="28"/>
        </w:rPr>
        <w:t>stream</w:t>
      </w:r>
      <w:r w:rsidR="00E0576A">
        <w:rPr>
          <w:sz w:val="28"/>
        </w:rPr>
        <w:t xml:space="preserve"> (java 8)</w:t>
      </w:r>
    </w:p>
    <w:p w14:paraId="11DD6681" w14:textId="710D5EE5" w:rsidR="00E0576A" w:rsidRDefault="00E0576A" w:rsidP="00E0576A">
      <w:pPr>
        <w:pStyle w:val="ListParagraph"/>
        <w:tabs>
          <w:tab w:val="left" w:pos="1180"/>
          <w:tab w:val="left" w:pos="1181"/>
        </w:tabs>
        <w:ind w:firstLine="0"/>
        <w:rPr>
          <w:sz w:val="28"/>
        </w:rPr>
      </w:pPr>
      <w:r>
        <w:rPr>
          <w:sz w:val="28"/>
        </w:rPr>
        <w:t xml:space="preserve">Stream </w:t>
      </w:r>
      <w:r w:rsidR="00AB0419">
        <w:rPr>
          <w:sz w:val="28"/>
        </w:rPr>
        <w:t>in java by generally it is sequential</w:t>
      </w:r>
      <w:r w:rsidR="00BE22A5">
        <w:rPr>
          <w:sz w:val="28"/>
        </w:rPr>
        <w:t xml:space="preserve"> Stream ()</w:t>
      </w:r>
      <w:r w:rsidR="00E6056A">
        <w:rPr>
          <w:sz w:val="28"/>
        </w:rPr>
        <w:t xml:space="preserve">  it is synchronized</w:t>
      </w:r>
      <w:r w:rsidR="00BE22A5">
        <w:rPr>
          <w:sz w:val="28"/>
        </w:rPr>
        <w:t>.</w:t>
      </w:r>
      <w:r w:rsidR="00AB0419">
        <w:rPr>
          <w:sz w:val="28"/>
        </w:rPr>
        <w:t xml:space="preserve"> we can convert sequential to parallel by </w:t>
      </w:r>
      <w:r w:rsidR="00BE22A5">
        <w:rPr>
          <w:sz w:val="28"/>
        </w:rPr>
        <w:t>parallelStream ()</w:t>
      </w:r>
      <w:r w:rsidR="00E6056A">
        <w:rPr>
          <w:sz w:val="28"/>
        </w:rPr>
        <w:t xml:space="preserve"> it is not synchronized.</w:t>
      </w:r>
    </w:p>
    <w:p w14:paraId="1965CF26" w14:textId="18BE098E" w:rsidR="00E0576A" w:rsidRPr="00E0576A" w:rsidRDefault="00E0576A" w:rsidP="00E0576A">
      <w:pPr>
        <w:pStyle w:val="NormalWeb"/>
        <w:shd w:val="clear" w:color="auto" w:fill="FFFFFF"/>
        <w:spacing w:before="0" w:beforeAutospacing="0" w:after="150" w:afterAutospacing="0"/>
        <w:rPr>
          <w:rFonts w:ascii="Raleway" w:hAnsi="Raleway"/>
          <w:color w:val="000000"/>
          <w:sz w:val="27"/>
          <w:szCs w:val="27"/>
        </w:rPr>
      </w:pPr>
      <w:r>
        <w:rPr>
          <w:sz w:val="28"/>
        </w:rPr>
        <w:t>Ans:</w:t>
      </w:r>
      <w:r w:rsidRPr="00E0576A">
        <w:rPr>
          <w:rFonts w:ascii="Raleway" w:hAnsi="Raleway"/>
          <w:color w:val="000000"/>
          <w:sz w:val="27"/>
          <w:szCs w:val="27"/>
        </w:rPr>
        <w:t xml:space="preserve"> Any stream in Java can easily be transformed from sequential to parallel.</w:t>
      </w:r>
    </w:p>
    <w:p w14:paraId="71C89D26" w14:textId="77777777" w:rsidR="00E0576A" w:rsidRPr="00E0576A" w:rsidRDefault="00E0576A" w:rsidP="00E0576A">
      <w:pPr>
        <w:widowControl/>
        <w:shd w:val="clear" w:color="auto" w:fill="FFFFFF"/>
        <w:autoSpaceDE/>
        <w:autoSpaceDN/>
        <w:spacing w:after="150"/>
        <w:rPr>
          <w:rFonts w:ascii="Raleway" w:eastAsia="Times New Roman" w:hAnsi="Raleway" w:cs="Times New Roman"/>
          <w:color w:val="000000"/>
          <w:sz w:val="27"/>
          <w:szCs w:val="27"/>
          <w:lang w:val="en-IN" w:eastAsia="en-IN"/>
        </w:rPr>
      </w:pPr>
      <w:r w:rsidRPr="00E0576A">
        <w:rPr>
          <w:rFonts w:ascii="Raleway" w:eastAsia="Times New Roman" w:hAnsi="Raleway" w:cs="Times New Roman"/>
          <w:color w:val="000000"/>
          <w:sz w:val="27"/>
          <w:szCs w:val="27"/>
          <w:lang w:val="en-IN" w:eastAsia="en-IN"/>
        </w:rPr>
        <w:t>We can achieve this by </w:t>
      </w:r>
      <w:r w:rsidRPr="00E0576A">
        <w:rPr>
          <w:rFonts w:ascii="Raleway" w:eastAsia="Times New Roman" w:hAnsi="Raleway" w:cs="Times New Roman"/>
          <w:b/>
          <w:bCs/>
          <w:color w:val="000000"/>
          <w:sz w:val="27"/>
          <w:szCs w:val="27"/>
          <w:lang w:val="en-IN" w:eastAsia="en-IN"/>
        </w:rPr>
        <w:t>adding the </w:t>
      </w:r>
      <w:r w:rsidRPr="00E0576A">
        <w:rPr>
          <w:rFonts w:ascii="Raleway" w:eastAsia="Times New Roman" w:hAnsi="Raleway" w:cs="Times New Roman"/>
          <w:b/>
          <w:bCs/>
          <w:i/>
          <w:iCs/>
          <w:color w:val="000000"/>
          <w:sz w:val="27"/>
          <w:szCs w:val="27"/>
          <w:lang w:val="en-IN" w:eastAsia="en-IN"/>
        </w:rPr>
        <w:t>parallel</w:t>
      </w:r>
      <w:r w:rsidRPr="00E0576A">
        <w:rPr>
          <w:rFonts w:ascii="Raleway" w:eastAsia="Times New Roman" w:hAnsi="Raleway" w:cs="Times New Roman"/>
          <w:b/>
          <w:bCs/>
          <w:color w:val="000000"/>
          <w:sz w:val="27"/>
          <w:szCs w:val="27"/>
          <w:lang w:val="en-IN" w:eastAsia="en-IN"/>
        </w:rPr>
        <w:t> method to a sequential stream or by creating a stream using the </w:t>
      </w:r>
      <w:r w:rsidRPr="00E0576A">
        <w:rPr>
          <w:rFonts w:ascii="Raleway" w:eastAsia="Times New Roman" w:hAnsi="Raleway" w:cs="Times New Roman"/>
          <w:b/>
          <w:bCs/>
          <w:i/>
          <w:iCs/>
          <w:color w:val="000000"/>
          <w:sz w:val="27"/>
          <w:szCs w:val="27"/>
          <w:lang w:val="en-IN" w:eastAsia="en-IN"/>
        </w:rPr>
        <w:t>parallelStream </w:t>
      </w:r>
      <w:r w:rsidRPr="00E0576A">
        <w:rPr>
          <w:rFonts w:ascii="Raleway" w:eastAsia="Times New Roman" w:hAnsi="Raleway" w:cs="Times New Roman"/>
          <w:b/>
          <w:bCs/>
          <w:color w:val="000000"/>
          <w:sz w:val="27"/>
          <w:szCs w:val="27"/>
          <w:lang w:val="en-IN" w:eastAsia="en-IN"/>
        </w:rPr>
        <w:t>method of a collection</w:t>
      </w:r>
      <w:r w:rsidRPr="00E0576A">
        <w:rPr>
          <w:rFonts w:ascii="Raleway" w:eastAsia="Times New Roman" w:hAnsi="Raleway" w:cs="Times New Roman"/>
          <w:color w:val="000000"/>
          <w:sz w:val="27"/>
          <w:szCs w:val="27"/>
          <w:lang w:val="en-IN" w:eastAsia="en-IN"/>
        </w:rPr>
        <w:t>:</w:t>
      </w:r>
    </w:p>
    <w:p w14:paraId="3841B6ED" w14:textId="77777777" w:rsidR="00E0576A" w:rsidRPr="00E0576A" w:rsidRDefault="00E0576A" w:rsidP="00E057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Source Code Pro" w:eastAsia="Times New Roman" w:hAnsi="Source Code Pro" w:cs="Courier New"/>
          <w:color w:val="000000"/>
          <w:sz w:val="21"/>
          <w:szCs w:val="21"/>
          <w:shd w:val="clear" w:color="auto" w:fill="FAFAFA"/>
          <w:lang w:val="en-IN" w:eastAsia="en-IN"/>
        </w:rPr>
      </w:pPr>
      <w:r w:rsidRPr="00E0576A">
        <w:rPr>
          <w:rFonts w:ascii="Source Code Pro" w:eastAsia="Times New Roman" w:hAnsi="Source Code Pro" w:cs="Courier New"/>
          <w:color w:val="000000"/>
          <w:sz w:val="21"/>
          <w:szCs w:val="21"/>
          <w:shd w:val="clear" w:color="auto" w:fill="FAFAFA"/>
          <w:lang w:val="en-IN" w:eastAsia="en-IN"/>
        </w:rPr>
        <w:t>List&lt;Integer&gt; listOfNumbers = Arrays.asList(</w:t>
      </w:r>
      <w:r w:rsidRPr="00E0576A">
        <w:rPr>
          <w:rFonts w:ascii="Source Code Pro" w:eastAsia="Times New Roman" w:hAnsi="Source Code Pro" w:cs="Courier New"/>
          <w:color w:val="4E9359"/>
          <w:sz w:val="21"/>
          <w:szCs w:val="21"/>
          <w:shd w:val="clear" w:color="auto" w:fill="FAFAFA"/>
          <w:lang w:val="en-IN" w:eastAsia="en-IN"/>
        </w:rPr>
        <w:t>1</w:t>
      </w:r>
      <w:r w:rsidRPr="00E0576A">
        <w:rPr>
          <w:rFonts w:ascii="Source Code Pro" w:eastAsia="Times New Roman" w:hAnsi="Source Code Pro" w:cs="Courier New"/>
          <w:color w:val="000000"/>
          <w:sz w:val="21"/>
          <w:szCs w:val="21"/>
          <w:shd w:val="clear" w:color="auto" w:fill="FAFAFA"/>
          <w:lang w:val="en-IN" w:eastAsia="en-IN"/>
        </w:rPr>
        <w:t xml:space="preserve">, </w:t>
      </w:r>
      <w:r w:rsidRPr="00E0576A">
        <w:rPr>
          <w:rFonts w:ascii="Source Code Pro" w:eastAsia="Times New Roman" w:hAnsi="Source Code Pro" w:cs="Courier New"/>
          <w:color w:val="4E9359"/>
          <w:sz w:val="21"/>
          <w:szCs w:val="21"/>
          <w:shd w:val="clear" w:color="auto" w:fill="FAFAFA"/>
          <w:lang w:val="en-IN" w:eastAsia="en-IN"/>
        </w:rPr>
        <w:t>2</w:t>
      </w:r>
      <w:r w:rsidRPr="00E0576A">
        <w:rPr>
          <w:rFonts w:ascii="Source Code Pro" w:eastAsia="Times New Roman" w:hAnsi="Source Code Pro" w:cs="Courier New"/>
          <w:color w:val="000000"/>
          <w:sz w:val="21"/>
          <w:szCs w:val="21"/>
          <w:shd w:val="clear" w:color="auto" w:fill="FAFAFA"/>
          <w:lang w:val="en-IN" w:eastAsia="en-IN"/>
        </w:rPr>
        <w:t xml:space="preserve">, </w:t>
      </w:r>
      <w:r w:rsidRPr="00E0576A">
        <w:rPr>
          <w:rFonts w:ascii="Source Code Pro" w:eastAsia="Times New Roman" w:hAnsi="Source Code Pro" w:cs="Courier New"/>
          <w:color w:val="4E9359"/>
          <w:sz w:val="21"/>
          <w:szCs w:val="21"/>
          <w:shd w:val="clear" w:color="auto" w:fill="FAFAFA"/>
          <w:lang w:val="en-IN" w:eastAsia="en-IN"/>
        </w:rPr>
        <w:t>3</w:t>
      </w:r>
      <w:r w:rsidRPr="00E0576A">
        <w:rPr>
          <w:rFonts w:ascii="Source Code Pro" w:eastAsia="Times New Roman" w:hAnsi="Source Code Pro" w:cs="Courier New"/>
          <w:color w:val="000000"/>
          <w:sz w:val="21"/>
          <w:szCs w:val="21"/>
          <w:shd w:val="clear" w:color="auto" w:fill="FAFAFA"/>
          <w:lang w:val="en-IN" w:eastAsia="en-IN"/>
        </w:rPr>
        <w:t xml:space="preserve">, </w:t>
      </w:r>
      <w:r w:rsidRPr="00E0576A">
        <w:rPr>
          <w:rFonts w:ascii="Source Code Pro" w:eastAsia="Times New Roman" w:hAnsi="Source Code Pro" w:cs="Courier New"/>
          <w:color w:val="4E9359"/>
          <w:sz w:val="21"/>
          <w:szCs w:val="21"/>
          <w:shd w:val="clear" w:color="auto" w:fill="FAFAFA"/>
          <w:lang w:val="en-IN" w:eastAsia="en-IN"/>
        </w:rPr>
        <w:t>4</w:t>
      </w:r>
      <w:r w:rsidRPr="00E0576A">
        <w:rPr>
          <w:rFonts w:ascii="Source Code Pro" w:eastAsia="Times New Roman" w:hAnsi="Source Code Pro" w:cs="Courier New"/>
          <w:color w:val="000000"/>
          <w:sz w:val="21"/>
          <w:szCs w:val="21"/>
          <w:shd w:val="clear" w:color="auto" w:fill="FAFAFA"/>
          <w:lang w:val="en-IN" w:eastAsia="en-IN"/>
        </w:rPr>
        <w:t>);</w:t>
      </w:r>
    </w:p>
    <w:p w14:paraId="4C13648F" w14:textId="77777777" w:rsidR="00E0576A" w:rsidRPr="00E0576A" w:rsidRDefault="00E0576A" w:rsidP="00E057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Source Code Pro" w:eastAsia="Times New Roman" w:hAnsi="Source Code Pro" w:cs="Courier New"/>
          <w:color w:val="000000"/>
          <w:sz w:val="21"/>
          <w:szCs w:val="21"/>
          <w:shd w:val="clear" w:color="auto" w:fill="FAFAFA"/>
          <w:lang w:val="en-IN" w:eastAsia="en-IN"/>
        </w:rPr>
      </w:pPr>
      <w:r w:rsidRPr="00E0576A">
        <w:rPr>
          <w:rFonts w:ascii="Source Code Pro" w:eastAsia="Times New Roman" w:hAnsi="Source Code Pro" w:cs="Courier New"/>
          <w:color w:val="000000"/>
          <w:sz w:val="21"/>
          <w:szCs w:val="21"/>
          <w:shd w:val="clear" w:color="auto" w:fill="FAFAFA"/>
          <w:lang w:val="en-IN" w:eastAsia="en-IN"/>
        </w:rPr>
        <w:t>listOfNumbers.parallelStream().forEach(number -&gt;</w:t>
      </w:r>
    </w:p>
    <w:p w14:paraId="1F05A036" w14:textId="77777777" w:rsidR="00E0576A" w:rsidRPr="00E0576A" w:rsidRDefault="00E0576A" w:rsidP="00E057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Source Code Pro" w:eastAsia="Times New Roman" w:hAnsi="Source Code Pro" w:cs="Courier New"/>
          <w:color w:val="000000"/>
          <w:sz w:val="21"/>
          <w:szCs w:val="21"/>
          <w:shd w:val="clear" w:color="auto" w:fill="FAFAFA"/>
          <w:lang w:val="en-IN" w:eastAsia="en-IN"/>
        </w:rPr>
      </w:pPr>
      <w:r w:rsidRPr="00E0576A">
        <w:rPr>
          <w:rFonts w:ascii="Source Code Pro" w:eastAsia="Times New Roman" w:hAnsi="Source Code Pro" w:cs="Courier New"/>
          <w:color w:val="000000"/>
          <w:sz w:val="21"/>
          <w:szCs w:val="21"/>
          <w:shd w:val="clear" w:color="auto" w:fill="FAFAFA"/>
          <w:lang w:val="en-IN" w:eastAsia="en-IN"/>
        </w:rPr>
        <w:t xml:space="preserve">    System.out.println(number + </w:t>
      </w:r>
      <w:r w:rsidRPr="00E0576A">
        <w:rPr>
          <w:rFonts w:ascii="Source Code Pro" w:eastAsia="Times New Roman" w:hAnsi="Source Code Pro" w:cs="Courier New"/>
          <w:color w:val="4E9359"/>
          <w:sz w:val="21"/>
          <w:szCs w:val="21"/>
          <w:shd w:val="clear" w:color="auto" w:fill="FAFAFA"/>
          <w:lang w:val="en-IN" w:eastAsia="en-IN"/>
        </w:rPr>
        <w:t>" "</w:t>
      </w:r>
      <w:r w:rsidRPr="00E0576A">
        <w:rPr>
          <w:rFonts w:ascii="Source Code Pro" w:eastAsia="Times New Roman" w:hAnsi="Source Code Pro" w:cs="Courier New"/>
          <w:color w:val="000000"/>
          <w:sz w:val="21"/>
          <w:szCs w:val="21"/>
          <w:shd w:val="clear" w:color="auto" w:fill="FAFAFA"/>
          <w:lang w:val="en-IN" w:eastAsia="en-IN"/>
        </w:rPr>
        <w:t xml:space="preserve"> + Thread.currentThread().getName())</w:t>
      </w:r>
    </w:p>
    <w:p w14:paraId="35DFFE6D" w14:textId="77777777" w:rsidR="00E0576A" w:rsidRPr="00E0576A" w:rsidRDefault="00E0576A" w:rsidP="00E057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7"/>
          <w:szCs w:val="27"/>
          <w:lang w:val="en-IN" w:eastAsia="en-IN"/>
        </w:rPr>
      </w:pPr>
      <w:r w:rsidRPr="00E0576A">
        <w:rPr>
          <w:rFonts w:ascii="Source Code Pro" w:eastAsia="Times New Roman" w:hAnsi="Source Code Pro" w:cs="Courier New"/>
          <w:color w:val="000000"/>
          <w:sz w:val="21"/>
          <w:szCs w:val="21"/>
          <w:shd w:val="clear" w:color="auto" w:fill="FAFAFA"/>
          <w:lang w:val="en-IN" w:eastAsia="en-IN"/>
        </w:rPr>
        <w:t>);</w:t>
      </w:r>
    </w:p>
    <w:p w14:paraId="71374015" w14:textId="6D306806" w:rsidR="00E0576A" w:rsidRDefault="00E0576A" w:rsidP="00E0576A">
      <w:pPr>
        <w:pStyle w:val="ListParagraph"/>
        <w:tabs>
          <w:tab w:val="left" w:pos="1180"/>
          <w:tab w:val="left" w:pos="1181"/>
        </w:tabs>
        <w:ind w:firstLine="0"/>
        <w:rPr>
          <w:sz w:val="28"/>
        </w:rPr>
      </w:pPr>
    </w:p>
    <w:p w14:paraId="79FC65DF" w14:textId="77777777" w:rsidR="00594048" w:rsidRDefault="00CF0667" w:rsidP="00467FB4">
      <w:pPr>
        <w:pStyle w:val="ListParagraph"/>
        <w:numPr>
          <w:ilvl w:val="0"/>
          <w:numId w:val="21"/>
        </w:numPr>
        <w:tabs>
          <w:tab w:val="left" w:pos="1180"/>
          <w:tab w:val="left" w:pos="1181"/>
        </w:tabs>
        <w:spacing w:before="27"/>
        <w:ind w:left="1180" w:hanging="1081"/>
        <w:rPr>
          <w:sz w:val="28"/>
        </w:rPr>
      </w:pPr>
      <w:r>
        <w:rPr>
          <w:sz w:val="28"/>
        </w:rPr>
        <w:t>Types</w:t>
      </w:r>
      <w:r>
        <w:rPr>
          <w:spacing w:val="-2"/>
          <w:sz w:val="28"/>
        </w:rPr>
        <w:t xml:space="preserve"> </w:t>
      </w:r>
      <w:r>
        <w:rPr>
          <w:sz w:val="28"/>
        </w:rPr>
        <w:t>of design</w:t>
      </w:r>
      <w:r>
        <w:rPr>
          <w:spacing w:val="-3"/>
          <w:sz w:val="28"/>
        </w:rPr>
        <w:t xml:space="preserve"> </w:t>
      </w:r>
      <w:r>
        <w:rPr>
          <w:sz w:val="28"/>
        </w:rPr>
        <w:t>pattern ?</w:t>
      </w:r>
    </w:p>
    <w:p w14:paraId="62048FCF" w14:textId="728BDC45" w:rsidR="004445C9" w:rsidRDefault="004445C9" w:rsidP="004445C9">
      <w:pPr>
        <w:pStyle w:val="ListParagraph"/>
        <w:tabs>
          <w:tab w:val="left" w:pos="1180"/>
          <w:tab w:val="left" w:pos="1181"/>
        </w:tabs>
        <w:spacing w:before="27"/>
        <w:ind w:firstLine="0"/>
        <w:rPr>
          <w:rFonts w:ascii="Roboto" w:hAnsi="Roboto"/>
          <w:color w:val="1D1F20"/>
          <w:sz w:val="27"/>
          <w:szCs w:val="27"/>
          <w:shd w:val="clear" w:color="auto" w:fill="FFFFFF"/>
        </w:rPr>
      </w:pPr>
      <w:r>
        <w:rPr>
          <w:sz w:val="28"/>
        </w:rPr>
        <w:t xml:space="preserve">Ans: </w:t>
      </w:r>
      <w:r w:rsidR="004B1A0D">
        <w:rPr>
          <w:rStyle w:val="Strong"/>
          <w:rFonts w:ascii="Roboto" w:hAnsi="Roboto"/>
          <w:color w:val="1D1F20"/>
          <w:sz w:val="27"/>
          <w:szCs w:val="27"/>
          <w:shd w:val="clear" w:color="auto" w:fill="FFFFFF"/>
        </w:rPr>
        <w:t>Design Patterns</w:t>
      </w:r>
      <w:r w:rsidR="004B1A0D">
        <w:rPr>
          <w:rFonts w:ascii="Roboto" w:hAnsi="Roboto"/>
          <w:color w:val="1D1F20"/>
          <w:sz w:val="27"/>
          <w:szCs w:val="27"/>
          <w:shd w:val="clear" w:color="auto" w:fill="FFFFFF"/>
        </w:rPr>
        <w:t> are very popular among software developers. A design pattern is a well-described solution to a common software problem</w:t>
      </w:r>
    </w:p>
    <w:p w14:paraId="2DFD5C63" w14:textId="61177E4E" w:rsidR="00A30C8A" w:rsidRDefault="00A30C8A" w:rsidP="004445C9">
      <w:pPr>
        <w:pStyle w:val="ListParagraph"/>
        <w:tabs>
          <w:tab w:val="left" w:pos="1180"/>
          <w:tab w:val="left" w:pos="1181"/>
        </w:tabs>
        <w:spacing w:before="27"/>
        <w:ind w:firstLine="0"/>
        <w:rPr>
          <w:sz w:val="28"/>
        </w:rPr>
      </w:pPr>
      <w:r>
        <w:rPr>
          <w:rStyle w:val="Strong"/>
          <w:rFonts w:ascii="Roboto" w:hAnsi="Roboto"/>
          <w:color w:val="1D1F20"/>
          <w:sz w:val="27"/>
          <w:szCs w:val="27"/>
          <w:shd w:val="clear" w:color="auto" w:fill="FFFFFF"/>
        </w:rPr>
        <w:t>Java Design Patterns</w:t>
      </w:r>
      <w:r>
        <w:rPr>
          <w:rFonts w:ascii="Roboto" w:hAnsi="Roboto"/>
          <w:color w:val="1D1F20"/>
          <w:sz w:val="27"/>
          <w:szCs w:val="27"/>
          <w:shd w:val="clear" w:color="auto" w:fill="FFFFFF"/>
        </w:rPr>
        <w:t> are divided into three categories – </w:t>
      </w:r>
      <w:r>
        <w:rPr>
          <w:rStyle w:val="Strong"/>
          <w:rFonts w:ascii="Roboto" w:hAnsi="Roboto"/>
          <w:color w:val="1D1F20"/>
          <w:sz w:val="27"/>
          <w:szCs w:val="27"/>
          <w:shd w:val="clear" w:color="auto" w:fill="FFFFFF"/>
        </w:rPr>
        <w:t>creational</w:t>
      </w:r>
      <w:r>
        <w:rPr>
          <w:rFonts w:ascii="Roboto" w:hAnsi="Roboto"/>
          <w:color w:val="1D1F20"/>
          <w:sz w:val="27"/>
          <w:szCs w:val="27"/>
          <w:shd w:val="clear" w:color="auto" w:fill="FFFFFF"/>
        </w:rPr>
        <w:t>, </w:t>
      </w:r>
      <w:r>
        <w:rPr>
          <w:rStyle w:val="Strong"/>
          <w:rFonts w:ascii="Roboto" w:hAnsi="Roboto"/>
          <w:color w:val="1D1F20"/>
          <w:sz w:val="27"/>
          <w:szCs w:val="27"/>
          <w:shd w:val="clear" w:color="auto" w:fill="FFFFFF"/>
        </w:rPr>
        <w:t>structural</w:t>
      </w:r>
      <w:r>
        <w:rPr>
          <w:rFonts w:ascii="Roboto" w:hAnsi="Roboto"/>
          <w:color w:val="1D1F20"/>
          <w:sz w:val="27"/>
          <w:szCs w:val="27"/>
          <w:shd w:val="clear" w:color="auto" w:fill="FFFFFF"/>
        </w:rPr>
        <w:t>, and </w:t>
      </w:r>
      <w:r>
        <w:rPr>
          <w:rStyle w:val="Strong"/>
          <w:rFonts w:ascii="Roboto" w:hAnsi="Roboto"/>
          <w:color w:val="1D1F20"/>
          <w:sz w:val="27"/>
          <w:szCs w:val="27"/>
          <w:shd w:val="clear" w:color="auto" w:fill="FFFFFF"/>
        </w:rPr>
        <w:t>behavioral</w:t>
      </w:r>
      <w:r>
        <w:rPr>
          <w:rFonts w:ascii="Roboto" w:hAnsi="Roboto"/>
          <w:color w:val="1D1F20"/>
          <w:sz w:val="27"/>
          <w:szCs w:val="27"/>
          <w:shd w:val="clear" w:color="auto" w:fill="FFFFFF"/>
        </w:rPr>
        <w:t> design patterns</w:t>
      </w:r>
    </w:p>
    <w:p w14:paraId="62DD27FA" w14:textId="77777777" w:rsidR="00594048" w:rsidRDefault="00CF0667" w:rsidP="00467FB4">
      <w:pPr>
        <w:pStyle w:val="ListParagraph"/>
        <w:numPr>
          <w:ilvl w:val="0"/>
          <w:numId w:val="21"/>
        </w:numPr>
        <w:tabs>
          <w:tab w:val="left" w:pos="1180"/>
          <w:tab w:val="left" w:pos="1181"/>
        </w:tabs>
        <w:spacing w:before="26"/>
        <w:ind w:left="1180" w:hanging="1081"/>
        <w:rPr>
          <w:sz w:val="28"/>
        </w:rPr>
      </w:pPr>
      <w:r>
        <w:rPr>
          <w:sz w:val="28"/>
        </w:rPr>
        <w:t>How</w:t>
      </w:r>
      <w:r>
        <w:rPr>
          <w:spacing w:val="-1"/>
          <w:sz w:val="28"/>
        </w:rPr>
        <w:t xml:space="preserve"> </w:t>
      </w:r>
      <w:r>
        <w:rPr>
          <w:sz w:val="28"/>
        </w:rPr>
        <w:t>to</w:t>
      </w:r>
      <w:r>
        <w:rPr>
          <w:spacing w:val="-2"/>
          <w:sz w:val="28"/>
        </w:rPr>
        <w:t xml:space="preserve"> </w:t>
      </w:r>
      <w:r>
        <w:rPr>
          <w:sz w:val="28"/>
        </w:rPr>
        <w:t>optimize</w:t>
      </w:r>
      <w:r>
        <w:rPr>
          <w:spacing w:val="-3"/>
          <w:sz w:val="28"/>
        </w:rPr>
        <w:t xml:space="preserve"> </w:t>
      </w:r>
      <w:r>
        <w:rPr>
          <w:sz w:val="28"/>
        </w:rPr>
        <w:t>code</w:t>
      </w:r>
      <w:r>
        <w:rPr>
          <w:spacing w:val="-2"/>
          <w:sz w:val="28"/>
        </w:rPr>
        <w:t xml:space="preserve"> </w:t>
      </w:r>
      <w:r>
        <w:rPr>
          <w:sz w:val="28"/>
        </w:rPr>
        <w:t>?</w:t>
      </w:r>
    </w:p>
    <w:p w14:paraId="1B424742" w14:textId="639B4056" w:rsidR="00525DCE" w:rsidRDefault="00525DCE" w:rsidP="00525DCE">
      <w:pPr>
        <w:pStyle w:val="ListParagraph"/>
        <w:tabs>
          <w:tab w:val="left" w:pos="1180"/>
          <w:tab w:val="left" w:pos="1181"/>
        </w:tabs>
        <w:spacing w:before="26"/>
        <w:ind w:firstLine="0"/>
        <w:rPr>
          <w:rFonts w:ascii="Arial" w:hAnsi="Arial" w:cs="Arial"/>
          <w:color w:val="273239"/>
          <w:spacing w:val="2"/>
          <w:sz w:val="26"/>
          <w:szCs w:val="26"/>
          <w:shd w:val="clear" w:color="auto" w:fill="FFFFFF"/>
        </w:rPr>
      </w:pPr>
      <w:r>
        <w:rPr>
          <w:sz w:val="28"/>
        </w:rPr>
        <w:t xml:space="preserve">Ans: </w:t>
      </w:r>
      <w:r>
        <w:rPr>
          <w:rFonts w:ascii="Arial" w:hAnsi="Arial" w:cs="Arial"/>
          <w:color w:val="273239"/>
          <w:spacing w:val="2"/>
          <w:sz w:val="26"/>
          <w:szCs w:val="26"/>
          <w:shd w:val="clear" w:color="auto" w:fill="FFFFFF"/>
        </w:rPr>
        <w:t>It is necessary that the code which we are writing is not only clean, without defects but also optimized i.e. the time taken by the code to execute should be within intended limits. In order to achieve this, we need to refer to the Java coding standards and review our code to make sure if it is as per the standards.</w:t>
      </w:r>
    </w:p>
    <w:p w14:paraId="67E664EA" w14:textId="77777777" w:rsidR="00743A36" w:rsidRPr="00743A36" w:rsidRDefault="00743A36" w:rsidP="00743A36">
      <w:pPr>
        <w:pStyle w:val="ListParagraph"/>
        <w:tabs>
          <w:tab w:val="left" w:pos="1180"/>
          <w:tab w:val="left" w:pos="1181"/>
        </w:tabs>
        <w:spacing w:before="26"/>
        <w:rPr>
          <w:b/>
          <w:bCs/>
          <w:sz w:val="28"/>
          <w:lang w:val="en-IN"/>
        </w:rPr>
      </w:pPr>
      <w:r w:rsidRPr="00743A36">
        <w:rPr>
          <w:b/>
          <w:bCs/>
          <w:sz w:val="28"/>
          <w:lang w:val="en-IN"/>
        </w:rPr>
        <w:t>1. Avoid Writing Long Methods</w:t>
      </w:r>
    </w:p>
    <w:p w14:paraId="77F84623" w14:textId="77777777" w:rsidR="00BB1AE9" w:rsidRPr="00BB1AE9" w:rsidRDefault="00BB1AE9" w:rsidP="00BB1AE9">
      <w:pPr>
        <w:pStyle w:val="ListParagraph"/>
        <w:tabs>
          <w:tab w:val="left" w:pos="1180"/>
          <w:tab w:val="left" w:pos="1181"/>
        </w:tabs>
        <w:spacing w:before="26"/>
        <w:rPr>
          <w:b/>
          <w:bCs/>
          <w:sz w:val="28"/>
          <w:lang w:val="en-IN"/>
        </w:rPr>
      </w:pPr>
      <w:r w:rsidRPr="00BB1AE9">
        <w:rPr>
          <w:b/>
          <w:bCs/>
          <w:sz w:val="28"/>
          <w:lang w:val="en-IN"/>
        </w:rPr>
        <w:t>2. Avoid Multiple If-else Statements</w:t>
      </w:r>
    </w:p>
    <w:p w14:paraId="6CC39C9F" w14:textId="77777777" w:rsidR="00BB1AE9" w:rsidRPr="00BB1AE9" w:rsidRDefault="00BB1AE9" w:rsidP="00BB1AE9">
      <w:pPr>
        <w:pStyle w:val="ListParagraph"/>
        <w:tabs>
          <w:tab w:val="left" w:pos="1180"/>
          <w:tab w:val="left" w:pos="1181"/>
        </w:tabs>
        <w:spacing w:before="26"/>
        <w:rPr>
          <w:b/>
          <w:bCs/>
          <w:sz w:val="28"/>
          <w:lang w:val="en-IN"/>
        </w:rPr>
      </w:pPr>
      <w:r w:rsidRPr="00BB1AE9">
        <w:rPr>
          <w:b/>
          <w:bCs/>
          <w:sz w:val="28"/>
          <w:lang w:val="en-IN"/>
        </w:rPr>
        <w:t>3. Avoid Getting the Size of the Collection in the Loop</w:t>
      </w:r>
    </w:p>
    <w:p w14:paraId="1F686177" w14:textId="77777777" w:rsidR="00460ADB" w:rsidRPr="00460ADB" w:rsidRDefault="00460ADB" w:rsidP="00460ADB">
      <w:pPr>
        <w:pStyle w:val="ListParagraph"/>
        <w:tabs>
          <w:tab w:val="left" w:pos="1180"/>
          <w:tab w:val="left" w:pos="1181"/>
        </w:tabs>
        <w:spacing w:before="26"/>
        <w:rPr>
          <w:b/>
          <w:bCs/>
          <w:sz w:val="28"/>
          <w:lang w:val="en-IN"/>
        </w:rPr>
      </w:pPr>
      <w:r w:rsidRPr="00460ADB">
        <w:rPr>
          <w:b/>
          <w:bCs/>
          <w:sz w:val="28"/>
          <w:lang w:val="en-IN"/>
        </w:rPr>
        <w:t>4. Avoid Using String Objects For Concatenation</w:t>
      </w:r>
    </w:p>
    <w:p w14:paraId="4CB7F835" w14:textId="77777777" w:rsidR="00E76B97" w:rsidRPr="00E76B97" w:rsidRDefault="00E76B97" w:rsidP="00E76B97">
      <w:pPr>
        <w:pStyle w:val="ListParagraph"/>
        <w:tabs>
          <w:tab w:val="left" w:pos="1180"/>
          <w:tab w:val="left" w:pos="1181"/>
        </w:tabs>
        <w:spacing w:before="26"/>
        <w:rPr>
          <w:b/>
          <w:bCs/>
          <w:sz w:val="28"/>
          <w:lang w:val="en-IN"/>
        </w:rPr>
      </w:pPr>
      <w:r w:rsidRPr="00E76B97">
        <w:rPr>
          <w:b/>
          <w:bCs/>
          <w:sz w:val="28"/>
          <w:lang w:val="en-IN"/>
        </w:rPr>
        <w:t>5. Use Primitive Types Wherever Possible</w:t>
      </w:r>
    </w:p>
    <w:p w14:paraId="4E26CF32" w14:textId="799EA895" w:rsidR="00A94815" w:rsidRDefault="00A94815" w:rsidP="00A94815">
      <w:pPr>
        <w:pStyle w:val="ListParagraph"/>
        <w:tabs>
          <w:tab w:val="left" w:pos="1180"/>
          <w:tab w:val="left" w:pos="1181"/>
        </w:tabs>
        <w:spacing w:before="26"/>
        <w:rPr>
          <w:b/>
          <w:bCs/>
          <w:sz w:val="28"/>
          <w:lang w:val="en-IN"/>
        </w:rPr>
      </w:pPr>
      <w:r>
        <w:rPr>
          <w:b/>
          <w:bCs/>
          <w:sz w:val="28"/>
          <w:lang w:val="en-IN"/>
        </w:rPr>
        <w:t>6</w:t>
      </w:r>
      <w:r w:rsidRPr="00A94815">
        <w:rPr>
          <w:b/>
          <w:bCs/>
          <w:sz w:val="28"/>
          <w:lang w:val="en-IN"/>
        </w:rPr>
        <w:t>. Using</w:t>
      </w:r>
      <w:hyperlink r:id="rId37" w:history="1">
        <w:r w:rsidRPr="00A94815">
          <w:rPr>
            <w:rStyle w:val="Hyperlink"/>
            <w:sz w:val="28"/>
            <w:lang w:val="en-IN"/>
          </w:rPr>
          <w:t> PreparedStatement</w:t>
        </w:r>
      </w:hyperlink>
      <w:r w:rsidRPr="00A94815">
        <w:rPr>
          <w:b/>
          <w:bCs/>
          <w:sz w:val="28"/>
          <w:lang w:val="en-IN"/>
        </w:rPr>
        <w:t> instead of Statement</w:t>
      </w:r>
    </w:p>
    <w:p w14:paraId="04986E9A" w14:textId="7E92D53C" w:rsidR="00634764" w:rsidRPr="00634764" w:rsidRDefault="00634764" w:rsidP="00634764">
      <w:pPr>
        <w:pStyle w:val="ListParagraph"/>
        <w:tabs>
          <w:tab w:val="left" w:pos="1180"/>
          <w:tab w:val="left" w:pos="1181"/>
        </w:tabs>
        <w:spacing w:before="26"/>
        <w:rPr>
          <w:b/>
          <w:bCs/>
          <w:sz w:val="28"/>
          <w:lang w:val="en-IN"/>
        </w:rPr>
      </w:pPr>
      <w:r>
        <w:rPr>
          <w:b/>
          <w:bCs/>
          <w:sz w:val="28"/>
          <w:lang w:val="en-IN"/>
        </w:rPr>
        <w:t>7</w:t>
      </w:r>
      <w:r w:rsidRPr="00634764">
        <w:rPr>
          <w:b/>
          <w:bCs/>
          <w:sz w:val="28"/>
          <w:lang w:val="en-IN"/>
        </w:rPr>
        <w:t>. Select Required Columns in a Query</w:t>
      </w:r>
    </w:p>
    <w:p w14:paraId="539DB2E6" w14:textId="251A1F9D" w:rsidR="00A94815" w:rsidRPr="00A94815" w:rsidRDefault="00634764" w:rsidP="00A94815">
      <w:pPr>
        <w:pStyle w:val="ListParagraph"/>
        <w:tabs>
          <w:tab w:val="left" w:pos="1180"/>
          <w:tab w:val="left" w:pos="1181"/>
        </w:tabs>
        <w:spacing w:before="26"/>
        <w:rPr>
          <w:b/>
          <w:bCs/>
          <w:sz w:val="28"/>
          <w:lang w:val="en-IN"/>
        </w:rPr>
      </w:pPr>
      <w:r>
        <w:rPr>
          <w:b/>
          <w:bCs/>
          <w:sz w:val="28"/>
          <w:lang w:val="en-IN"/>
        </w:rPr>
        <w:t>8</w:t>
      </w:r>
      <w:r w:rsidR="00A94815" w:rsidRPr="00A94815">
        <w:rPr>
          <w:b/>
          <w:bCs/>
          <w:sz w:val="28"/>
          <w:lang w:val="en-IN"/>
        </w:rPr>
        <w:t>. Fetch the Data Using Joins</w:t>
      </w:r>
    </w:p>
    <w:p w14:paraId="25B4019B" w14:textId="77777777" w:rsidR="00743A36" w:rsidRDefault="00743A36" w:rsidP="00525DCE">
      <w:pPr>
        <w:pStyle w:val="ListParagraph"/>
        <w:tabs>
          <w:tab w:val="left" w:pos="1180"/>
          <w:tab w:val="left" w:pos="1181"/>
        </w:tabs>
        <w:spacing w:before="26"/>
        <w:ind w:firstLine="0"/>
        <w:rPr>
          <w:sz w:val="28"/>
        </w:rPr>
      </w:pPr>
    </w:p>
    <w:p w14:paraId="747C3FE3" w14:textId="77777777" w:rsidR="00594048" w:rsidRDefault="00CF0667" w:rsidP="00467FB4">
      <w:pPr>
        <w:pStyle w:val="ListParagraph"/>
        <w:numPr>
          <w:ilvl w:val="0"/>
          <w:numId w:val="21"/>
        </w:numPr>
        <w:tabs>
          <w:tab w:val="left" w:pos="1180"/>
          <w:tab w:val="left" w:pos="1181"/>
        </w:tabs>
        <w:spacing w:before="27"/>
        <w:ind w:left="1180" w:hanging="1081"/>
        <w:rPr>
          <w:sz w:val="28"/>
        </w:rPr>
      </w:pPr>
      <w:r>
        <w:rPr>
          <w:sz w:val="28"/>
        </w:rPr>
        <w:t>Bean</w:t>
      </w:r>
      <w:r>
        <w:rPr>
          <w:spacing w:val="-2"/>
          <w:sz w:val="28"/>
        </w:rPr>
        <w:t xml:space="preserve"> </w:t>
      </w:r>
      <w:r>
        <w:rPr>
          <w:sz w:val="28"/>
        </w:rPr>
        <w:t>factory</w:t>
      </w:r>
      <w:r>
        <w:rPr>
          <w:spacing w:val="-1"/>
          <w:sz w:val="28"/>
        </w:rPr>
        <w:t xml:space="preserve"> </w:t>
      </w:r>
      <w:r>
        <w:rPr>
          <w:sz w:val="28"/>
        </w:rPr>
        <w:t>and</w:t>
      </w:r>
      <w:r>
        <w:rPr>
          <w:spacing w:val="-1"/>
          <w:sz w:val="28"/>
        </w:rPr>
        <w:t xml:space="preserve"> </w:t>
      </w:r>
      <w:r>
        <w:rPr>
          <w:sz w:val="28"/>
        </w:rPr>
        <w:t>application</w:t>
      </w:r>
      <w:r>
        <w:rPr>
          <w:spacing w:val="-2"/>
          <w:sz w:val="28"/>
        </w:rPr>
        <w:t xml:space="preserve"> </w:t>
      </w:r>
      <w:r>
        <w:rPr>
          <w:sz w:val="28"/>
        </w:rPr>
        <w:t>context</w:t>
      </w:r>
      <w:r>
        <w:rPr>
          <w:spacing w:val="-1"/>
          <w:sz w:val="28"/>
        </w:rPr>
        <w:t xml:space="preserve"> </w:t>
      </w:r>
      <w:r>
        <w:rPr>
          <w:sz w:val="28"/>
        </w:rPr>
        <w:t>?</w:t>
      </w:r>
    </w:p>
    <w:p w14:paraId="5DABF082" w14:textId="77777777" w:rsidR="00594048" w:rsidRDefault="00CF0667" w:rsidP="00467FB4">
      <w:pPr>
        <w:pStyle w:val="ListParagraph"/>
        <w:numPr>
          <w:ilvl w:val="0"/>
          <w:numId w:val="21"/>
        </w:numPr>
        <w:tabs>
          <w:tab w:val="left" w:pos="1180"/>
          <w:tab w:val="left" w:pos="1181"/>
        </w:tabs>
        <w:spacing w:before="26"/>
        <w:ind w:left="1180" w:hanging="1081"/>
        <w:rPr>
          <w:sz w:val="28"/>
        </w:rPr>
      </w:pPr>
      <w:r>
        <w:rPr>
          <w:sz w:val="28"/>
        </w:rPr>
        <w:lastRenderedPageBreak/>
        <w:t>How</w:t>
      </w:r>
      <w:r>
        <w:rPr>
          <w:spacing w:val="-1"/>
          <w:sz w:val="28"/>
        </w:rPr>
        <w:t xml:space="preserve"> </w:t>
      </w:r>
      <w:r>
        <w:rPr>
          <w:sz w:val="28"/>
        </w:rPr>
        <w:t>to</w:t>
      </w:r>
      <w:r>
        <w:rPr>
          <w:spacing w:val="-2"/>
          <w:sz w:val="28"/>
        </w:rPr>
        <w:t xml:space="preserve"> </w:t>
      </w:r>
      <w:r>
        <w:rPr>
          <w:sz w:val="28"/>
        </w:rPr>
        <w:t>exclude</w:t>
      </w:r>
      <w:r>
        <w:rPr>
          <w:spacing w:val="-2"/>
          <w:sz w:val="28"/>
        </w:rPr>
        <w:t xml:space="preserve"> </w:t>
      </w:r>
      <w:r>
        <w:rPr>
          <w:sz w:val="28"/>
        </w:rPr>
        <w:t>in</w:t>
      </w:r>
      <w:r>
        <w:rPr>
          <w:spacing w:val="-1"/>
          <w:sz w:val="28"/>
        </w:rPr>
        <w:t xml:space="preserve"> </w:t>
      </w:r>
      <w:r>
        <w:rPr>
          <w:sz w:val="28"/>
        </w:rPr>
        <w:t>spring</w:t>
      </w:r>
      <w:r>
        <w:rPr>
          <w:spacing w:val="-4"/>
          <w:sz w:val="28"/>
        </w:rPr>
        <w:t xml:space="preserve"> </w:t>
      </w:r>
      <w:r>
        <w:rPr>
          <w:sz w:val="28"/>
        </w:rPr>
        <w:t>boot</w:t>
      </w:r>
      <w:r>
        <w:rPr>
          <w:spacing w:val="-2"/>
          <w:sz w:val="28"/>
        </w:rPr>
        <w:t xml:space="preserve"> </w:t>
      </w:r>
      <w:r>
        <w:rPr>
          <w:sz w:val="28"/>
        </w:rPr>
        <w:t>?</w:t>
      </w:r>
    </w:p>
    <w:p w14:paraId="28368D9C" w14:textId="77777777" w:rsidR="00594048" w:rsidRDefault="00594048">
      <w:pPr>
        <w:rPr>
          <w:sz w:val="28"/>
        </w:rPr>
        <w:sectPr w:rsidR="00594048">
          <w:pgSz w:w="12240" w:h="15840"/>
          <w:pgMar w:top="1420" w:right="1360" w:bottom="280" w:left="1700" w:header="720" w:footer="720" w:gutter="0"/>
          <w:cols w:space="720"/>
        </w:sectPr>
      </w:pPr>
    </w:p>
    <w:p w14:paraId="4FE3601B" w14:textId="2001C5F1" w:rsidR="00594048" w:rsidRDefault="00CF0667" w:rsidP="00467FB4">
      <w:pPr>
        <w:pStyle w:val="ListParagraph"/>
        <w:numPr>
          <w:ilvl w:val="0"/>
          <w:numId w:val="21"/>
        </w:numPr>
        <w:tabs>
          <w:tab w:val="left" w:pos="1180"/>
          <w:tab w:val="left" w:pos="1181"/>
        </w:tabs>
        <w:spacing w:before="22"/>
        <w:ind w:left="1180" w:hanging="1081"/>
        <w:rPr>
          <w:sz w:val="28"/>
        </w:rPr>
      </w:pPr>
      <w:r>
        <w:rPr>
          <w:sz w:val="28"/>
        </w:rPr>
        <w:lastRenderedPageBreak/>
        <w:t>Types</w:t>
      </w:r>
      <w:r>
        <w:rPr>
          <w:spacing w:val="-2"/>
          <w:sz w:val="28"/>
        </w:rPr>
        <w:t xml:space="preserve"> </w:t>
      </w:r>
      <w:r>
        <w:rPr>
          <w:sz w:val="28"/>
        </w:rPr>
        <w:t>of inheritance</w:t>
      </w:r>
      <w:r>
        <w:rPr>
          <w:spacing w:val="60"/>
          <w:sz w:val="28"/>
        </w:rPr>
        <w:t xml:space="preserve"> </w:t>
      </w:r>
      <w:r>
        <w:rPr>
          <w:sz w:val="28"/>
        </w:rPr>
        <w:t>in hibernate?</w:t>
      </w:r>
    </w:p>
    <w:p w14:paraId="51958E91" w14:textId="77777777" w:rsidR="00144878" w:rsidRPr="00144878" w:rsidRDefault="00144878" w:rsidP="00144878">
      <w:pPr>
        <w:widowControl/>
        <w:shd w:val="clear" w:color="auto" w:fill="FFFFFF"/>
        <w:autoSpaceDE/>
        <w:autoSpaceDN/>
        <w:spacing w:before="100" w:beforeAutospacing="1" w:after="100" w:afterAutospacing="1"/>
        <w:jc w:val="both"/>
        <w:rPr>
          <w:rFonts w:ascii="Segoe UI" w:eastAsia="Times New Roman" w:hAnsi="Segoe UI" w:cs="Segoe UI"/>
          <w:color w:val="333333"/>
          <w:sz w:val="24"/>
          <w:szCs w:val="24"/>
          <w:lang w:val="en-IN" w:eastAsia="en-IN"/>
        </w:rPr>
      </w:pPr>
      <w:r w:rsidRPr="00144878">
        <w:rPr>
          <w:rFonts w:ascii="Segoe UI" w:eastAsia="Times New Roman" w:hAnsi="Segoe UI" w:cs="Segoe UI"/>
          <w:color w:val="333333"/>
          <w:sz w:val="24"/>
          <w:szCs w:val="24"/>
          <w:lang w:val="en-IN" w:eastAsia="en-IN"/>
        </w:rPr>
        <w:t>We can map the inheritance hierarchy classes with the table of the database. There are three inheritance mapping strategies defined in the hibernate:</w:t>
      </w:r>
    </w:p>
    <w:p w14:paraId="718B3620" w14:textId="77777777" w:rsidR="00144878" w:rsidRPr="00144878" w:rsidRDefault="00144878" w:rsidP="00467FB4">
      <w:pPr>
        <w:widowControl/>
        <w:numPr>
          <w:ilvl w:val="0"/>
          <w:numId w:val="23"/>
        </w:numPr>
        <w:shd w:val="clear" w:color="auto" w:fill="FFFFFF"/>
        <w:autoSpaceDE/>
        <w:autoSpaceDN/>
        <w:spacing w:before="60" w:after="100" w:afterAutospacing="1" w:line="375" w:lineRule="atLeast"/>
        <w:jc w:val="both"/>
        <w:rPr>
          <w:rFonts w:ascii="Segoe UI" w:eastAsia="Times New Roman" w:hAnsi="Segoe UI" w:cs="Segoe UI"/>
          <w:color w:val="000000"/>
          <w:sz w:val="24"/>
          <w:szCs w:val="24"/>
          <w:lang w:val="en-IN" w:eastAsia="en-IN"/>
        </w:rPr>
      </w:pPr>
      <w:r w:rsidRPr="00144878">
        <w:rPr>
          <w:rFonts w:ascii="Segoe UI" w:eastAsia="Times New Roman" w:hAnsi="Segoe UI" w:cs="Segoe UI"/>
          <w:color w:val="000000"/>
          <w:sz w:val="24"/>
          <w:szCs w:val="24"/>
          <w:lang w:val="en-IN" w:eastAsia="en-IN"/>
        </w:rPr>
        <w:t>Table Per Hierarchy</w:t>
      </w:r>
    </w:p>
    <w:p w14:paraId="04A86795" w14:textId="77777777" w:rsidR="00144878" w:rsidRPr="00144878" w:rsidRDefault="00144878" w:rsidP="00467FB4">
      <w:pPr>
        <w:widowControl/>
        <w:numPr>
          <w:ilvl w:val="0"/>
          <w:numId w:val="23"/>
        </w:numPr>
        <w:shd w:val="clear" w:color="auto" w:fill="FFFFFF"/>
        <w:autoSpaceDE/>
        <w:autoSpaceDN/>
        <w:spacing w:before="60" w:after="100" w:afterAutospacing="1" w:line="375" w:lineRule="atLeast"/>
        <w:jc w:val="both"/>
        <w:rPr>
          <w:rFonts w:ascii="Segoe UI" w:eastAsia="Times New Roman" w:hAnsi="Segoe UI" w:cs="Segoe UI"/>
          <w:color w:val="000000"/>
          <w:sz w:val="24"/>
          <w:szCs w:val="24"/>
          <w:lang w:val="en-IN" w:eastAsia="en-IN"/>
        </w:rPr>
      </w:pPr>
      <w:r w:rsidRPr="00144878">
        <w:rPr>
          <w:rFonts w:ascii="Segoe UI" w:eastAsia="Times New Roman" w:hAnsi="Segoe UI" w:cs="Segoe UI"/>
          <w:color w:val="000000"/>
          <w:sz w:val="24"/>
          <w:szCs w:val="24"/>
          <w:lang w:val="en-IN" w:eastAsia="en-IN"/>
        </w:rPr>
        <w:t>Table Per Concrete class</w:t>
      </w:r>
    </w:p>
    <w:p w14:paraId="4B9A7FA4" w14:textId="77777777" w:rsidR="00144878" w:rsidRPr="00144878" w:rsidRDefault="00144878" w:rsidP="00467FB4">
      <w:pPr>
        <w:widowControl/>
        <w:numPr>
          <w:ilvl w:val="0"/>
          <w:numId w:val="23"/>
        </w:numPr>
        <w:shd w:val="clear" w:color="auto" w:fill="FFFFFF"/>
        <w:autoSpaceDE/>
        <w:autoSpaceDN/>
        <w:spacing w:before="60" w:after="100" w:afterAutospacing="1" w:line="375" w:lineRule="atLeast"/>
        <w:jc w:val="both"/>
        <w:rPr>
          <w:rFonts w:ascii="Segoe UI" w:eastAsia="Times New Roman" w:hAnsi="Segoe UI" w:cs="Segoe UI"/>
          <w:color w:val="000000"/>
          <w:sz w:val="24"/>
          <w:szCs w:val="24"/>
          <w:lang w:val="en-IN" w:eastAsia="en-IN"/>
        </w:rPr>
      </w:pPr>
      <w:r w:rsidRPr="00144878">
        <w:rPr>
          <w:rFonts w:ascii="Segoe UI" w:eastAsia="Times New Roman" w:hAnsi="Segoe UI" w:cs="Segoe UI"/>
          <w:color w:val="000000"/>
          <w:sz w:val="24"/>
          <w:szCs w:val="24"/>
          <w:lang w:val="en-IN" w:eastAsia="en-IN"/>
        </w:rPr>
        <w:t>Table Per Subclass</w:t>
      </w:r>
    </w:p>
    <w:p w14:paraId="297E6BDC" w14:textId="77777777" w:rsidR="003D414A" w:rsidRPr="003D414A" w:rsidRDefault="003D414A" w:rsidP="003D414A">
      <w:pPr>
        <w:pStyle w:val="ListParagraph"/>
        <w:rPr>
          <w:sz w:val="28"/>
        </w:rPr>
      </w:pPr>
    </w:p>
    <w:p w14:paraId="7F137BB9" w14:textId="77777777" w:rsidR="003D414A" w:rsidRDefault="003D414A" w:rsidP="003D414A">
      <w:pPr>
        <w:pStyle w:val="ListParagraph"/>
        <w:tabs>
          <w:tab w:val="left" w:pos="1180"/>
          <w:tab w:val="left" w:pos="1181"/>
        </w:tabs>
        <w:spacing w:before="22"/>
        <w:ind w:firstLine="0"/>
        <w:rPr>
          <w:sz w:val="28"/>
        </w:rPr>
      </w:pPr>
    </w:p>
    <w:p w14:paraId="60EABBC1" w14:textId="613DEEDF" w:rsidR="00594048" w:rsidRDefault="00CF0667" w:rsidP="00467FB4">
      <w:pPr>
        <w:pStyle w:val="ListParagraph"/>
        <w:numPr>
          <w:ilvl w:val="0"/>
          <w:numId w:val="21"/>
        </w:numPr>
        <w:tabs>
          <w:tab w:val="left" w:pos="1180"/>
          <w:tab w:val="left" w:pos="1181"/>
        </w:tabs>
        <w:ind w:left="1180" w:hanging="1081"/>
        <w:rPr>
          <w:sz w:val="28"/>
        </w:rPr>
      </w:pPr>
      <w:r>
        <w:rPr>
          <w:sz w:val="28"/>
        </w:rPr>
        <w:t>Types</w:t>
      </w:r>
      <w:r>
        <w:rPr>
          <w:spacing w:val="-2"/>
          <w:sz w:val="28"/>
        </w:rPr>
        <w:t xml:space="preserve"> </w:t>
      </w:r>
      <w:r>
        <w:rPr>
          <w:sz w:val="28"/>
        </w:rPr>
        <w:t>of</w:t>
      </w:r>
      <w:r>
        <w:rPr>
          <w:spacing w:val="-1"/>
          <w:sz w:val="28"/>
        </w:rPr>
        <w:t xml:space="preserve"> </w:t>
      </w:r>
      <w:r>
        <w:rPr>
          <w:sz w:val="28"/>
        </w:rPr>
        <w:t>bean</w:t>
      </w:r>
      <w:r>
        <w:rPr>
          <w:spacing w:val="-1"/>
          <w:sz w:val="28"/>
        </w:rPr>
        <w:t xml:space="preserve"> </w:t>
      </w:r>
      <w:r>
        <w:rPr>
          <w:sz w:val="28"/>
        </w:rPr>
        <w:t>scope</w:t>
      </w:r>
      <w:r w:rsidR="003D414A">
        <w:rPr>
          <w:sz w:val="28"/>
        </w:rPr>
        <w:t>?</w:t>
      </w:r>
    </w:p>
    <w:p w14:paraId="34F51336" w14:textId="70F753D6" w:rsidR="00DB032A" w:rsidRDefault="00DB032A" w:rsidP="00DB032A">
      <w:pPr>
        <w:pStyle w:val="Heading3"/>
        <w:shd w:val="clear" w:color="auto" w:fill="FFFFFF"/>
        <w:rPr>
          <w:rFonts w:ascii="Times New Roman" w:hAnsi="Times New Roman"/>
          <w:color w:val="auto"/>
          <w:sz w:val="27"/>
          <w:szCs w:val="27"/>
        </w:rPr>
      </w:pPr>
      <w:r>
        <w:rPr>
          <w:sz w:val="28"/>
        </w:rPr>
        <w:t>Ans:</w:t>
      </w:r>
      <w:r w:rsidRPr="00DB032A">
        <w:t xml:space="preserve"> </w:t>
      </w:r>
      <w:r>
        <w:t>Types of Spring Bean Scopes :</w:t>
      </w:r>
    </w:p>
    <w:p w14:paraId="38EECE7E" w14:textId="77777777" w:rsidR="00DB032A" w:rsidRDefault="00DB032A" w:rsidP="00DB032A">
      <w:pPr>
        <w:pStyle w:val="pgdesc"/>
        <w:shd w:val="clear" w:color="auto" w:fill="FFFFFF"/>
        <w:spacing w:before="0" w:beforeAutospacing="0" w:after="300" w:afterAutospacing="0"/>
        <w:rPr>
          <w:rFonts w:ascii="Source Sans Pro" w:hAnsi="Source Sans Pro"/>
          <w:color w:val="212529"/>
          <w:sz w:val="27"/>
          <w:szCs w:val="27"/>
        </w:rPr>
      </w:pPr>
      <w:r>
        <w:rPr>
          <w:rFonts w:ascii="Source Sans Pro" w:hAnsi="Source Sans Pro"/>
          <w:b/>
          <w:bCs/>
          <w:color w:val="212529"/>
          <w:sz w:val="27"/>
          <w:szCs w:val="27"/>
        </w:rPr>
        <w:t>1) singleton: </w:t>
      </w:r>
      <w:r>
        <w:rPr>
          <w:rFonts w:ascii="Source Sans Pro" w:hAnsi="Source Sans Pro"/>
          <w:color w:val="212529"/>
          <w:sz w:val="27"/>
          <w:szCs w:val="27"/>
        </w:rPr>
        <w:t>It returns a single bean instance per Spring IoC container.</w:t>
      </w:r>
    </w:p>
    <w:p w14:paraId="3C748360" w14:textId="77777777" w:rsidR="00DB032A" w:rsidRDefault="00DB032A" w:rsidP="00DB032A">
      <w:pPr>
        <w:pStyle w:val="pgdesc"/>
        <w:shd w:val="clear" w:color="auto" w:fill="FFFFFF"/>
        <w:spacing w:before="0" w:beforeAutospacing="0" w:after="300" w:afterAutospacing="0"/>
        <w:rPr>
          <w:rFonts w:ascii="Source Sans Pro" w:hAnsi="Source Sans Pro"/>
          <w:color w:val="212529"/>
          <w:sz w:val="27"/>
          <w:szCs w:val="27"/>
        </w:rPr>
      </w:pPr>
      <w:r>
        <w:rPr>
          <w:rFonts w:ascii="Source Sans Pro" w:hAnsi="Source Sans Pro"/>
          <w:b/>
          <w:bCs/>
          <w:color w:val="212529"/>
          <w:sz w:val="27"/>
          <w:szCs w:val="27"/>
        </w:rPr>
        <w:t>2) prototype: </w:t>
      </w:r>
      <w:r>
        <w:rPr>
          <w:rFonts w:ascii="Source Sans Pro" w:hAnsi="Source Sans Pro"/>
          <w:color w:val="212529"/>
          <w:sz w:val="27"/>
          <w:szCs w:val="27"/>
        </w:rPr>
        <w:t>It returns a new bean instance each time when requested to create a bean.</w:t>
      </w:r>
    </w:p>
    <w:p w14:paraId="5CE0DE47" w14:textId="77777777" w:rsidR="00DB032A" w:rsidRDefault="00DB032A" w:rsidP="00DB032A">
      <w:pPr>
        <w:pStyle w:val="pgdesc"/>
        <w:shd w:val="clear" w:color="auto" w:fill="FFFFFF"/>
        <w:spacing w:before="0" w:beforeAutospacing="0" w:after="300" w:afterAutospacing="0"/>
        <w:rPr>
          <w:rFonts w:ascii="Source Sans Pro" w:hAnsi="Source Sans Pro"/>
          <w:color w:val="212529"/>
          <w:sz w:val="27"/>
          <w:szCs w:val="27"/>
        </w:rPr>
      </w:pPr>
      <w:r>
        <w:rPr>
          <w:rFonts w:ascii="Source Sans Pro" w:hAnsi="Source Sans Pro"/>
          <w:b/>
          <w:bCs/>
          <w:color w:val="212529"/>
          <w:sz w:val="27"/>
          <w:szCs w:val="27"/>
        </w:rPr>
        <w:t>3) request: </w:t>
      </w:r>
      <w:r>
        <w:rPr>
          <w:rFonts w:ascii="Source Sans Pro" w:hAnsi="Source Sans Pro"/>
          <w:color w:val="212529"/>
          <w:sz w:val="27"/>
          <w:szCs w:val="27"/>
        </w:rPr>
        <w:t>It returns a single instance for every HTTP request.</w:t>
      </w:r>
    </w:p>
    <w:p w14:paraId="39BC32EB" w14:textId="77777777" w:rsidR="00DB032A" w:rsidRDefault="00DB032A" w:rsidP="00DB032A">
      <w:pPr>
        <w:pStyle w:val="pgdesc"/>
        <w:shd w:val="clear" w:color="auto" w:fill="FFFFFF"/>
        <w:spacing w:before="0" w:beforeAutospacing="0" w:after="300" w:afterAutospacing="0"/>
        <w:rPr>
          <w:rFonts w:ascii="Source Sans Pro" w:hAnsi="Source Sans Pro"/>
          <w:color w:val="212529"/>
          <w:sz w:val="27"/>
          <w:szCs w:val="27"/>
        </w:rPr>
      </w:pPr>
      <w:r>
        <w:rPr>
          <w:rFonts w:ascii="Source Sans Pro" w:hAnsi="Source Sans Pro"/>
          <w:b/>
          <w:bCs/>
          <w:color w:val="212529"/>
          <w:sz w:val="27"/>
          <w:szCs w:val="27"/>
        </w:rPr>
        <w:t>4) session: </w:t>
      </w:r>
      <w:r>
        <w:rPr>
          <w:rFonts w:ascii="Source Sans Pro" w:hAnsi="Source Sans Pro"/>
          <w:color w:val="212529"/>
          <w:sz w:val="27"/>
          <w:szCs w:val="27"/>
        </w:rPr>
        <w:t>It returns a single instance for the entire HTTP session.</w:t>
      </w:r>
    </w:p>
    <w:p w14:paraId="03FA3525" w14:textId="77777777" w:rsidR="00DB032A" w:rsidRPr="004246D9" w:rsidRDefault="00DB032A" w:rsidP="00DB032A">
      <w:pPr>
        <w:pStyle w:val="pgdesc"/>
        <w:shd w:val="clear" w:color="auto" w:fill="FFFFFF"/>
        <w:spacing w:before="0" w:beforeAutospacing="0" w:after="300" w:afterAutospacing="0"/>
        <w:rPr>
          <w:rFonts w:ascii="Source Sans Pro" w:hAnsi="Source Sans Pro"/>
          <w:color w:val="212529"/>
          <w:sz w:val="27"/>
          <w:szCs w:val="27"/>
        </w:rPr>
      </w:pPr>
      <w:r>
        <w:rPr>
          <w:rFonts w:ascii="Source Sans Pro" w:hAnsi="Source Sans Pro"/>
          <w:b/>
          <w:bCs/>
          <w:color w:val="212529"/>
          <w:sz w:val="27"/>
          <w:szCs w:val="27"/>
          <w:shd w:val="clear" w:color="auto" w:fill="FFFFFF"/>
        </w:rPr>
        <w:t>5) global session: </w:t>
      </w:r>
      <w:r>
        <w:rPr>
          <w:rFonts w:ascii="Source Sans Pro" w:hAnsi="Source Sans Pro"/>
          <w:color w:val="212529"/>
          <w:sz w:val="27"/>
          <w:szCs w:val="27"/>
          <w:shd w:val="clear" w:color="auto" w:fill="FFFFFF"/>
        </w:rPr>
        <w:t>global session scope is equal to session scope on portlet-based web applications.</w:t>
      </w:r>
    </w:p>
    <w:p w14:paraId="57F6B098" w14:textId="30D582C4" w:rsidR="00DB032A" w:rsidRDefault="00DB032A" w:rsidP="00DB032A">
      <w:pPr>
        <w:pStyle w:val="ListParagraph"/>
        <w:tabs>
          <w:tab w:val="left" w:pos="1180"/>
          <w:tab w:val="left" w:pos="1181"/>
        </w:tabs>
        <w:ind w:firstLine="0"/>
        <w:rPr>
          <w:sz w:val="28"/>
        </w:rPr>
      </w:pPr>
    </w:p>
    <w:p w14:paraId="2831D40D" w14:textId="77777777" w:rsidR="00594048" w:rsidRDefault="00CF0667" w:rsidP="00467FB4">
      <w:pPr>
        <w:pStyle w:val="ListParagraph"/>
        <w:numPr>
          <w:ilvl w:val="0"/>
          <w:numId w:val="21"/>
        </w:numPr>
        <w:tabs>
          <w:tab w:val="left" w:pos="1180"/>
          <w:tab w:val="left" w:pos="1181"/>
        </w:tabs>
        <w:spacing w:before="26"/>
        <w:ind w:left="1180" w:hanging="1081"/>
        <w:rPr>
          <w:sz w:val="28"/>
        </w:rPr>
      </w:pPr>
      <w:r>
        <w:rPr>
          <w:sz w:val="28"/>
        </w:rPr>
        <w:t>Types</w:t>
      </w:r>
      <w:r>
        <w:rPr>
          <w:spacing w:val="-2"/>
          <w:sz w:val="28"/>
        </w:rPr>
        <w:t xml:space="preserve"> </w:t>
      </w:r>
      <w:r>
        <w:rPr>
          <w:sz w:val="28"/>
        </w:rPr>
        <w:t>of Auto wiring</w:t>
      </w:r>
    </w:p>
    <w:p w14:paraId="3EEB26E6" w14:textId="77777777" w:rsidR="00626209" w:rsidRPr="00626209" w:rsidRDefault="00626209" w:rsidP="00626209">
      <w:pPr>
        <w:widowControl/>
        <w:shd w:val="clear" w:color="auto" w:fill="F6F6F6"/>
        <w:autoSpaceDE/>
        <w:autoSpaceDN/>
        <w:spacing w:before="100" w:beforeAutospacing="1" w:after="100" w:afterAutospacing="1"/>
        <w:rPr>
          <w:rFonts w:ascii="Trebuchet MS" w:eastAsia="Times New Roman" w:hAnsi="Trebuchet MS" w:cs="Times New Roman"/>
          <w:color w:val="333333"/>
          <w:sz w:val="21"/>
          <w:szCs w:val="21"/>
          <w:lang w:val="en-IN" w:eastAsia="en-IN"/>
        </w:rPr>
      </w:pPr>
      <w:r w:rsidRPr="00626209">
        <w:rPr>
          <w:rFonts w:ascii="Trebuchet MS" w:eastAsia="Times New Roman" w:hAnsi="Trebuchet MS" w:cs="Times New Roman"/>
          <w:color w:val="333333"/>
          <w:sz w:val="21"/>
          <w:szCs w:val="21"/>
          <w:lang w:val="en-IN" w:eastAsia="en-IN"/>
        </w:rPr>
        <w:t>In Spring framework, you can wire beans automatically with auto-wiring feature. To enable it, just define the “autowire” attribute in &lt;bean&gt;. In Spring, 5 Auto-wiring modes are supported.</w:t>
      </w:r>
    </w:p>
    <w:p w14:paraId="5E4016C7" w14:textId="77777777" w:rsidR="00626209" w:rsidRPr="00626209" w:rsidRDefault="00626209" w:rsidP="00626209">
      <w:pPr>
        <w:widowControl/>
        <w:shd w:val="clear" w:color="auto" w:fill="F6F6F6"/>
        <w:autoSpaceDE/>
        <w:autoSpaceDN/>
        <w:spacing w:before="100" w:beforeAutospacing="1" w:after="100" w:afterAutospacing="1"/>
        <w:rPr>
          <w:rFonts w:ascii="Trebuchet MS" w:eastAsia="Times New Roman" w:hAnsi="Trebuchet MS" w:cs="Times New Roman"/>
          <w:color w:val="333333"/>
          <w:sz w:val="21"/>
          <w:szCs w:val="21"/>
          <w:lang w:val="en-IN" w:eastAsia="en-IN"/>
        </w:rPr>
      </w:pPr>
      <w:r w:rsidRPr="00626209">
        <w:rPr>
          <w:rFonts w:ascii="Trebuchet MS" w:eastAsia="Times New Roman" w:hAnsi="Trebuchet MS" w:cs="Times New Roman"/>
          <w:b/>
          <w:bCs/>
          <w:i/>
          <w:iCs/>
          <w:color w:val="333333"/>
          <w:sz w:val="21"/>
          <w:szCs w:val="21"/>
          <w:u w:val="single"/>
          <w:lang w:val="en-IN" w:eastAsia="en-IN"/>
        </w:rPr>
        <w:t>no</w:t>
      </w:r>
      <w:r w:rsidRPr="00626209">
        <w:rPr>
          <w:rFonts w:ascii="Trebuchet MS" w:eastAsia="Times New Roman" w:hAnsi="Trebuchet MS" w:cs="Times New Roman"/>
          <w:color w:val="333333"/>
          <w:sz w:val="21"/>
          <w:szCs w:val="21"/>
          <w:u w:val="single"/>
          <w:lang w:val="en-IN" w:eastAsia="en-IN"/>
        </w:rPr>
        <w:t>:</w:t>
      </w:r>
      <w:r w:rsidRPr="00626209">
        <w:rPr>
          <w:rFonts w:ascii="Trebuchet MS" w:eastAsia="Times New Roman" w:hAnsi="Trebuchet MS" w:cs="Times New Roman"/>
          <w:color w:val="333333"/>
          <w:sz w:val="21"/>
          <w:szCs w:val="21"/>
          <w:lang w:val="en-IN" w:eastAsia="en-IN"/>
        </w:rPr>
        <w:t xml:space="preserve"> Default, no auto wiring, set it manually via “ref” attribute</w:t>
      </w:r>
    </w:p>
    <w:p w14:paraId="5BB6B1B3" w14:textId="77777777" w:rsidR="00626209" w:rsidRPr="00626209" w:rsidRDefault="00626209" w:rsidP="00626209">
      <w:pPr>
        <w:widowControl/>
        <w:shd w:val="clear" w:color="auto" w:fill="F6F6F6"/>
        <w:autoSpaceDE/>
        <w:autoSpaceDN/>
        <w:spacing w:before="100" w:beforeAutospacing="1" w:after="100" w:afterAutospacing="1"/>
        <w:rPr>
          <w:rFonts w:ascii="Trebuchet MS" w:eastAsia="Times New Roman" w:hAnsi="Trebuchet MS" w:cs="Times New Roman"/>
          <w:color w:val="333333"/>
          <w:sz w:val="21"/>
          <w:szCs w:val="21"/>
          <w:lang w:val="en-IN" w:eastAsia="en-IN"/>
        </w:rPr>
      </w:pPr>
      <w:r w:rsidRPr="00626209">
        <w:rPr>
          <w:rFonts w:ascii="Trebuchet MS" w:eastAsia="Times New Roman" w:hAnsi="Trebuchet MS" w:cs="Times New Roman"/>
          <w:b/>
          <w:bCs/>
          <w:i/>
          <w:iCs/>
          <w:color w:val="333333"/>
          <w:sz w:val="21"/>
          <w:szCs w:val="21"/>
          <w:u w:val="single"/>
          <w:lang w:val="en-IN" w:eastAsia="en-IN"/>
        </w:rPr>
        <w:t>byName</w:t>
      </w:r>
      <w:r w:rsidRPr="00626209">
        <w:rPr>
          <w:rFonts w:ascii="Trebuchet MS" w:eastAsia="Times New Roman" w:hAnsi="Trebuchet MS" w:cs="Times New Roman"/>
          <w:color w:val="333333"/>
          <w:sz w:val="21"/>
          <w:szCs w:val="21"/>
          <w:u w:val="single"/>
          <w:lang w:val="en-IN" w:eastAsia="en-IN"/>
        </w:rPr>
        <w:t>:</w:t>
      </w:r>
      <w:r w:rsidRPr="00626209">
        <w:rPr>
          <w:rFonts w:ascii="Trebuchet MS" w:eastAsia="Times New Roman" w:hAnsi="Trebuchet MS" w:cs="Times New Roman"/>
          <w:color w:val="333333"/>
          <w:sz w:val="21"/>
          <w:szCs w:val="21"/>
          <w:lang w:val="en-IN" w:eastAsia="en-IN"/>
        </w:rPr>
        <w:t xml:space="preserve"> Auto wiring by property name. If the name of a bean is same as the name of other bean property, auto wire it.</w:t>
      </w:r>
    </w:p>
    <w:p w14:paraId="0ACBFEF7" w14:textId="77777777" w:rsidR="00626209" w:rsidRPr="00626209" w:rsidRDefault="00626209" w:rsidP="00626209">
      <w:pPr>
        <w:widowControl/>
        <w:shd w:val="clear" w:color="auto" w:fill="F6F6F6"/>
        <w:autoSpaceDE/>
        <w:autoSpaceDN/>
        <w:spacing w:before="100" w:beforeAutospacing="1" w:after="100" w:afterAutospacing="1"/>
        <w:rPr>
          <w:rFonts w:ascii="Trebuchet MS" w:eastAsia="Times New Roman" w:hAnsi="Trebuchet MS" w:cs="Times New Roman"/>
          <w:color w:val="333333"/>
          <w:sz w:val="21"/>
          <w:szCs w:val="21"/>
          <w:lang w:val="en-IN" w:eastAsia="en-IN"/>
        </w:rPr>
      </w:pPr>
      <w:r w:rsidRPr="00626209">
        <w:rPr>
          <w:rFonts w:ascii="Trebuchet MS" w:eastAsia="Times New Roman" w:hAnsi="Trebuchet MS" w:cs="Times New Roman"/>
          <w:b/>
          <w:bCs/>
          <w:i/>
          <w:iCs/>
          <w:color w:val="333333"/>
          <w:sz w:val="21"/>
          <w:szCs w:val="21"/>
          <w:u w:val="single"/>
          <w:lang w:val="en-IN" w:eastAsia="en-IN"/>
        </w:rPr>
        <w:t>byType</w:t>
      </w:r>
      <w:r w:rsidRPr="00626209">
        <w:rPr>
          <w:rFonts w:ascii="Trebuchet MS" w:eastAsia="Times New Roman" w:hAnsi="Trebuchet MS" w:cs="Times New Roman"/>
          <w:color w:val="333333"/>
          <w:sz w:val="21"/>
          <w:szCs w:val="21"/>
          <w:u w:val="single"/>
          <w:lang w:val="en-IN" w:eastAsia="en-IN"/>
        </w:rPr>
        <w:t>:</w:t>
      </w:r>
      <w:r w:rsidRPr="00626209">
        <w:rPr>
          <w:rFonts w:ascii="Trebuchet MS" w:eastAsia="Times New Roman" w:hAnsi="Trebuchet MS" w:cs="Times New Roman"/>
          <w:color w:val="333333"/>
          <w:sz w:val="21"/>
          <w:szCs w:val="21"/>
          <w:lang w:val="en-IN" w:eastAsia="en-IN"/>
        </w:rPr>
        <w:t xml:space="preserve"> Auto wiring by property data type. If data type of a bean is compatible with the data type of other bean property, auto wire it.</w:t>
      </w:r>
    </w:p>
    <w:p w14:paraId="4F010287" w14:textId="77777777" w:rsidR="00626209" w:rsidRPr="00626209" w:rsidRDefault="00626209" w:rsidP="00626209">
      <w:pPr>
        <w:widowControl/>
        <w:shd w:val="clear" w:color="auto" w:fill="F6F6F6"/>
        <w:autoSpaceDE/>
        <w:autoSpaceDN/>
        <w:spacing w:before="100" w:beforeAutospacing="1" w:after="100" w:afterAutospacing="1"/>
        <w:rPr>
          <w:rFonts w:ascii="Trebuchet MS" w:eastAsia="Times New Roman" w:hAnsi="Trebuchet MS" w:cs="Times New Roman"/>
          <w:color w:val="333333"/>
          <w:sz w:val="21"/>
          <w:szCs w:val="21"/>
          <w:lang w:val="en-IN" w:eastAsia="en-IN"/>
        </w:rPr>
      </w:pPr>
      <w:r w:rsidRPr="00626209">
        <w:rPr>
          <w:rFonts w:ascii="Trebuchet MS" w:eastAsia="Times New Roman" w:hAnsi="Trebuchet MS" w:cs="Times New Roman"/>
          <w:b/>
          <w:bCs/>
          <w:i/>
          <w:iCs/>
          <w:color w:val="333333"/>
          <w:sz w:val="21"/>
          <w:szCs w:val="21"/>
          <w:u w:val="single"/>
          <w:lang w:val="en-IN" w:eastAsia="en-IN"/>
        </w:rPr>
        <w:t>constructor</w:t>
      </w:r>
      <w:r w:rsidRPr="00626209">
        <w:rPr>
          <w:rFonts w:ascii="Trebuchet MS" w:eastAsia="Times New Roman" w:hAnsi="Trebuchet MS" w:cs="Times New Roman"/>
          <w:color w:val="333333"/>
          <w:sz w:val="21"/>
          <w:szCs w:val="21"/>
          <w:u w:val="single"/>
          <w:lang w:val="en-IN" w:eastAsia="en-IN"/>
        </w:rPr>
        <w:t>:</w:t>
      </w:r>
      <w:r w:rsidRPr="00626209">
        <w:rPr>
          <w:rFonts w:ascii="Trebuchet MS" w:eastAsia="Times New Roman" w:hAnsi="Trebuchet MS" w:cs="Times New Roman"/>
          <w:color w:val="333333"/>
          <w:sz w:val="21"/>
          <w:szCs w:val="21"/>
          <w:lang w:val="en-IN" w:eastAsia="en-IN"/>
        </w:rPr>
        <w:t xml:space="preserve"> byType mode in constructor argument.</w:t>
      </w:r>
    </w:p>
    <w:p w14:paraId="74CAC2BE" w14:textId="77777777" w:rsidR="00626209" w:rsidRPr="00626209" w:rsidRDefault="00626209" w:rsidP="00626209">
      <w:pPr>
        <w:widowControl/>
        <w:shd w:val="clear" w:color="auto" w:fill="F6F6F6"/>
        <w:autoSpaceDE/>
        <w:autoSpaceDN/>
        <w:spacing w:before="100" w:beforeAutospacing="1" w:after="100" w:afterAutospacing="1"/>
        <w:rPr>
          <w:rFonts w:ascii="Trebuchet MS" w:eastAsia="Times New Roman" w:hAnsi="Trebuchet MS" w:cs="Times New Roman"/>
          <w:color w:val="333333"/>
          <w:sz w:val="21"/>
          <w:szCs w:val="21"/>
          <w:lang w:val="en-IN" w:eastAsia="en-IN"/>
        </w:rPr>
      </w:pPr>
      <w:r w:rsidRPr="00626209">
        <w:rPr>
          <w:rFonts w:ascii="Trebuchet MS" w:eastAsia="Times New Roman" w:hAnsi="Trebuchet MS" w:cs="Times New Roman"/>
          <w:b/>
          <w:bCs/>
          <w:i/>
          <w:iCs/>
          <w:color w:val="333333"/>
          <w:sz w:val="21"/>
          <w:szCs w:val="21"/>
          <w:u w:val="single"/>
          <w:lang w:val="en-IN" w:eastAsia="en-IN"/>
        </w:rPr>
        <w:t>autodetect</w:t>
      </w:r>
      <w:r w:rsidRPr="00626209">
        <w:rPr>
          <w:rFonts w:ascii="Trebuchet MS" w:eastAsia="Times New Roman" w:hAnsi="Trebuchet MS" w:cs="Times New Roman"/>
          <w:color w:val="333333"/>
          <w:sz w:val="21"/>
          <w:szCs w:val="21"/>
          <w:u w:val="single"/>
          <w:lang w:val="en-IN" w:eastAsia="en-IN"/>
        </w:rPr>
        <w:t>:</w:t>
      </w:r>
      <w:r w:rsidRPr="00626209">
        <w:rPr>
          <w:rFonts w:ascii="Trebuchet MS" w:eastAsia="Times New Roman" w:hAnsi="Trebuchet MS" w:cs="Times New Roman"/>
          <w:color w:val="333333"/>
          <w:sz w:val="21"/>
          <w:szCs w:val="21"/>
          <w:lang w:val="en-IN" w:eastAsia="en-IN"/>
        </w:rPr>
        <w:t xml:space="preserve"> If a default constructor is found, use “autowired by constructor”; Otherwise, use “autowire by type”.</w:t>
      </w:r>
    </w:p>
    <w:p w14:paraId="1AA0B0A5" w14:textId="77777777" w:rsidR="00594048" w:rsidRDefault="00594048">
      <w:pPr>
        <w:pStyle w:val="BodyText"/>
        <w:spacing w:before="0"/>
        <w:ind w:left="0" w:firstLine="0"/>
      </w:pPr>
    </w:p>
    <w:p w14:paraId="21A56D14" w14:textId="77777777" w:rsidR="00594048" w:rsidRDefault="00CF0667" w:rsidP="00467FB4">
      <w:pPr>
        <w:pStyle w:val="ListParagraph"/>
        <w:numPr>
          <w:ilvl w:val="0"/>
          <w:numId w:val="21"/>
        </w:numPr>
        <w:tabs>
          <w:tab w:val="left" w:pos="1180"/>
          <w:tab w:val="left" w:pos="1181"/>
        </w:tabs>
        <w:spacing w:before="0"/>
        <w:ind w:left="1180" w:hanging="1081"/>
        <w:rPr>
          <w:sz w:val="28"/>
        </w:rPr>
      </w:pPr>
      <w:r>
        <w:rPr>
          <w:sz w:val="28"/>
        </w:rPr>
        <w:lastRenderedPageBreak/>
        <w:t>Key</w:t>
      </w:r>
      <w:r>
        <w:rPr>
          <w:spacing w:val="-2"/>
          <w:sz w:val="28"/>
        </w:rPr>
        <w:t xml:space="preserve"> </w:t>
      </w:r>
      <w:r>
        <w:rPr>
          <w:sz w:val="28"/>
        </w:rPr>
        <w:t>components</w:t>
      </w:r>
      <w:r>
        <w:rPr>
          <w:spacing w:val="-1"/>
          <w:sz w:val="28"/>
        </w:rPr>
        <w:t xml:space="preserve"> </w:t>
      </w:r>
      <w:r>
        <w:rPr>
          <w:sz w:val="28"/>
        </w:rPr>
        <w:t>of spring</w:t>
      </w:r>
      <w:r>
        <w:rPr>
          <w:spacing w:val="-3"/>
          <w:sz w:val="28"/>
        </w:rPr>
        <w:t xml:space="preserve"> </w:t>
      </w:r>
      <w:r>
        <w:rPr>
          <w:sz w:val="28"/>
        </w:rPr>
        <w:t>boot</w:t>
      </w:r>
    </w:p>
    <w:p w14:paraId="1FC1ADA2" w14:textId="7C2CD258" w:rsidR="00B06789" w:rsidRPr="00C20E7D" w:rsidRDefault="0010162C" w:rsidP="00B06789">
      <w:pPr>
        <w:pStyle w:val="ListParagraph"/>
        <w:tabs>
          <w:tab w:val="left" w:pos="1180"/>
          <w:tab w:val="left" w:pos="1181"/>
        </w:tabs>
        <w:spacing w:before="0"/>
        <w:ind w:firstLine="0"/>
        <w:rPr>
          <w:b/>
          <w:bCs/>
          <w:sz w:val="28"/>
        </w:rPr>
      </w:pPr>
      <w:r w:rsidRPr="00C20E7D">
        <w:rPr>
          <w:b/>
          <w:bCs/>
          <w:sz w:val="28"/>
        </w:rPr>
        <w:t>1.spring actuator</w:t>
      </w:r>
    </w:p>
    <w:p w14:paraId="2B2A1BF6" w14:textId="5D398CDE" w:rsidR="0010162C" w:rsidRPr="00C20E7D" w:rsidRDefault="0010162C" w:rsidP="00B06789">
      <w:pPr>
        <w:pStyle w:val="ListParagraph"/>
        <w:tabs>
          <w:tab w:val="left" w:pos="1180"/>
          <w:tab w:val="left" w:pos="1181"/>
        </w:tabs>
        <w:spacing w:before="0"/>
        <w:ind w:firstLine="0"/>
        <w:rPr>
          <w:b/>
          <w:bCs/>
          <w:sz w:val="28"/>
        </w:rPr>
      </w:pPr>
      <w:r w:rsidRPr="00C20E7D">
        <w:rPr>
          <w:b/>
          <w:bCs/>
          <w:sz w:val="28"/>
        </w:rPr>
        <w:t>2.spring starter</w:t>
      </w:r>
    </w:p>
    <w:p w14:paraId="7ADBA5A8" w14:textId="64CCE4ED" w:rsidR="0010162C" w:rsidRPr="00C20E7D" w:rsidRDefault="0010162C" w:rsidP="00B06789">
      <w:pPr>
        <w:pStyle w:val="ListParagraph"/>
        <w:tabs>
          <w:tab w:val="left" w:pos="1180"/>
          <w:tab w:val="left" w:pos="1181"/>
        </w:tabs>
        <w:spacing w:before="0"/>
        <w:ind w:firstLine="0"/>
        <w:rPr>
          <w:b/>
          <w:bCs/>
          <w:sz w:val="28"/>
        </w:rPr>
      </w:pPr>
      <w:r w:rsidRPr="00C20E7D">
        <w:rPr>
          <w:b/>
          <w:bCs/>
          <w:sz w:val="28"/>
        </w:rPr>
        <w:t>3.spring CLI</w:t>
      </w:r>
    </w:p>
    <w:p w14:paraId="31D4528E" w14:textId="39D18545" w:rsidR="0010162C" w:rsidRPr="00C20E7D" w:rsidRDefault="0010162C" w:rsidP="00B06789">
      <w:pPr>
        <w:pStyle w:val="ListParagraph"/>
        <w:tabs>
          <w:tab w:val="left" w:pos="1180"/>
          <w:tab w:val="left" w:pos="1181"/>
        </w:tabs>
        <w:spacing w:before="0"/>
        <w:ind w:firstLine="0"/>
        <w:rPr>
          <w:b/>
          <w:bCs/>
          <w:sz w:val="28"/>
        </w:rPr>
      </w:pPr>
      <w:r w:rsidRPr="00C20E7D">
        <w:rPr>
          <w:b/>
          <w:bCs/>
          <w:sz w:val="28"/>
        </w:rPr>
        <w:t xml:space="preserve">4.spring </w:t>
      </w:r>
      <w:r w:rsidR="00C20E7D" w:rsidRPr="00C20E7D">
        <w:rPr>
          <w:b/>
          <w:bCs/>
          <w:sz w:val="28"/>
        </w:rPr>
        <w:t xml:space="preserve">Auto Configurator </w:t>
      </w:r>
    </w:p>
    <w:p w14:paraId="62566883" w14:textId="77777777" w:rsidR="00594048" w:rsidRDefault="00CF0667" w:rsidP="00467FB4">
      <w:pPr>
        <w:pStyle w:val="ListParagraph"/>
        <w:numPr>
          <w:ilvl w:val="0"/>
          <w:numId w:val="21"/>
        </w:numPr>
        <w:tabs>
          <w:tab w:val="left" w:pos="1180"/>
          <w:tab w:val="left" w:pos="1181"/>
        </w:tabs>
        <w:ind w:left="1180" w:hanging="1081"/>
        <w:rPr>
          <w:sz w:val="28"/>
        </w:rPr>
      </w:pPr>
      <w:r>
        <w:rPr>
          <w:sz w:val="28"/>
        </w:rPr>
        <w:t>Drop</w:t>
      </w:r>
      <w:r>
        <w:rPr>
          <w:spacing w:val="-1"/>
          <w:sz w:val="28"/>
        </w:rPr>
        <w:t xml:space="preserve"> </w:t>
      </w:r>
      <w:r>
        <w:rPr>
          <w:sz w:val="28"/>
        </w:rPr>
        <w:t>vs</w:t>
      </w:r>
      <w:r>
        <w:rPr>
          <w:spacing w:val="-2"/>
          <w:sz w:val="28"/>
        </w:rPr>
        <w:t xml:space="preserve"> </w:t>
      </w:r>
      <w:r>
        <w:rPr>
          <w:sz w:val="28"/>
        </w:rPr>
        <w:t>truncate</w:t>
      </w:r>
    </w:p>
    <w:p w14:paraId="69B81A2E" w14:textId="77777777" w:rsidR="00B97E9A" w:rsidRPr="00B97E9A" w:rsidRDefault="00B97E9A" w:rsidP="00B97E9A">
      <w:pPr>
        <w:pStyle w:val="ListParagraph"/>
        <w:tabs>
          <w:tab w:val="left" w:pos="1180"/>
          <w:tab w:val="left" w:pos="1181"/>
        </w:tabs>
        <w:rPr>
          <w:b/>
          <w:bCs/>
          <w:sz w:val="28"/>
          <w:lang w:val="en-IN"/>
        </w:rPr>
      </w:pPr>
      <w:r w:rsidRPr="00B97E9A">
        <w:rPr>
          <w:b/>
          <w:bCs/>
          <w:sz w:val="28"/>
          <w:lang w:val="en-IN"/>
        </w:rPr>
        <w:t>Difference between DELETE, DROP and TRUNCATE</w:t>
      </w:r>
    </w:p>
    <w:p w14:paraId="6AF5B3B4" w14:textId="50A7A751" w:rsidR="00B97E9A" w:rsidRDefault="00B97E9A" w:rsidP="00B97E9A">
      <w:pPr>
        <w:pStyle w:val="ListParagraph"/>
        <w:tabs>
          <w:tab w:val="left" w:pos="1180"/>
          <w:tab w:val="left" w:pos="1181"/>
        </w:tabs>
        <w:ind w:firstLine="0"/>
        <w:rPr>
          <w:sz w:val="28"/>
        </w:rPr>
      </w:pPr>
    </w:p>
    <w:p w14:paraId="489107A3" w14:textId="77777777" w:rsidR="00227213" w:rsidRPr="00227213" w:rsidRDefault="00227213" w:rsidP="00227213">
      <w:pPr>
        <w:pStyle w:val="ListParagraph"/>
        <w:tabs>
          <w:tab w:val="left" w:pos="1180"/>
          <w:tab w:val="left" w:pos="1181"/>
        </w:tabs>
        <w:rPr>
          <w:b/>
          <w:bCs/>
          <w:sz w:val="28"/>
          <w:lang w:val="en-IN"/>
        </w:rPr>
      </w:pPr>
      <w:r>
        <w:rPr>
          <w:sz w:val="28"/>
        </w:rPr>
        <w:t xml:space="preserve">Ans: </w:t>
      </w:r>
      <w:r w:rsidRPr="00227213">
        <w:rPr>
          <w:b/>
          <w:bCs/>
          <w:sz w:val="28"/>
          <w:lang w:val="en-IN"/>
        </w:rPr>
        <w:t>1. DELETE : </w:t>
      </w:r>
    </w:p>
    <w:p w14:paraId="7EDEE289" w14:textId="77777777" w:rsidR="00227213" w:rsidRPr="00227213" w:rsidRDefault="00227213" w:rsidP="00227213">
      <w:pPr>
        <w:pStyle w:val="ListParagraph"/>
        <w:tabs>
          <w:tab w:val="left" w:pos="1180"/>
          <w:tab w:val="left" w:pos="1181"/>
        </w:tabs>
        <w:rPr>
          <w:sz w:val="28"/>
          <w:lang w:val="en-IN"/>
        </w:rPr>
      </w:pPr>
      <w:r w:rsidRPr="00227213">
        <w:rPr>
          <w:sz w:val="28"/>
          <w:lang w:val="en-IN"/>
        </w:rPr>
        <w:t>Basically, it is a </w:t>
      </w:r>
      <w:hyperlink r:id="rId38" w:history="1">
        <w:r w:rsidRPr="00227213">
          <w:rPr>
            <w:rStyle w:val="Hyperlink"/>
            <w:sz w:val="28"/>
            <w:lang w:val="en-IN"/>
          </w:rPr>
          <w:t>Data Manipulation Language Command (DML)</w:t>
        </w:r>
      </w:hyperlink>
      <w:r w:rsidRPr="00227213">
        <w:rPr>
          <w:sz w:val="28"/>
          <w:lang w:val="en-IN"/>
        </w:rPr>
        <w:t>. It is used to delete one or more tuples of a table. With the help of the “DELETE” command, we can either delete all the rows in one go or can delete rows one by one. i.e., we can use it as per the requirement or the condition using the Where clause. It is comparatively slower than the TRUNCATE command. The TRUNCATE command does not remove the structure of the table.</w:t>
      </w:r>
    </w:p>
    <w:p w14:paraId="47A5984E" w14:textId="77777777" w:rsidR="00227213" w:rsidRPr="00227213" w:rsidRDefault="00227213" w:rsidP="00467FB4">
      <w:pPr>
        <w:pStyle w:val="ListParagraph"/>
        <w:numPr>
          <w:ilvl w:val="0"/>
          <w:numId w:val="24"/>
        </w:numPr>
        <w:tabs>
          <w:tab w:val="left" w:pos="1180"/>
          <w:tab w:val="left" w:pos="1181"/>
        </w:tabs>
        <w:rPr>
          <w:sz w:val="28"/>
          <w:lang w:val="en-IN"/>
        </w:rPr>
      </w:pPr>
      <w:r w:rsidRPr="00227213">
        <w:rPr>
          <w:b/>
          <w:bCs/>
          <w:sz w:val="28"/>
          <w:lang w:val="en-IN"/>
        </w:rPr>
        <w:t>SYNTAX –</w:t>
      </w:r>
      <w:r w:rsidRPr="00227213">
        <w:rPr>
          <w:sz w:val="28"/>
          <w:lang w:val="en-IN"/>
        </w:rPr>
        <w:t> </w:t>
      </w:r>
      <w:r w:rsidRPr="00227213">
        <w:rPr>
          <w:sz w:val="28"/>
          <w:lang w:val="en-IN"/>
        </w:rPr>
        <w:br/>
        <w:t>If we want to delete all the rows of the table:</w:t>
      </w:r>
    </w:p>
    <w:p w14:paraId="36D0CFF6" w14:textId="77777777" w:rsidR="00227213" w:rsidRPr="00227213" w:rsidRDefault="00227213" w:rsidP="00227213">
      <w:pPr>
        <w:pStyle w:val="ListParagraph"/>
        <w:tabs>
          <w:tab w:val="left" w:pos="1180"/>
          <w:tab w:val="left" w:pos="1181"/>
        </w:tabs>
        <w:rPr>
          <w:sz w:val="28"/>
          <w:lang w:val="en-IN"/>
        </w:rPr>
      </w:pPr>
      <w:r w:rsidRPr="00227213">
        <w:rPr>
          <w:sz w:val="28"/>
          <w:lang w:val="en-IN"/>
        </w:rPr>
        <w:t>DELETE from;</w:t>
      </w:r>
    </w:p>
    <w:p w14:paraId="03C6F23A" w14:textId="77777777" w:rsidR="00227213" w:rsidRPr="00227213" w:rsidRDefault="00227213" w:rsidP="00467FB4">
      <w:pPr>
        <w:pStyle w:val="ListParagraph"/>
        <w:numPr>
          <w:ilvl w:val="0"/>
          <w:numId w:val="25"/>
        </w:numPr>
        <w:tabs>
          <w:tab w:val="left" w:pos="1180"/>
          <w:tab w:val="left" w:pos="1181"/>
        </w:tabs>
        <w:rPr>
          <w:sz w:val="28"/>
          <w:lang w:val="en-IN"/>
        </w:rPr>
      </w:pPr>
      <w:r w:rsidRPr="00227213">
        <w:rPr>
          <w:b/>
          <w:bCs/>
          <w:sz w:val="28"/>
          <w:lang w:val="en-IN"/>
        </w:rPr>
        <w:t>SYNTAX –</w:t>
      </w:r>
      <w:r w:rsidRPr="00227213">
        <w:rPr>
          <w:sz w:val="28"/>
          <w:lang w:val="en-IN"/>
        </w:rPr>
        <w:t> </w:t>
      </w:r>
      <w:r w:rsidRPr="00227213">
        <w:rPr>
          <w:sz w:val="28"/>
          <w:lang w:val="en-IN"/>
        </w:rPr>
        <w:br/>
        <w:t>If we want to delete the row of the table as per the condition then we use the WHERE clause,</w:t>
      </w:r>
    </w:p>
    <w:p w14:paraId="02475718" w14:textId="77777777" w:rsidR="00227213" w:rsidRPr="00227213" w:rsidRDefault="00227213" w:rsidP="00227213">
      <w:pPr>
        <w:pStyle w:val="ListParagraph"/>
        <w:tabs>
          <w:tab w:val="left" w:pos="1180"/>
          <w:tab w:val="left" w:pos="1181"/>
        </w:tabs>
        <w:rPr>
          <w:sz w:val="28"/>
          <w:lang w:val="en-IN"/>
        </w:rPr>
      </w:pPr>
      <w:r w:rsidRPr="00227213">
        <w:rPr>
          <w:sz w:val="28"/>
          <w:lang w:val="en-IN"/>
        </w:rPr>
        <w:t>DELETE from  WHERE  ;</w:t>
      </w:r>
    </w:p>
    <w:p w14:paraId="05E4D3CB" w14:textId="77777777" w:rsidR="00227213" w:rsidRPr="00227213" w:rsidRDefault="00227213" w:rsidP="00227213">
      <w:pPr>
        <w:pStyle w:val="ListParagraph"/>
        <w:tabs>
          <w:tab w:val="left" w:pos="1180"/>
          <w:tab w:val="left" w:pos="1181"/>
        </w:tabs>
        <w:rPr>
          <w:sz w:val="28"/>
          <w:lang w:val="en-IN"/>
        </w:rPr>
      </w:pPr>
      <w:r w:rsidRPr="00227213">
        <w:rPr>
          <w:b/>
          <w:bCs/>
          <w:sz w:val="28"/>
          <w:lang w:val="en-IN"/>
        </w:rPr>
        <w:t>Note –</w:t>
      </w:r>
      <w:r w:rsidRPr="00227213">
        <w:rPr>
          <w:sz w:val="28"/>
          <w:lang w:val="en-IN"/>
        </w:rPr>
        <w:t> Here we can use the “ROLLBACK” command to restore the tuple because it does not auto-commit.</w:t>
      </w:r>
    </w:p>
    <w:p w14:paraId="369DBC56" w14:textId="77777777" w:rsidR="00227213" w:rsidRPr="00227213" w:rsidRDefault="00227213" w:rsidP="00227213">
      <w:pPr>
        <w:pStyle w:val="ListParagraph"/>
        <w:tabs>
          <w:tab w:val="left" w:pos="1180"/>
          <w:tab w:val="left" w:pos="1181"/>
        </w:tabs>
        <w:rPr>
          <w:b/>
          <w:bCs/>
          <w:sz w:val="28"/>
          <w:lang w:val="en-IN"/>
        </w:rPr>
      </w:pPr>
      <w:r w:rsidRPr="00227213">
        <w:rPr>
          <w:b/>
          <w:bCs/>
          <w:sz w:val="28"/>
          <w:lang w:val="en-IN"/>
        </w:rPr>
        <w:t>2. DROP : </w:t>
      </w:r>
    </w:p>
    <w:p w14:paraId="5C4EF271" w14:textId="77777777" w:rsidR="00227213" w:rsidRPr="00227213" w:rsidRDefault="00227213" w:rsidP="00227213">
      <w:pPr>
        <w:pStyle w:val="ListParagraph"/>
        <w:tabs>
          <w:tab w:val="left" w:pos="1180"/>
          <w:tab w:val="left" w:pos="1181"/>
        </w:tabs>
        <w:rPr>
          <w:sz w:val="28"/>
          <w:lang w:val="en-IN"/>
        </w:rPr>
      </w:pPr>
      <w:r w:rsidRPr="00227213">
        <w:rPr>
          <w:sz w:val="28"/>
          <w:lang w:val="en-IN"/>
        </w:rPr>
        <w:t>It is a Data Definition Language Command (DDL). It is used to drop the whole table. With the help of the “DROP” command we can drop (delete) the whole structure in one go i.e. it removes the named elements of the schema. By using this command the existence of the whole table is finished or say lost. </w:t>
      </w:r>
    </w:p>
    <w:p w14:paraId="5BB7C758" w14:textId="77777777" w:rsidR="00227213" w:rsidRPr="00227213" w:rsidRDefault="00227213" w:rsidP="00467FB4">
      <w:pPr>
        <w:pStyle w:val="ListParagraph"/>
        <w:numPr>
          <w:ilvl w:val="0"/>
          <w:numId w:val="26"/>
        </w:numPr>
        <w:tabs>
          <w:tab w:val="left" w:pos="1180"/>
          <w:tab w:val="left" w:pos="1181"/>
        </w:tabs>
        <w:rPr>
          <w:sz w:val="28"/>
          <w:lang w:val="en-IN"/>
        </w:rPr>
      </w:pPr>
      <w:r w:rsidRPr="00227213">
        <w:rPr>
          <w:b/>
          <w:bCs/>
          <w:sz w:val="28"/>
          <w:lang w:val="en-IN"/>
        </w:rPr>
        <w:t>SYNTAX –</w:t>
      </w:r>
      <w:r w:rsidRPr="00227213">
        <w:rPr>
          <w:sz w:val="28"/>
          <w:lang w:val="en-IN"/>
        </w:rPr>
        <w:t> </w:t>
      </w:r>
      <w:r w:rsidRPr="00227213">
        <w:rPr>
          <w:sz w:val="28"/>
          <w:lang w:val="en-IN"/>
        </w:rPr>
        <w:br/>
        <w:t>If we want to drop the table:</w:t>
      </w:r>
    </w:p>
    <w:p w14:paraId="34676332" w14:textId="77777777" w:rsidR="00227213" w:rsidRPr="00227213" w:rsidRDefault="00227213" w:rsidP="00227213">
      <w:pPr>
        <w:pStyle w:val="ListParagraph"/>
        <w:tabs>
          <w:tab w:val="left" w:pos="1180"/>
          <w:tab w:val="left" w:pos="1181"/>
        </w:tabs>
        <w:rPr>
          <w:sz w:val="28"/>
          <w:lang w:val="en-IN"/>
        </w:rPr>
      </w:pPr>
      <w:r w:rsidRPr="00227213">
        <w:rPr>
          <w:sz w:val="28"/>
          <w:lang w:val="en-IN"/>
        </w:rPr>
        <w:t>DROP table ;</w:t>
      </w:r>
    </w:p>
    <w:p w14:paraId="7D554209" w14:textId="77777777" w:rsidR="00227213" w:rsidRPr="00227213" w:rsidRDefault="00227213" w:rsidP="00227213">
      <w:pPr>
        <w:pStyle w:val="ListParagraph"/>
        <w:tabs>
          <w:tab w:val="left" w:pos="1180"/>
          <w:tab w:val="left" w:pos="1181"/>
        </w:tabs>
        <w:rPr>
          <w:sz w:val="28"/>
          <w:lang w:val="en-IN"/>
        </w:rPr>
      </w:pPr>
      <w:r w:rsidRPr="00227213">
        <w:rPr>
          <w:b/>
          <w:bCs/>
          <w:sz w:val="28"/>
          <w:lang w:val="en-IN"/>
        </w:rPr>
        <w:t>Note –</w:t>
      </w:r>
      <w:r w:rsidRPr="00227213">
        <w:rPr>
          <w:sz w:val="28"/>
          <w:lang w:val="en-IN"/>
        </w:rPr>
        <w:t> Here we can’t restore the table by using the “ROLLBACK” command because it auto commits.</w:t>
      </w:r>
    </w:p>
    <w:p w14:paraId="4AD36168" w14:textId="77777777" w:rsidR="00227213" w:rsidRPr="00227213" w:rsidRDefault="00227213" w:rsidP="00227213">
      <w:pPr>
        <w:pStyle w:val="ListParagraph"/>
        <w:tabs>
          <w:tab w:val="left" w:pos="1180"/>
          <w:tab w:val="left" w:pos="1181"/>
        </w:tabs>
        <w:rPr>
          <w:b/>
          <w:bCs/>
          <w:sz w:val="28"/>
          <w:lang w:val="en-IN"/>
        </w:rPr>
      </w:pPr>
      <w:r w:rsidRPr="00227213">
        <w:rPr>
          <w:b/>
          <w:bCs/>
          <w:sz w:val="28"/>
          <w:lang w:val="en-IN"/>
        </w:rPr>
        <w:t>3. TRUNCATE : </w:t>
      </w:r>
    </w:p>
    <w:p w14:paraId="2A4CC2A7" w14:textId="77777777" w:rsidR="00227213" w:rsidRPr="00227213" w:rsidRDefault="00227213" w:rsidP="00227213">
      <w:pPr>
        <w:pStyle w:val="ListParagraph"/>
        <w:tabs>
          <w:tab w:val="left" w:pos="1180"/>
          <w:tab w:val="left" w:pos="1181"/>
        </w:tabs>
        <w:rPr>
          <w:sz w:val="28"/>
          <w:lang w:val="en-IN"/>
        </w:rPr>
      </w:pPr>
      <w:r w:rsidRPr="00227213">
        <w:rPr>
          <w:sz w:val="28"/>
          <w:lang w:val="en-IN"/>
        </w:rPr>
        <w:t xml:space="preserve">It is also a Data Definition Language Command (DDL). It is used to delete all the rows of a relation (table) in one go. With the help of the “TRUNCATE” </w:t>
      </w:r>
      <w:r w:rsidRPr="00227213">
        <w:rPr>
          <w:sz w:val="28"/>
          <w:lang w:val="en-IN"/>
        </w:rPr>
        <w:lastRenderedPageBreak/>
        <w:t>command, we can’t delete the single row as here WHERE clause is not used. By using this command the existence of all the rows of the table is lost. It is comparatively faster than the delete command as it deletes all the rows fastly. </w:t>
      </w:r>
    </w:p>
    <w:p w14:paraId="5DD43B69" w14:textId="77777777" w:rsidR="00227213" w:rsidRPr="00227213" w:rsidRDefault="00227213" w:rsidP="00467FB4">
      <w:pPr>
        <w:pStyle w:val="ListParagraph"/>
        <w:numPr>
          <w:ilvl w:val="0"/>
          <w:numId w:val="27"/>
        </w:numPr>
        <w:tabs>
          <w:tab w:val="left" w:pos="1180"/>
          <w:tab w:val="left" w:pos="1181"/>
        </w:tabs>
        <w:rPr>
          <w:sz w:val="28"/>
          <w:lang w:val="en-IN"/>
        </w:rPr>
      </w:pPr>
      <w:r w:rsidRPr="00227213">
        <w:rPr>
          <w:b/>
          <w:bCs/>
          <w:sz w:val="28"/>
          <w:lang w:val="en-IN"/>
        </w:rPr>
        <w:t>SYNTAX –</w:t>
      </w:r>
      <w:r w:rsidRPr="00227213">
        <w:rPr>
          <w:sz w:val="28"/>
          <w:lang w:val="en-IN"/>
        </w:rPr>
        <w:t> </w:t>
      </w:r>
      <w:r w:rsidRPr="00227213">
        <w:rPr>
          <w:sz w:val="28"/>
          <w:lang w:val="en-IN"/>
        </w:rPr>
        <w:br/>
        <w:t>If we want to use truncate :</w:t>
      </w:r>
    </w:p>
    <w:p w14:paraId="31F81492" w14:textId="77777777" w:rsidR="00227213" w:rsidRPr="00227213" w:rsidRDefault="00227213" w:rsidP="00227213">
      <w:pPr>
        <w:pStyle w:val="ListParagraph"/>
        <w:tabs>
          <w:tab w:val="left" w:pos="1180"/>
          <w:tab w:val="left" w:pos="1181"/>
        </w:tabs>
        <w:rPr>
          <w:sz w:val="28"/>
          <w:lang w:val="en-IN"/>
        </w:rPr>
      </w:pPr>
      <w:r w:rsidRPr="00227213">
        <w:rPr>
          <w:sz w:val="28"/>
          <w:lang w:val="en-IN"/>
        </w:rPr>
        <w:t>TRUNCATE;</w:t>
      </w:r>
    </w:p>
    <w:p w14:paraId="1539EE52" w14:textId="77777777" w:rsidR="00227213" w:rsidRDefault="00227213" w:rsidP="00227213">
      <w:pPr>
        <w:pStyle w:val="ListParagraph"/>
        <w:tabs>
          <w:tab w:val="left" w:pos="1180"/>
          <w:tab w:val="left" w:pos="1181"/>
        </w:tabs>
        <w:rPr>
          <w:sz w:val="28"/>
          <w:lang w:val="en-IN"/>
        </w:rPr>
      </w:pPr>
      <w:r w:rsidRPr="00227213">
        <w:rPr>
          <w:b/>
          <w:bCs/>
          <w:sz w:val="28"/>
          <w:lang w:val="en-IN"/>
        </w:rPr>
        <w:t>Note –</w:t>
      </w:r>
      <w:r w:rsidRPr="00227213">
        <w:rPr>
          <w:sz w:val="28"/>
          <w:lang w:val="en-IN"/>
        </w:rPr>
        <w:t> Here we can’t restore the tuples of the table by using the “ROLLBACK” command.</w:t>
      </w:r>
    </w:p>
    <w:p w14:paraId="067C148E" w14:textId="5C4BCDBD" w:rsidR="00E2416F" w:rsidRPr="00227213" w:rsidRDefault="00E2416F" w:rsidP="00227213">
      <w:pPr>
        <w:pStyle w:val="ListParagraph"/>
        <w:tabs>
          <w:tab w:val="left" w:pos="1180"/>
          <w:tab w:val="left" w:pos="1181"/>
        </w:tabs>
        <w:rPr>
          <w:sz w:val="28"/>
          <w:lang w:val="en-IN"/>
        </w:rPr>
      </w:pPr>
      <w:r>
        <w:rPr>
          <w:noProof/>
        </w:rPr>
        <w:drawing>
          <wp:inline distT="0" distB="0" distL="0" distR="0" wp14:anchorId="041BEC0A" wp14:editId="271C2A8A">
            <wp:extent cx="5829300" cy="3964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29300" cy="3964940"/>
                    </a:xfrm>
                    <a:prstGeom prst="rect">
                      <a:avLst/>
                    </a:prstGeom>
                    <a:noFill/>
                    <a:ln>
                      <a:noFill/>
                    </a:ln>
                  </pic:spPr>
                </pic:pic>
              </a:graphicData>
            </a:graphic>
          </wp:inline>
        </w:drawing>
      </w:r>
    </w:p>
    <w:p w14:paraId="50ADFF8A" w14:textId="6A788BFD" w:rsidR="00227213" w:rsidRDefault="00227213" w:rsidP="00227213">
      <w:pPr>
        <w:pStyle w:val="ListParagraph"/>
        <w:tabs>
          <w:tab w:val="left" w:pos="1180"/>
          <w:tab w:val="left" w:pos="1181"/>
        </w:tabs>
        <w:ind w:firstLine="0"/>
        <w:rPr>
          <w:sz w:val="28"/>
        </w:rPr>
      </w:pPr>
    </w:p>
    <w:p w14:paraId="27F45809" w14:textId="77777777" w:rsidR="00594048" w:rsidRDefault="00CF0667" w:rsidP="00467FB4">
      <w:pPr>
        <w:pStyle w:val="ListParagraph"/>
        <w:numPr>
          <w:ilvl w:val="0"/>
          <w:numId w:val="21"/>
        </w:numPr>
        <w:tabs>
          <w:tab w:val="left" w:pos="1180"/>
          <w:tab w:val="left" w:pos="1181"/>
        </w:tabs>
        <w:ind w:left="1180" w:hanging="1081"/>
        <w:rPr>
          <w:sz w:val="28"/>
        </w:rPr>
      </w:pPr>
      <w:r>
        <w:rPr>
          <w:sz w:val="28"/>
        </w:rPr>
        <w:t>Modes</w:t>
      </w:r>
      <w:r>
        <w:rPr>
          <w:spacing w:val="-1"/>
          <w:sz w:val="28"/>
        </w:rPr>
        <w:t xml:space="preserve"> </w:t>
      </w:r>
      <w:r>
        <w:rPr>
          <w:sz w:val="28"/>
        </w:rPr>
        <w:t>of</w:t>
      </w:r>
      <w:r>
        <w:rPr>
          <w:spacing w:val="-1"/>
          <w:sz w:val="28"/>
        </w:rPr>
        <w:t xml:space="preserve"> </w:t>
      </w:r>
      <w:r>
        <w:rPr>
          <w:sz w:val="28"/>
        </w:rPr>
        <w:t>auto wired</w:t>
      </w:r>
    </w:p>
    <w:p w14:paraId="34C874EC" w14:textId="0D6092FE" w:rsidR="00CB5D79" w:rsidRDefault="00CB5D79" w:rsidP="00CB5D79">
      <w:pPr>
        <w:pStyle w:val="ListParagraph"/>
        <w:tabs>
          <w:tab w:val="left" w:pos="1180"/>
          <w:tab w:val="left" w:pos="1181"/>
        </w:tabs>
        <w:ind w:firstLine="0"/>
        <w:rPr>
          <w:sz w:val="28"/>
        </w:rPr>
      </w:pPr>
      <w:r>
        <w:rPr>
          <w:sz w:val="28"/>
        </w:rPr>
        <w:t>Ans:</w:t>
      </w:r>
      <w:r w:rsidR="005751B4">
        <w:rPr>
          <w:sz w:val="28"/>
        </w:rPr>
        <w:t xml:space="preserve"> there are 5 modes :</w:t>
      </w:r>
    </w:p>
    <w:p w14:paraId="3EFE1DDF" w14:textId="551F417C" w:rsidR="005751B4" w:rsidRPr="005751B4" w:rsidRDefault="005751B4" w:rsidP="00CB5D79">
      <w:pPr>
        <w:pStyle w:val="ListParagraph"/>
        <w:tabs>
          <w:tab w:val="left" w:pos="1180"/>
          <w:tab w:val="left" w:pos="1181"/>
        </w:tabs>
        <w:ind w:firstLine="0"/>
        <w:rPr>
          <w:szCs w:val="18"/>
        </w:rPr>
      </w:pPr>
      <w:r w:rsidRPr="005751B4">
        <w:rPr>
          <w:szCs w:val="18"/>
        </w:rPr>
        <w:t>1.no</w:t>
      </w:r>
    </w:p>
    <w:p w14:paraId="0815CDE6" w14:textId="0FD467D2" w:rsidR="005751B4" w:rsidRPr="005751B4" w:rsidRDefault="005751B4" w:rsidP="00CB5D79">
      <w:pPr>
        <w:pStyle w:val="ListParagraph"/>
        <w:tabs>
          <w:tab w:val="left" w:pos="1180"/>
          <w:tab w:val="left" w:pos="1181"/>
        </w:tabs>
        <w:ind w:firstLine="0"/>
        <w:rPr>
          <w:szCs w:val="18"/>
        </w:rPr>
      </w:pPr>
      <w:r w:rsidRPr="005751B4">
        <w:rPr>
          <w:szCs w:val="18"/>
        </w:rPr>
        <w:t>2.ByName</w:t>
      </w:r>
    </w:p>
    <w:p w14:paraId="20398570" w14:textId="02A8A117" w:rsidR="005751B4" w:rsidRPr="005751B4" w:rsidRDefault="005751B4" w:rsidP="00CB5D79">
      <w:pPr>
        <w:pStyle w:val="ListParagraph"/>
        <w:tabs>
          <w:tab w:val="left" w:pos="1180"/>
          <w:tab w:val="left" w:pos="1181"/>
        </w:tabs>
        <w:ind w:firstLine="0"/>
        <w:rPr>
          <w:szCs w:val="18"/>
        </w:rPr>
      </w:pPr>
      <w:r w:rsidRPr="005751B4">
        <w:rPr>
          <w:szCs w:val="18"/>
        </w:rPr>
        <w:t>3.ByType</w:t>
      </w:r>
    </w:p>
    <w:p w14:paraId="06C659D8" w14:textId="05EB7D68" w:rsidR="005751B4" w:rsidRPr="005751B4" w:rsidRDefault="005751B4" w:rsidP="00CB5D79">
      <w:pPr>
        <w:pStyle w:val="ListParagraph"/>
        <w:tabs>
          <w:tab w:val="left" w:pos="1180"/>
          <w:tab w:val="left" w:pos="1181"/>
        </w:tabs>
        <w:ind w:firstLine="0"/>
        <w:rPr>
          <w:szCs w:val="18"/>
        </w:rPr>
      </w:pPr>
      <w:r w:rsidRPr="005751B4">
        <w:rPr>
          <w:szCs w:val="18"/>
        </w:rPr>
        <w:t>4.Constructor</w:t>
      </w:r>
    </w:p>
    <w:p w14:paraId="0D140B63" w14:textId="7CB917CF" w:rsidR="005751B4" w:rsidRPr="005751B4" w:rsidRDefault="005751B4" w:rsidP="00CB5D79">
      <w:pPr>
        <w:pStyle w:val="ListParagraph"/>
        <w:tabs>
          <w:tab w:val="left" w:pos="1180"/>
          <w:tab w:val="left" w:pos="1181"/>
        </w:tabs>
        <w:ind w:firstLine="0"/>
        <w:rPr>
          <w:szCs w:val="18"/>
        </w:rPr>
      </w:pPr>
      <w:r w:rsidRPr="005751B4">
        <w:rPr>
          <w:szCs w:val="18"/>
        </w:rPr>
        <w:t xml:space="preserve">5.autoDetect </w:t>
      </w:r>
    </w:p>
    <w:p w14:paraId="63E22111" w14:textId="77777777" w:rsidR="00594048" w:rsidRDefault="00CF0667" w:rsidP="00467FB4">
      <w:pPr>
        <w:pStyle w:val="ListParagraph"/>
        <w:numPr>
          <w:ilvl w:val="0"/>
          <w:numId w:val="21"/>
        </w:numPr>
        <w:tabs>
          <w:tab w:val="left" w:pos="1180"/>
          <w:tab w:val="left" w:pos="1181"/>
        </w:tabs>
        <w:spacing w:before="25"/>
        <w:ind w:left="1180" w:hanging="1081"/>
        <w:rPr>
          <w:sz w:val="28"/>
        </w:rPr>
      </w:pPr>
      <w:r>
        <w:rPr>
          <w:sz w:val="28"/>
        </w:rPr>
        <w:t>Spring</w:t>
      </w:r>
      <w:r>
        <w:rPr>
          <w:spacing w:val="-3"/>
          <w:sz w:val="28"/>
        </w:rPr>
        <w:t xml:space="preserve"> </w:t>
      </w:r>
      <w:r>
        <w:rPr>
          <w:sz w:val="28"/>
        </w:rPr>
        <w:t>security</w:t>
      </w:r>
    </w:p>
    <w:p w14:paraId="6BFF81AE" w14:textId="5A854D59" w:rsidR="00E44B91" w:rsidRDefault="00E44B91" w:rsidP="00E44B91">
      <w:pPr>
        <w:pStyle w:val="ListParagraph"/>
        <w:tabs>
          <w:tab w:val="left" w:pos="1180"/>
          <w:tab w:val="left" w:pos="1181"/>
        </w:tabs>
        <w:spacing w:before="25"/>
        <w:ind w:firstLine="0"/>
        <w:rPr>
          <w:rFonts w:ascii="Arial" w:hAnsi="Arial" w:cs="Arial"/>
          <w:color w:val="202124"/>
          <w:shd w:val="clear" w:color="auto" w:fill="FFFFFF"/>
        </w:rPr>
      </w:pPr>
      <w:r>
        <w:rPr>
          <w:sz w:val="28"/>
        </w:rPr>
        <w:t xml:space="preserve">Ans: </w:t>
      </w:r>
      <w:r w:rsidR="00BE5A63">
        <w:rPr>
          <w:rFonts w:ascii="Arial" w:hAnsi="Arial" w:cs="Arial"/>
          <w:color w:val="202124"/>
          <w:shd w:val="clear" w:color="auto" w:fill="FFFFFF"/>
        </w:rPr>
        <w:t>Spring Security is </w:t>
      </w:r>
      <w:r w:rsidR="00BE5A63">
        <w:rPr>
          <w:rFonts w:ascii="Arial" w:hAnsi="Arial" w:cs="Arial"/>
          <w:b/>
          <w:bCs/>
          <w:color w:val="202124"/>
          <w:shd w:val="clear" w:color="auto" w:fill="FFFFFF"/>
        </w:rPr>
        <w:t>a framework which provides various security features like: authentication, authorization to create secure Java Enterprise Applications</w:t>
      </w:r>
      <w:r w:rsidR="00BE5A63">
        <w:rPr>
          <w:rFonts w:ascii="Arial" w:hAnsi="Arial" w:cs="Arial"/>
          <w:color w:val="202124"/>
          <w:shd w:val="clear" w:color="auto" w:fill="FFFFFF"/>
        </w:rPr>
        <w:t>.</w:t>
      </w:r>
    </w:p>
    <w:p w14:paraId="0CE52D39" w14:textId="77777777" w:rsidR="007F1100" w:rsidRDefault="007F1100" w:rsidP="00E44B91">
      <w:pPr>
        <w:pStyle w:val="ListParagraph"/>
        <w:tabs>
          <w:tab w:val="left" w:pos="1180"/>
          <w:tab w:val="left" w:pos="1181"/>
        </w:tabs>
        <w:spacing w:before="25"/>
        <w:ind w:firstLine="0"/>
        <w:rPr>
          <w:rFonts w:ascii="Arial" w:hAnsi="Arial" w:cs="Arial"/>
          <w:color w:val="202124"/>
          <w:shd w:val="clear" w:color="auto" w:fill="FFFFFF"/>
        </w:rPr>
      </w:pPr>
    </w:p>
    <w:p w14:paraId="349902AE" w14:textId="77777777" w:rsidR="001A1A91" w:rsidRPr="001A1A91" w:rsidRDefault="001A1A91" w:rsidP="001A1A91">
      <w:pPr>
        <w:pStyle w:val="ListParagraph"/>
        <w:numPr>
          <w:ilvl w:val="0"/>
          <w:numId w:val="46"/>
        </w:numPr>
        <w:tabs>
          <w:tab w:val="left" w:pos="1180"/>
          <w:tab w:val="left" w:pos="1181"/>
        </w:tabs>
        <w:spacing w:before="25"/>
        <w:rPr>
          <w:sz w:val="28"/>
          <w:lang w:val="en-IN"/>
        </w:rPr>
      </w:pPr>
      <w:r w:rsidRPr="001A1A91">
        <w:rPr>
          <w:sz w:val="28"/>
          <w:lang w:val="en-IN"/>
        </w:rPr>
        <w:t>for </w:t>
      </w:r>
      <w:r w:rsidRPr="001A1A91">
        <w:rPr>
          <w:i/>
          <w:iCs/>
          <w:sz w:val="28"/>
          <w:lang w:val="en-IN"/>
        </w:rPr>
        <w:t>authentication</w:t>
      </w:r>
      <w:r w:rsidRPr="001A1A91">
        <w:rPr>
          <w:sz w:val="28"/>
          <w:lang w:val="en-IN"/>
        </w:rPr>
        <w:t xml:space="preserve"> of users, to reliably and securely determine who is </w:t>
      </w:r>
      <w:r w:rsidRPr="001A1A91">
        <w:rPr>
          <w:sz w:val="28"/>
          <w:lang w:val="en-IN"/>
        </w:rPr>
        <w:lastRenderedPageBreak/>
        <w:t>currently executing Java code, regardless of whether the code is running as an application, an applet, a bean, or a servlet; and</w:t>
      </w:r>
    </w:p>
    <w:p w14:paraId="6D08A540" w14:textId="77777777" w:rsidR="001A1A91" w:rsidRPr="001A1A91" w:rsidRDefault="001A1A91" w:rsidP="001A1A91">
      <w:pPr>
        <w:pStyle w:val="ListParagraph"/>
        <w:numPr>
          <w:ilvl w:val="0"/>
          <w:numId w:val="46"/>
        </w:numPr>
        <w:tabs>
          <w:tab w:val="left" w:pos="1180"/>
          <w:tab w:val="left" w:pos="1181"/>
        </w:tabs>
        <w:spacing w:before="25"/>
        <w:rPr>
          <w:sz w:val="28"/>
          <w:lang w:val="en-IN"/>
        </w:rPr>
      </w:pPr>
      <w:r w:rsidRPr="001A1A91">
        <w:rPr>
          <w:sz w:val="28"/>
          <w:lang w:val="en-IN"/>
        </w:rPr>
        <w:t>for </w:t>
      </w:r>
      <w:r w:rsidRPr="001A1A91">
        <w:rPr>
          <w:i/>
          <w:iCs/>
          <w:sz w:val="28"/>
          <w:lang w:val="en-IN"/>
        </w:rPr>
        <w:t>authorization</w:t>
      </w:r>
      <w:r w:rsidRPr="001A1A91">
        <w:rPr>
          <w:sz w:val="28"/>
          <w:lang w:val="en-IN"/>
        </w:rPr>
        <w:t> of users to ensure they have the access control rights (permissions) required to do the actions performed.</w:t>
      </w:r>
    </w:p>
    <w:p w14:paraId="7D540150" w14:textId="77777777" w:rsidR="007F1100" w:rsidRDefault="007F1100" w:rsidP="00E44B91">
      <w:pPr>
        <w:pStyle w:val="ListParagraph"/>
        <w:tabs>
          <w:tab w:val="left" w:pos="1180"/>
          <w:tab w:val="left" w:pos="1181"/>
        </w:tabs>
        <w:spacing w:before="25"/>
        <w:ind w:firstLine="0"/>
        <w:rPr>
          <w:sz w:val="28"/>
        </w:rPr>
      </w:pPr>
    </w:p>
    <w:p w14:paraId="344D6799" w14:textId="77777777" w:rsidR="001A1A91" w:rsidRDefault="001A1A91" w:rsidP="00E44B91">
      <w:pPr>
        <w:pStyle w:val="ListParagraph"/>
        <w:tabs>
          <w:tab w:val="left" w:pos="1180"/>
          <w:tab w:val="left" w:pos="1181"/>
        </w:tabs>
        <w:spacing w:before="25"/>
        <w:ind w:firstLine="0"/>
        <w:rPr>
          <w:sz w:val="28"/>
        </w:rPr>
      </w:pPr>
    </w:p>
    <w:p w14:paraId="751B742C" w14:textId="77777777" w:rsidR="00594048" w:rsidRDefault="00CF0667" w:rsidP="00467FB4">
      <w:pPr>
        <w:pStyle w:val="ListParagraph"/>
        <w:numPr>
          <w:ilvl w:val="0"/>
          <w:numId w:val="21"/>
        </w:numPr>
        <w:tabs>
          <w:tab w:val="left" w:pos="1180"/>
          <w:tab w:val="left" w:pos="1181"/>
        </w:tabs>
        <w:ind w:left="1180" w:hanging="1081"/>
        <w:rPr>
          <w:sz w:val="28"/>
        </w:rPr>
      </w:pPr>
      <w:r>
        <w:rPr>
          <w:sz w:val="28"/>
        </w:rPr>
        <w:t>Spring</w:t>
      </w:r>
      <w:r>
        <w:rPr>
          <w:spacing w:val="-3"/>
          <w:sz w:val="28"/>
        </w:rPr>
        <w:t xml:space="preserve"> </w:t>
      </w:r>
      <w:r>
        <w:rPr>
          <w:sz w:val="28"/>
        </w:rPr>
        <w:t>IOC</w:t>
      </w:r>
    </w:p>
    <w:p w14:paraId="7C35C066" w14:textId="28A57A1E" w:rsidR="00551C6E" w:rsidRPr="00D07A08" w:rsidRDefault="00C66D3D" w:rsidP="00467FB4">
      <w:pPr>
        <w:pStyle w:val="ListParagraph"/>
        <w:numPr>
          <w:ilvl w:val="0"/>
          <w:numId w:val="29"/>
        </w:numPr>
        <w:tabs>
          <w:tab w:val="left" w:pos="1180"/>
          <w:tab w:val="left" w:pos="1181"/>
        </w:tabs>
        <w:rPr>
          <w:rFonts w:ascii="Times New Roman" w:hAnsi="Times New Roman" w:cs="Times New Roman"/>
          <w:sz w:val="28"/>
        </w:rPr>
      </w:pPr>
      <w:r w:rsidRPr="00D07A08">
        <w:rPr>
          <w:rFonts w:ascii="Times New Roman" w:hAnsi="Times New Roman" w:cs="Times New Roman"/>
          <w:sz w:val="28"/>
        </w:rPr>
        <w:t xml:space="preserve">Spring </w:t>
      </w:r>
      <w:r w:rsidR="00C35928" w:rsidRPr="00D07A08">
        <w:rPr>
          <w:rFonts w:ascii="Times New Roman" w:hAnsi="Times New Roman" w:cs="Times New Roman"/>
          <w:sz w:val="28"/>
        </w:rPr>
        <w:t>IOC is an area in spring boot framework</w:t>
      </w:r>
      <w:r w:rsidR="00A1763D" w:rsidRPr="00D07A08">
        <w:rPr>
          <w:rFonts w:ascii="Times New Roman" w:hAnsi="Times New Roman" w:cs="Times New Roman"/>
          <w:sz w:val="28"/>
        </w:rPr>
        <w:t xml:space="preserve"> that  perform dependency injection</w:t>
      </w:r>
      <w:r w:rsidR="0011005C" w:rsidRPr="00D07A08">
        <w:rPr>
          <w:rFonts w:ascii="Times New Roman" w:hAnsi="Times New Roman" w:cs="Times New Roman"/>
          <w:sz w:val="28"/>
        </w:rPr>
        <w:t xml:space="preserve"> and maintains complete lifecycle of </w:t>
      </w:r>
      <w:r w:rsidR="00B4520F" w:rsidRPr="00D07A08">
        <w:rPr>
          <w:rFonts w:ascii="Times New Roman" w:hAnsi="Times New Roman" w:cs="Times New Roman"/>
          <w:sz w:val="28"/>
        </w:rPr>
        <w:t>spring Bean.</w:t>
      </w:r>
    </w:p>
    <w:p w14:paraId="7C7C7AA9" w14:textId="4E0F6A51" w:rsidR="00B4520F" w:rsidRPr="00D07A08" w:rsidRDefault="00B4520F" w:rsidP="00467FB4">
      <w:pPr>
        <w:pStyle w:val="ListParagraph"/>
        <w:numPr>
          <w:ilvl w:val="0"/>
          <w:numId w:val="28"/>
        </w:numPr>
        <w:tabs>
          <w:tab w:val="left" w:pos="1180"/>
          <w:tab w:val="left" w:pos="1181"/>
        </w:tabs>
        <w:rPr>
          <w:rFonts w:ascii="Times New Roman" w:hAnsi="Times New Roman" w:cs="Times New Roman"/>
          <w:sz w:val="28"/>
        </w:rPr>
      </w:pPr>
      <w:r w:rsidRPr="00D07A08">
        <w:rPr>
          <w:rFonts w:ascii="Times New Roman" w:hAnsi="Times New Roman" w:cs="Times New Roman"/>
          <w:sz w:val="28"/>
        </w:rPr>
        <w:t xml:space="preserve">Spring IOC consists of core </w:t>
      </w:r>
      <w:r w:rsidR="007F1100" w:rsidRPr="00D07A08">
        <w:rPr>
          <w:rFonts w:ascii="Times New Roman" w:hAnsi="Times New Roman" w:cs="Times New Roman"/>
          <w:sz w:val="28"/>
        </w:rPr>
        <w:t>of spring framework.</w:t>
      </w:r>
    </w:p>
    <w:p w14:paraId="3944A483" w14:textId="75A8E3D9" w:rsidR="00594048" w:rsidRDefault="00CF0667" w:rsidP="00467FB4">
      <w:pPr>
        <w:pStyle w:val="ListParagraph"/>
        <w:numPr>
          <w:ilvl w:val="0"/>
          <w:numId w:val="21"/>
        </w:numPr>
        <w:tabs>
          <w:tab w:val="left" w:pos="1180"/>
          <w:tab w:val="left" w:pos="1181"/>
        </w:tabs>
        <w:ind w:left="1180" w:hanging="1081"/>
        <w:rPr>
          <w:sz w:val="28"/>
        </w:rPr>
      </w:pPr>
      <w:r>
        <w:rPr>
          <w:sz w:val="28"/>
        </w:rPr>
        <w:t>Streams</w:t>
      </w:r>
      <w:r>
        <w:rPr>
          <w:spacing w:val="-2"/>
          <w:sz w:val="28"/>
        </w:rPr>
        <w:t xml:space="preserve"> </w:t>
      </w:r>
      <w:r>
        <w:rPr>
          <w:sz w:val="28"/>
        </w:rPr>
        <w:t>in</w:t>
      </w:r>
      <w:r>
        <w:rPr>
          <w:spacing w:val="-2"/>
          <w:sz w:val="28"/>
        </w:rPr>
        <w:t xml:space="preserve"> </w:t>
      </w:r>
      <w:r>
        <w:rPr>
          <w:sz w:val="28"/>
        </w:rPr>
        <w:t>java</w:t>
      </w:r>
      <w:r w:rsidR="00E93F78">
        <w:rPr>
          <w:sz w:val="28"/>
        </w:rPr>
        <w:t>(Stream api which was introduced in java8)</w:t>
      </w:r>
    </w:p>
    <w:p w14:paraId="1967F80E" w14:textId="77777777" w:rsidR="00594048" w:rsidRDefault="00CF0667" w:rsidP="00467FB4">
      <w:pPr>
        <w:pStyle w:val="ListParagraph"/>
        <w:numPr>
          <w:ilvl w:val="0"/>
          <w:numId w:val="21"/>
        </w:numPr>
        <w:tabs>
          <w:tab w:val="left" w:pos="1180"/>
          <w:tab w:val="left" w:pos="1181"/>
        </w:tabs>
        <w:spacing w:before="26"/>
        <w:ind w:left="1180" w:hanging="1081"/>
        <w:rPr>
          <w:sz w:val="28"/>
        </w:rPr>
      </w:pPr>
      <w:r>
        <w:rPr>
          <w:sz w:val="28"/>
        </w:rPr>
        <w:t>Aggregation</w:t>
      </w:r>
      <w:r>
        <w:rPr>
          <w:spacing w:val="-4"/>
          <w:sz w:val="28"/>
        </w:rPr>
        <w:t xml:space="preserve"> </w:t>
      </w:r>
      <w:r>
        <w:rPr>
          <w:sz w:val="28"/>
        </w:rPr>
        <w:t>composition</w:t>
      </w:r>
    </w:p>
    <w:p w14:paraId="2E092230" w14:textId="169D5676" w:rsidR="00612ACA" w:rsidRDefault="00612ACA" w:rsidP="00612ACA">
      <w:pPr>
        <w:pStyle w:val="ListParagraph"/>
        <w:tabs>
          <w:tab w:val="left" w:pos="1180"/>
          <w:tab w:val="left" w:pos="1181"/>
        </w:tabs>
        <w:spacing w:before="26"/>
        <w:ind w:firstLine="0"/>
        <w:rPr>
          <w:rFonts w:ascii="Segoe UI" w:hAnsi="Segoe UI" w:cs="Segoe UI"/>
          <w:color w:val="333333"/>
          <w:shd w:val="clear" w:color="auto" w:fill="FFFFFF"/>
        </w:rPr>
      </w:pPr>
      <w:r>
        <w:rPr>
          <w:sz w:val="28"/>
        </w:rPr>
        <w:t>Ans:</w:t>
      </w:r>
      <w:r w:rsidRPr="00612ACA">
        <w:rPr>
          <w:rFonts w:ascii="Segoe UI" w:hAnsi="Segoe UI" w:cs="Segoe UI"/>
          <w:color w:val="333333"/>
          <w:shd w:val="clear" w:color="auto" w:fill="FFFFFF"/>
        </w:rPr>
        <w:t xml:space="preserve"> </w:t>
      </w:r>
      <w:r>
        <w:rPr>
          <w:rFonts w:ascii="Segoe UI" w:hAnsi="Segoe UI" w:cs="Segoe UI"/>
          <w:color w:val="333333"/>
          <w:shd w:val="clear" w:color="auto" w:fill="FFFFFF"/>
        </w:rPr>
        <w:t>Objects are related to each other using more than one relationship, such as Aggregation, Composition, Association, etc.</w:t>
      </w:r>
    </w:p>
    <w:p w14:paraId="33918254" w14:textId="3D4AC039" w:rsidR="00612ACA" w:rsidRDefault="00AB5DAB" w:rsidP="00612ACA">
      <w:pPr>
        <w:pStyle w:val="ListParagraph"/>
        <w:tabs>
          <w:tab w:val="left" w:pos="1180"/>
          <w:tab w:val="left" w:pos="1181"/>
        </w:tabs>
        <w:spacing w:before="26"/>
        <w:ind w:firstLine="0"/>
        <w:rPr>
          <w:rFonts w:ascii="Segoe UI" w:hAnsi="Segoe UI" w:cs="Segoe UI"/>
          <w:color w:val="333333"/>
          <w:shd w:val="clear" w:color="auto" w:fill="FFFFFF"/>
        </w:rPr>
      </w:pPr>
      <w:r w:rsidRPr="006270DF">
        <w:rPr>
          <w:rFonts w:ascii="Segoe UI" w:hAnsi="Segoe UI" w:cs="Segoe UI"/>
          <w:b/>
          <w:bCs/>
          <w:color w:val="333333"/>
          <w:u w:val="single"/>
          <w:shd w:val="clear" w:color="auto" w:fill="FFFFFF"/>
        </w:rPr>
        <w:t>Composition</w:t>
      </w:r>
      <w:r w:rsidRPr="006270DF">
        <w:rPr>
          <w:rFonts w:ascii="Segoe UI" w:hAnsi="Segoe UI" w:cs="Segoe UI"/>
          <w:color w:val="333333"/>
          <w:u w:val="single"/>
          <w:shd w:val="clear" w:color="auto" w:fill="FFFFFF"/>
        </w:rPr>
        <w:t xml:space="preserve"> </w:t>
      </w:r>
      <w:r>
        <w:rPr>
          <w:rFonts w:ascii="Segoe UI" w:hAnsi="Segoe UI" w:cs="Segoe UI"/>
          <w:color w:val="333333"/>
          <w:shd w:val="clear" w:color="auto" w:fill="FFFFFF"/>
        </w:rPr>
        <w:t>is a </w:t>
      </w:r>
      <w:r>
        <w:rPr>
          <w:rStyle w:val="Strong"/>
          <w:rFonts w:ascii="Segoe UI" w:hAnsi="Segoe UI" w:cs="Segoe UI"/>
          <w:color w:val="333333"/>
          <w:shd w:val="clear" w:color="auto" w:fill="FFFFFF"/>
        </w:rPr>
        <w:t>"belong-to"</w:t>
      </w:r>
      <w:r>
        <w:rPr>
          <w:rFonts w:ascii="Segoe UI" w:hAnsi="Segoe UI" w:cs="Segoe UI"/>
          <w:color w:val="333333"/>
          <w:shd w:val="clear" w:color="auto" w:fill="FFFFFF"/>
        </w:rPr>
        <w:t> type of relationship in which one object is logically related with other objects. It is also referred to as </w:t>
      </w:r>
      <w:r>
        <w:rPr>
          <w:rStyle w:val="Strong"/>
          <w:rFonts w:ascii="Segoe UI" w:hAnsi="Segoe UI" w:cs="Segoe UI"/>
          <w:color w:val="333333"/>
          <w:shd w:val="clear" w:color="auto" w:fill="FFFFFF"/>
        </w:rPr>
        <w:t>"has-a"</w:t>
      </w:r>
      <w:r>
        <w:rPr>
          <w:rFonts w:ascii="Segoe UI" w:hAnsi="Segoe UI" w:cs="Segoe UI"/>
          <w:color w:val="333333"/>
          <w:shd w:val="clear" w:color="auto" w:fill="FFFFFF"/>
        </w:rPr>
        <w:t> relationship.</w:t>
      </w:r>
    </w:p>
    <w:p w14:paraId="020769E4" w14:textId="7CAB2E6A" w:rsidR="00AB5DAB" w:rsidRDefault="006270DF" w:rsidP="00612ACA">
      <w:pPr>
        <w:pStyle w:val="ListParagraph"/>
        <w:tabs>
          <w:tab w:val="left" w:pos="1180"/>
          <w:tab w:val="left" w:pos="1181"/>
        </w:tabs>
        <w:spacing w:before="26"/>
        <w:ind w:firstLine="0"/>
        <w:rPr>
          <w:rFonts w:ascii="Segoe UI" w:hAnsi="Segoe UI" w:cs="Segoe UI"/>
          <w:color w:val="333333"/>
          <w:shd w:val="clear" w:color="auto" w:fill="FFFFFF"/>
        </w:rPr>
      </w:pPr>
      <w:r>
        <w:rPr>
          <w:rFonts w:ascii="Segoe UI" w:hAnsi="Segoe UI" w:cs="Segoe UI"/>
          <w:b/>
          <w:bCs/>
          <w:color w:val="333333"/>
          <w:shd w:val="clear" w:color="auto" w:fill="FFFFFF"/>
        </w:rPr>
        <w:tab/>
      </w:r>
      <w:r>
        <w:rPr>
          <w:rFonts w:ascii="Segoe UI" w:hAnsi="Segoe UI" w:cs="Segoe UI"/>
          <w:b/>
          <w:bCs/>
          <w:color w:val="333333"/>
          <w:shd w:val="clear" w:color="auto" w:fill="FFFFFF"/>
        </w:rPr>
        <w:tab/>
      </w:r>
      <w:r>
        <w:rPr>
          <w:rFonts w:ascii="Segoe UI" w:hAnsi="Segoe UI" w:cs="Segoe UI"/>
          <w:color w:val="333333"/>
          <w:shd w:val="clear" w:color="auto" w:fill="FFFFFF"/>
        </w:rPr>
        <w:t>Composition is a strong type of </w:t>
      </w:r>
      <w:r>
        <w:rPr>
          <w:rStyle w:val="Strong"/>
          <w:rFonts w:ascii="Segoe UI" w:hAnsi="Segoe UI" w:cs="Segoe UI"/>
          <w:color w:val="333333"/>
          <w:shd w:val="clear" w:color="auto" w:fill="FFFFFF"/>
        </w:rPr>
        <w:t>"has-a"</w:t>
      </w:r>
      <w:r>
        <w:rPr>
          <w:rFonts w:ascii="Segoe UI" w:hAnsi="Segoe UI" w:cs="Segoe UI"/>
          <w:color w:val="333333"/>
          <w:shd w:val="clear" w:color="auto" w:fill="FFFFFF"/>
        </w:rPr>
        <w:t> relationship because the containing object is its owner. So, objects are tightly coupled, which means if we delete the parent object, the child object will also get deleted with it.</w:t>
      </w:r>
    </w:p>
    <w:p w14:paraId="0614A5EB" w14:textId="5A318977" w:rsidR="006270DF" w:rsidRDefault="00600C20" w:rsidP="00612ACA">
      <w:pPr>
        <w:pStyle w:val="ListParagraph"/>
        <w:tabs>
          <w:tab w:val="left" w:pos="1180"/>
          <w:tab w:val="left" w:pos="1181"/>
        </w:tabs>
        <w:spacing w:before="26"/>
        <w:ind w:firstLine="0"/>
        <w:rPr>
          <w:rFonts w:ascii="Segoe UI" w:hAnsi="Segoe UI" w:cs="Segoe UI"/>
          <w:color w:val="333333"/>
          <w:shd w:val="clear" w:color="auto" w:fill="FFFFFF"/>
        </w:rPr>
      </w:pPr>
      <w:r w:rsidRPr="00600C20">
        <w:rPr>
          <w:rFonts w:ascii="Segoe UI" w:hAnsi="Segoe UI" w:cs="Segoe UI"/>
          <w:b/>
          <w:bCs/>
          <w:color w:val="333333"/>
          <w:u w:val="single"/>
          <w:shd w:val="clear" w:color="auto" w:fill="FFFFFF"/>
        </w:rPr>
        <w:t>Aggregation</w:t>
      </w:r>
      <w:r>
        <w:rPr>
          <w:rFonts w:ascii="Segoe UI" w:hAnsi="Segoe UI" w:cs="Segoe UI"/>
          <w:color w:val="333333"/>
          <w:shd w:val="clear" w:color="auto" w:fill="FFFFFF"/>
        </w:rPr>
        <w:t xml:space="preserve"> relationship is also a </w:t>
      </w:r>
      <w:r>
        <w:rPr>
          <w:rStyle w:val="Strong"/>
          <w:rFonts w:ascii="Segoe UI" w:hAnsi="Segoe UI" w:cs="Segoe UI"/>
          <w:color w:val="333333"/>
          <w:shd w:val="clear" w:color="auto" w:fill="FFFFFF"/>
        </w:rPr>
        <w:t>"has-a"</w:t>
      </w:r>
      <w:r>
        <w:rPr>
          <w:rFonts w:ascii="Segoe UI" w:hAnsi="Segoe UI" w:cs="Segoe UI"/>
          <w:color w:val="333333"/>
          <w:shd w:val="clear" w:color="auto" w:fill="FFFFFF"/>
        </w:rPr>
        <w:t> relationship. The only difference between Aggregation and Composition is that in Aggregation, objects are not tightly coupled or don't involve owning. All the objects are independent of each other and can exist even if the parent object gets deleted.</w:t>
      </w:r>
    </w:p>
    <w:p w14:paraId="7F816222" w14:textId="3D868380" w:rsidR="00404B50" w:rsidRDefault="00404B50" w:rsidP="00612ACA">
      <w:pPr>
        <w:pStyle w:val="ListParagraph"/>
        <w:tabs>
          <w:tab w:val="left" w:pos="1180"/>
          <w:tab w:val="left" w:pos="1181"/>
        </w:tabs>
        <w:spacing w:before="26"/>
        <w:ind w:firstLine="0"/>
        <w:rPr>
          <w:rFonts w:ascii="Segoe UI" w:hAnsi="Segoe UI" w:cs="Segoe UI"/>
          <w:b/>
          <w:bCs/>
          <w:color w:val="333333"/>
          <w:u w:val="single"/>
          <w:shd w:val="clear" w:color="auto" w:fill="FFFFFF"/>
        </w:rPr>
      </w:pPr>
      <w:r>
        <w:rPr>
          <w:rFonts w:ascii="Segoe UI" w:hAnsi="Segoe UI" w:cs="Segoe UI"/>
          <w:b/>
          <w:bCs/>
          <w:color w:val="333333"/>
          <w:u w:val="single"/>
          <w:shd w:val="clear" w:color="auto" w:fill="FFFFFF"/>
        </w:rPr>
        <w:tab/>
      </w:r>
      <w:r>
        <w:rPr>
          <w:rFonts w:ascii="Segoe UI" w:hAnsi="Segoe UI" w:cs="Segoe UI"/>
          <w:b/>
          <w:bCs/>
          <w:color w:val="333333"/>
          <w:u w:val="single"/>
          <w:shd w:val="clear" w:color="auto" w:fill="FFFFFF"/>
        </w:rPr>
        <w:tab/>
      </w:r>
      <w:r>
        <w:rPr>
          <w:rFonts w:ascii="Segoe UI" w:hAnsi="Segoe UI" w:cs="Segoe UI"/>
          <w:b/>
          <w:bCs/>
          <w:color w:val="333333"/>
          <w:u w:val="single"/>
          <w:shd w:val="clear" w:color="auto" w:fill="FFFFFF"/>
        </w:rPr>
        <w:tab/>
      </w:r>
      <w:r>
        <w:rPr>
          <w:rFonts w:ascii="Segoe UI" w:hAnsi="Segoe UI" w:cs="Segoe UI"/>
          <w:b/>
          <w:bCs/>
          <w:color w:val="333333"/>
          <w:u w:val="single"/>
          <w:shd w:val="clear" w:color="auto" w:fill="FFFFFF"/>
        </w:rPr>
        <w:tab/>
      </w:r>
      <w:r>
        <w:rPr>
          <w:rFonts w:ascii="Segoe UI" w:hAnsi="Segoe UI" w:cs="Segoe UI"/>
          <w:b/>
          <w:bCs/>
          <w:color w:val="333333"/>
          <w:u w:val="single"/>
          <w:shd w:val="clear" w:color="auto" w:fill="FFFFFF"/>
        </w:rPr>
        <w:tab/>
      </w:r>
      <w:r>
        <w:rPr>
          <w:noProof/>
        </w:rPr>
        <w:drawing>
          <wp:inline distT="0" distB="0" distL="0" distR="0" wp14:anchorId="249F753E" wp14:editId="7F28064C">
            <wp:extent cx="4070985" cy="2345690"/>
            <wp:effectExtent l="0" t="0" r="5715" b="0"/>
            <wp:docPr id="27" name="Picture 2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70985" cy="2345690"/>
                    </a:xfrm>
                    <a:prstGeom prst="rect">
                      <a:avLst/>
                    </a:prstGeom>
                    <a:noFill/>
                    <a:ln>
                      <a:noFill/>
                    </a:ln>
                  </pic:spPr>
                </pic:pic>
              </a:graphicData>
            </a:graphic>
          </wp:inline>
        </w:drawing>
      </w:r>
    </w:p>
    <w:p w14:paraId="379D8877" w14:textId="77777777" w:rsidR="00382FE0" w:rsidRDefault="00382FE0" w:rsidP="00211F7E">
      <w:pPr>
        <w:pStyle w:val="ListParagraph"/>
        <w:spacing w:before="26"/>
        <w:ind w:left="-426" w:firstLine="0"/>
        <w:rPr>
          <w:rFonts w:ascii="Segoe UI" w:hAnsi="Segoe UI" w:cs="Segoe UI"/>
          <w:b/>
          <w:bCs/>
          <w:color w:val="333333"/>
          <w:u w:val="single"/>
          <w:shd w:val="clear" w:color="auto" w:fill="FFFFFF"/>
        </w:rPr>
      </w:pPr>
    </w:p>
    <w:p w14:paraId="6F810AA9" w14:textId="42741D95" w:rsidR="00382FE0" w:rsidRDefault="00382FE0" w:rsidP="00612ACA">
      <w:pPr>
        <w:pStyle w:val="ListParagraph"/>
        <w:tabs>
          <w:tab w:val="left" w:pos="1180"/>
          <w:tab w:val="left" w:pos="1181"/>
        </w:tabs>
        <w:spacing w:before="26"/>
        <w:ind w:firstLine="0"/>
        <w:rPr>
          <w:rFonts w:ascii="Arial" w:hAnsi="Arial" w:cs="Arial"/>
          <w:color w:val="273239"/>
          <w:spacing w:val="2"/>
          <w:sz w:val="26"/>
          <w:szCs w:val="26"/>
          <w:shd w:val="clear" w:color="auto" w:fill="FFFFFF"/>
        </w:rPr>
      </w:pPr>
      <w:r w:rsidRPr="00382FE0">
        <w:rPr>
          <w:rFonts w:ascii="Arial" w:hAnsi="Arial" w:cs="Arial"/>
          <w:b/>
          <w:bCs/>
          <w:color w:val="273239"/>
          <w:spacing w:val="2"/>
          <w:sz w:val="26"/>
          <w:szCs w:val="26"/>
          <w:u w:val="single"/>
          <w:shd w:val="clear" w:color="auto" w:fill="FFFFFF"/>
        </w:rPr>
        <w:t xml:space="preserve">Association </w:t>
      </w:r>
      <w:r>
        <w:rPr>
          <w:rFonts w:ascii="Arial" w:hAnsi="Arial" w:cs="Arial"/>
          <w:color w:val="273239"/>
          <w:spacing w:val="2"/>
          <w:sz w:val="26"/>
          <w:szCs w:val="26"/>
          <w:shd w:val="clear" w:color="auto" w:fill="FFFFFF"/>
        </w:rPr>
        <w:t xml:space="preserve">is a relation between two separate classes which establishes through their Objects. Association can be one-to-one, one-to-many, many-to-one, many-to-many. In Object-Oriented programming, an Object communicates to another object to use functionality and services provided by that </w:t>
      </w:r>
      <w:r>
        <w:rPr>
          <w:rFonts w:ascii="Arial" w:hAnsi="Arial" w:cs="Arial"/>
          <w:color w:val="273239"/>
          <w:spacing w:val="2"/>
          <w:sz w:val="26"/>
          <w:szCs w:val="26"/>
          <w:shd w:val="clear" w:color="auto" w:fill="FFFFFF"/>
        </w:rPr>
        <w:lastRenderedPageBreak/>
        <w:t>object. </w:t>
      </w:r>
      <w:r>
        <w:rPr>
          <w:rStyle w:val="Strong"/>
          <w:rFonts w:ascii="Arial" w:hAnsi="Arial" w:cs="Arial"/>
          <w:color w:val="273239"/>
          <w:spacing w:val="2"/>
          <w:sz w:val="26"/>
          <w:szCs w:val="26"/>
          <w:bdr w:val="none" w:sz="0" w:space="0" w:color="auto" w:frame="1"/>
          <w:shd w:val="clear" w:color="auto" w:fill="FFFFFF"/>
        </w:rPr>
        <w:t>Composition</w:t>
      </w:r>
      <w:r>
        <w:rPr>
          <w:rFonts w:ascii="Arial" w:hAnsi="Arial" w:cs="Arial"/>
          <w:color w:val="273239"/>
          <w:spacing w:val="2"/>
          <w:sz w:val="26"/>
          <w:szCs w:val="26"/>
          <w:shd w:val="clear" w:color="auto" w:fill="FFFFFF"/>
        </w:rPr>
        <w:t> and </w:t>
      </w:r>
      <w:r>
        <w:rPr>
          <w:rStyle w:val="Strong"/>
          <w:rFonts w:ascii="Arial" w:hAnsi="Arial" w:cs="Arial"/>
          <w:color w:val="273239"/>
          <w:spacing w:val="2"/>
          <w:sz w:val="26"/>
          <w:szCs w:val="26"/>
          <w:bdr w:val="none" w:sz="0" w:space="0" w:color="auto" w:frame="1"/>
          <w:shd w:val="clear" w:color="auto" w:fill="FFFFFF"/>
        </w:rPr>
        <w:t>Aggregation</w:t>
      </w:r>
      <w:r>
        <w:rPr>
          <w:rFonts w:ascii="Arial" w:hAnsi="Arial" w:cs="Arial"/>
          <w:color w:val="273239"/>
          <w:spacing w:val="2"/>
          <w:sz w:val="26"/>
          <w:szCs w:val="26"/>
          <w:shd w:val="clear" w:color="auto" w:fill="FFFFFF"/>
        </w:rPr>
        <w:t> are the two forms of association. </w:t>
      </w:r>
    </w:p>
    <w:p w14:paraId="4900CEC2" w14:textId="77777777" w:rsidR="00DF0609" w:rsidRPr="00DF0609" w:rsidRDefault="00DF0609" w:rsidP="00DF0609">
      <w:pPr>
        <w:pStyle w:val="ListParagraph"/>
        <w:tabs>
          <w:tab w:val="left" w:pos="1180"/>
          <w:tab w:val="left" w:pos="1181"/>
        </w:tabs>
        <w:spacing w:before="27"/>
        <w:ind w:firstLine="0"/>
        <w:rPr>
          <w:sz w:val="28"/>
        </w:rPr>
      </w:pPr>
    </w:p>
    <w:p w14:paraId="44A3E8FC" w14:textId="7038AAE4" w:rsidR="00594048" w:rsidRDefault="00CF0667" w:rsidP="00467FB4">
      <w:pPr>
        <w:pStyle w:val="ListParagraph"/>
        <w:numPr>
          <w:ilvl w:val="0"/>
          <w:numId w:val="21"/>
        </w:numPr>
        <w:tabs>
          <w:tab w:val="left" w:pos="1180"/>
          <w:tab w:val="left" w:pos="1181"/>
        </w:tabs>
        <w:spacing w:before="27"/>
        <w:ind w:left="1180" w:hanging="1081"/>
        <w:rPr>
          <w:sz w:val="28"/>
        </w:rPr>
      </w:pPr>
      <w:r>
        <w:rPr>
          <w:sz w:val="28"/>
        </w:rPr>
        <w:t>Fail</w:t>
      </w:r>
      <w:r>
        <w:rPr>
          <w:spacing w:val="-2"/>
          <w:sz w:val="28"/>
        </w:rPr>
        <w:t xml:space="preserve"> </w:t>
      </w:r>
      <w:r>
        <w:rPr>
          <w:sz w:val="28"/>
        </w:rPr>
        <w:t>fast</w:t>
      </w:r>
      <w:r>
        <w:rPr>
          <w:spacing w:val="59"/>
          <w:sz w:val="28"/>
        </w:rPr>
        <w:t xml:space="preserve"> </w:t>
      </w:r>
      <w:r>
        <w:rPr>
          <w:sz w:val="28"/>
        </w:rPr>
        <w:t>,fail</w:t>
      </w:r>
      <w:r>
        <w:rPr>
          <w:spacing w:val="-1"/>
          <w:sz w:val="28"/>
        </w:rPr>
        <w:t xml:space="preserve"> </w:t>
      </w:r>
      <w:r>
        <w:rPr>
          <w:sz w:val="28"/>
        </w:rPr>
        <w:t>safe</w:t>
      </w:r>
    </w:p>
    <w:p w14:paraId="458974EB" w14:textId="77777777" w:rsidR="00DF0609" w:rsidRDefault="00DF0609" w:rsidP="00DF0609">
      <w:pPr>
        <w:pStyle w:val="ListParagraph"/>
        <w:tabs>
          <w:tab w:val="left" w:pos="1180"/>
          <w:tab w:val="left" w:pos="1181"/>
        </w:tabs>
        <w:spacing w:before="27"/>
        <w:ind w:firstLine="0"/>
        <w:rPr>
          <w:rFonts w:ascii="Arial" w:hAnsi="Arial" w:cs="Arial"/>
          <w:color w:val="273239"/>
          <w:spacing w:val="2"/>
          <w:sz w:val="26"/>
          <w:szCs w:val="26"/>
          <w:shd w:val="clear" w:color="auto" w:fill="FFFFFF"/>
        </w:rPr>
      </w:pPr>
      <w:r>
        <w:rPr>
          <w:sz w:val="28"/>
        </w:rPr>
        <w:t xml:space="preserve">Ans: </w:t>
      </w:r>
      <w:hyperlink r:id="rId41" w:history="1">
        <w:r>
          <w:rPr>
            <w:rStyle w:val="Hyperlink"/>
            <w:rFonts w:ascii="Arial" w:hAnsi="Arial" w:cs="Arial"/>
            <w:spacing w:val="2"/>
            <w:sz w:val="26"/>
            <w:szCs w:val="26"/>
            <w:bdr w:val="none" w:sz="0" w:space="0" w:color="auto" w:frame="1"/>
            <w:shd w:val="clear" w:color="auto" w:fill="FFFFFF"/>
          </w:rPr>
          <w:t>Iterators</w:t>
        </w:r>
      </w:hyperlink>
      <w:r>
        <w:rPr>
          <w:rFonts w:ascii="Arial" w:hAnsi="Arial" w:cs="Arial"/>
          <w:color w:val="273239"/>
          <w:spacing w:val="2"/>
          <w:sz w:val="26"/>
          <w:szCs w:val="26"/>
          <w:shd w:val="clear" w:color="auto" w:fill="FFFFFF"/>
        </w:rPr>
        <w:t> in java are used to iterate over the Collection objects.</w:t>
      </w:r>
    </w:p>
    <w:p w14:paraId="352F771F" w14:textId="0BEE06D9" w:rsidR="00DF0609" w:rsidRDefault="00DF0609" w:rsidP="00DF0609">
      <w:pPr>
        <w:pStyle w:val="ListParagraph"/>
        <w:tabs>
          <w:tab w:val="left" w:pos="1180"/>
          <w:tab w:val="left" w:pos="1181"/>
        </w:tabs>
        <w:spacing w:before="27"/>
        <w:ind w:firstLine="0"/>
        <w:rPr>
          <w:sz w:val="28"/>
        </w:rPr>
      </w:pPr>
      <w:r w:rsidRPr="00DF0609">
        <w:rPr>
          <w:rFonts w:ascii="Arial" w:hAnsi="Arial" w:cs="Arial"/>
          <w:b/>
          <w:bCs/>
          <w:color w:val="273239"/>
          <w:spacing w:val="2"/>
          <w:sz w:val="26"/>
          <w:szCs w:val="26"/>
          <w:u w:val="single"/>
          <w:shd w:val="clear" w:color="auto" w:fill="FFFFFF"/>
        </w:rPr>
        <w:t>Fail-Fast iterators</w:t>
      </w:r>
      <w:r>
        <w:rPr>
          <w:rFonts w:ascii="Arial" w:hAnsi="Arial" w:cs="Arial"/>
          <w:color w:val="273239"/>
          <w:spacing w:val="2"/>
          <w:sz w:val="26"/>
          <w:szCs w:val="26"/>
          <w:shd w:val="clear" w:color="auto" w:fill="FFFFFF"/>
        </w:rPr>
        <w:t xml:space="preserve"> immediately throw </w:t>
      </w:r>
      <w:r>
        <w:rPr>
          <w:rFonts w:ascii="Arial" w:hAnsi="Arial" w:cs="Arial"/>
          <w:i/>
          <w:iCs/>
          <w:color w:val="273239"/>
          <w:spacing w:val="2"/>
          <w:sz w:val="26"/>
          <w:szCs w:val="26"/>
          <w:bdr w:val="none" w:sz="0" w:space="0" w:color="auto" w:frame="1"/>
          <w:shd w:val="clear" w:color="auto" w:fill="FFFFFF"/>
        </w:rPr>
        <w:t>ConcurrentModificationException</w:t>
      </w:r>
      <w:r>
        <w:rPr>
          <w:rFonts w:ascii="Arial" w:hAnsi="Arial" w:cs="Arial"/>
          <w:color w:val="273239"/>
          <w:spacing w:val="2"/>
          <w:sz w:val="26"/>
          <w:szCs w:val="26"/>
          <w:shd w:val="clear" w:color="auto" w:fill="FFFFFF"/>
        </w:rPr>
        <w:t> if there is </w:t>
      </w:r>
      <w:r>
        <w:rPr>
          <w:rStyle w:val="Strong"/>
          <w:rFonts w:ascii="Arial" w:hAnsi="Arial" w:cs="Arial"/>
          <w:color w:val="273239"/>
          <w:spacing w:val="2"/>
          <w:sz w:val="26"/>
          <w:szCs w:val="26"/>
          <w:bdr w:val="none" w:sz="0" w:space="0" w:color="auto" w:frame="1"/>
          <w:shd w:val="clear" w:color="auto" w:fill="FFFFFF"/>
        </w:rPr>
        <w:t>structural modification</w:t>
      </w:r>
      <w:r>
        <w:rPr>
          <w:rFonts w:ascii="Arial" w:hAnsi="Arial" w:cs="Arial"/>
          <w:color w:val="273239"/>
          <w:spacing w:val="2"/>
          <w:sz w:val="26"/>
          <w:szCs w:val="26"/>
          <w:shd w:val="clear" w:color="auto" w:fill="FFFFFF"/>
        </w:rPr>
        <w:t> of the collection. Structural modification means adding, removing any element from collection while a thread is iterating over that collection. Iterator on ArrayList, HashMap classes are some examples of fail-fast Iterator.</w:t>
      </w:r>
      <w:r>
        <w:rPr>
          <w:rFonts w:ascii="Arial" w:hAnsi="Arial" w:cs="Arial"/>
          <w:color w:val="273239"/>
          <w:spacing w:val="2"/>
          <w:sz w:val="26"/>
          <w:szCs w:val="26"/>
        </w:rPr>
        <w:br/>
      </w:r>
      <w:r w:rsidRPr="005F4A79">
        <w:rPr>
          <w:rFonts w:ascii="Arial" w:hAnsi="Arial" w:cs="Arial"/>
          <w:b/>
          <w:bCs/>
          <w:color w:val="273239"/>
          <w:spacing w:val="2"/>
          <w:sz w:val="26"/>
          <w:szCs w:val="26"/>
          <w:u w:val="single"/>
          <w:shd w:val="clear" w:color="auto" w:fill="FFFFFF"/>
        </w:rPr>
        <w:t>Fail-Safe iterators</w:t>
      </w:r>
      <w:r>
        <w:rPr>
          <w:rFonts w:ascii="Arial" w:hAnsi="Arial" w:cs="Arial"/>
          <w:color w:val="273239"/>
          <w:spacing w:val="2"/>
          <w:sz w:val="26"/>
          <w:szCs w:val="26"/>
          <w:shd w:val="clear" w:color="auto" w:fill="FFFFFF"/>
        </w:rPr>
        <w:t xml:space="preserve"> don’t throw any exceptions if a collection is structurally modified while iterating over it. This is because, they operate on the clone of the collection, not on the original collection and that’s why they are called fail-safe iterators. Iterator on CopyOnWriteArrayList, ConcurrentHashMap classes are examples of fail-safe Iterator.</w:t>
      </w:r>
    </w:p>
    <w:p w14:paraId="5F2DD25A" w14:textId="77777777" w:rsidR="00594048" w:rsidRDefault="00CF0667" w:rsidP="00467FB4">
      <w:pPr>
        <w:pStyle w:val="ListParagraph"/>
        <w:numPr>
          <w:ilvl w:val="0"/>
          <w:numId w:val="21"/>
        </w:numPr>
        <w:tabs>
          <w:tab w:val="left" w:pos="1180"/>
          <w:tab w:val="left" w:pos="1181"/>
        </w:tabs>
        <w:ind w:left="1180" w:hanging="1081"/>
        <w:rPr>
          <w:sz w:val="28"/>
        </w:rPr>
      </w:pPr>
      <w:r>
        <w:rPr>
          <w:sz w:val="28"/>
        </w:rPr>
        <w:t>@component</w:t>
      </w:r>
    </w:p>
    <w:p w14:paraId="1E3392A2" w14:textId="09AEE634" w:rsidR="00155088" w:rsidRDefault="00155088" w:rsidP="00155088">
      <w:pPr>
        <w:pStyle w:val="ListParagraph"/>
        <w:tabs>
          <w:tab w:val="left" w:pos="1180"/>
          <w:tab w:val="left" w:pos="1181"/>
        </w:tabs>
        <w:ind w:firstLine="0"/>
        <w:rPr>
          <w:rFonts w:ascii="Arial" w:hAnsi="Arial" w:cs="Arial"/>
          <w:color w:val="202124"/>
          <w:shd w:val="clear" w:color="auto" w:fill="FFFFFF"/>
        </w:rPr>
      </w:pPr>
      <w:r>
        <w:rPr>
          <w:sz w:val="28"/>
        </w:rPr>
        <w:t xml:space="preserve">Ans: </w:t>
      </w:r>
      <w:r w:rsidRPr="00155088">
        <w:rPr>
          <w:rFonts w:ascii="Arial" w:hAnsi="Arial" w:cs="Arial"/>
          <w:b/>
          <w:bCs/>
          <w:color w:val="202124"/>
          <w:u w:val="single"/>
          <w:shd w:val="clear" w:color="auto" w:fill="FFFFFF"/>
        </w:rPr>
        <w:t>@Component</w:t>
      </w:r>
      <w:r>
        <w:rPr>
          <w:rFonts w:ascii="Arial" w:hAnsi="Arial" w:cs="Arial"/>
          <w:color w:val="202124"/>
          <w:shd w:val="clear" w:color="auto" w:fill="FFFFFF"/>
        </w:rPr>
        <w:t xml:space="preserve"> is </w:t>
      </w:r>
      <w:r>
        <w:rPr>
          <w:rFonts w:ascii="Arial" w:hAnsi="Arial" w:cs="Arial"/>
          <w:b/>
          <w:bCs/>
          <w:color w:val="202124"/>
          <w:shd w:val="clear" w:color="auto" w:fill="FFFFFF"/>
        </w:rPr>
        <w:t>an annotation that allows Spring to automatically detect our custom beans</w:t>
      </w:r>
      <w:r>
        <w:rPr>
          <w:rFonts w:ascii="Arial" w:hAnsi="Arial" w:cs="Arial"/>
          <w:color w:val="202124"/>
          <w:shd w:val="clear" w:color="auto" w:fill="FFFFFF"/>
        </w:rPr>
        <w:t>. In other words, without having to write any explicit code, Spring will: Scan our application for classes annotated with @Component. Instantiate them and inject any specified dependencies into them.</w:t>
      </w:r>
    </w:p>
    <w:p w14:paraId="4983C99C" w14:textId="77777777" w:rsidR="00572FBD" w:rsidRPr="00572FBD" w:rsidRDefault="00572FBD" w:rsidP="00155088">
      <w:pPr>
        <w:pStyle w:val="ListParagraph"/>
        <w:tabs>
          <w:tab w:val="left" w:pos="1180"/>
          <w:tab w:val="left" w:pos="1181"/>
        </w:tabs>
        <w:ind w:firstLine="0"/>
        <w:rPr>
          <w:rFonts w:ascii="Arial" w:hAnsi="Arial" w:cs="Arial"/>
          <w:b/>
          <w:bCs/>
          <w:color w:val="202124"/>
          <w:shd w:val="clear" w:color="auto" w:fill="FFFFFF"/>
        </w:rPr>
      </w:pPr>
    </w:p>
    <w:p w14:paraId="54390573" w14:textId="05DA5B72" w:rsidR="00572FBD" w:rsidRPr="00572FBD" w:rsidRDefault="00572FBD" w:rsidP="00155088">
      <w:pPr>
        <w:pStyle w:val="ListParagraph"/>
        <w:tabs>
          <w:tab w:val="left" w:pos="1180"/>
          <w:tab w:val="left" w:pos="1181"/>
        </w:tabs>
        <w:ind w:firstLine="0"/>
        <w:rPr>
          <w:b/>
          <w:bCs/>
          <w:sz w:val="28"/>
        </w:rPr>
      </w:pPr>
      <w:r w:rsidRPr="00572FBD">
        <w:rPr>
          <w:rFonts w:ascii="Arial" w:hAnsi="Arial" w:cs="Arial"/>
          <w:b/>
          <w:bCs/>
          <w:color w:val="202124"/>
          <w:shd w:val="clear" w:color="auto" w:fill="FFFFFF"/>
        </w:rPr>
        <w:t>For reference:</w:t>
      </w:r>
      <w:r>
        <w:rPr>
          <w:rFonts w:ascii="Arial" w:hAnsi="Arial" w:cs="Arial"/>
          <w:b/>
          <w:bCs/>
          <w:color w:val="202124"/>
          <w:shd w:val="clear" w:color="auto" w:fill="FFFFFF"/>
        </w:rPr>
        <w:t xml:space="preserve"> </w:t>
      </w:r>
      <w:r>
        <w:rPr>
          <w:rFonts w:ascii="Arial" w:hAnsi="Arial" w:cs="Arial"/>
          <w:color w:val="202124"/>
          <w:shd w:val="clear" w:color="auto" w:fill="FFFFFF"/>
        </w:rPr>
        <w:t>With @Component , @Repository , @Service and @Controller annotations in place and automatic component scanning enabled, Spring will </w:t>
      </w:r>
      <w:r>
        <w:rPr>
          <w:rFonts w:ascii="Arial" w:hAnsi="Arial" w:cs="Arial"/>
          <w:b/>
          <w:bCs/>
          <w:color w:val="202124"/>
          <w:shd w:val="clear" w:color="auto" w:fill="FFFFFF"/>
        </w:rPr>
        <w:t>automatically import the beans into the container and inject to dependencies</w:t>
      </w:r>
      <w:r>
        <w:rPr>
          <w:rFonts w:ascii="Arial" w:hAnsi="Arial" w:cs="Arial"/>
          <w:color w:val="202124"/>
          <w:shd w:val="clear" w:color="auto" w:fill="FFFFFF"/>
        </w:rPr>
        <w:t>. These annotations are called Stereotype annotations as well.</w:t>
      </w:r>
    </w:p>
    <w:p w14:paraId="7BEBB97B" w14:textId="543C21EB" w:rsidR="00594048" w:rsidRDefault="00CF0667" w:rsidP="00467FB4">
      <w:pPr>
        <w:pStyle w:val="ListParagraph"/>
        <w:numPr>
          <w:ilvl w:val="0"/>
          <w:numId w:val="21"/>
        </w:numPr>
        <w:tabs>
          <w:tab w:val="left" w:pos="1180"/>
          <w:tab w:val="left" w:pos="1181"/>
        </w:tabs>
        <w:spacing w:before="26"/>
        <w:ind w:left="1180" w:hanging="1081"/>
        <w:rPr>
          <w:sz w:val="28"/>
        </w:rPr>
      </w:pPr>
      <w:r>
        <w:rPr>
          <w:sz w:val="28"/>
        </w:rPr>
        <w:t>What</w:t>
      </w:r>
      <w:r>
        <w:rPr>
          <w:spacing w:val="-3"/>
          <w:sz w:val="28"/>
        </w:rPr>
        <w:t xml:space="preserve"> </w:t>
      </w:r>
      <w:r>
        <w:rPr>
          <w:sz w:val="28"/>
        </w:rPr>
        <w:t>is</w:t>
      </w:r>
      <w:r>
        <w:rPr>
          <w:spacing w:val="-1"/>
          <w:sz w:val="28"/>
        </w:rPr>
        <w:t xml:space="preserve"> </w:t>
      </w:r>
      <w:r>
        <w:rPr>
          <w:sz w:val="28"/>
        </w:rPr>
        <w:t>server</w:t>
      </w:r>
      <w:r>
        <w:rPr>
          <w:spacing w:val="-2"/>
          <w:sz w:val="28"/>
        </w:rPr>
        <w:t xml:space="preserve"> </w:t>
      </w:r>
      <w:r>
        <w:rPr>
          <w:sz w:val="28"/>
        </w:rPr>
        <w:t>validation and</w:t>
      </w:r>
      <w:r>
        <w:rPr>
          <w:spacing w:val="-1"/>
          <w:sz w:val="28"/>
        </w:rPr>
        <w:t xml:space="preserve"> </w:t>
      </w:r>
      <w:r>
        <w:rPr>
          <w:sz w:val="28"/>
        </w:rPr>
        <w:t>Cli</w:t>
      </w:r>
      <w:r w:rsidR="004110A2">
        <w:rPr>
          <w:sz w:val="28"/>
        </w:rPr>
        <w:t>e</w:t>
      </w:r>
      <w:r>
        <w:rPr>
          <w:sz w:val="28"/>
        </w:rPr>
        <w:t>nt</w:t>
      </w:r>
      <w:r>
        <w:rPr>
          <w:spacing w:val="-3"/>
          <w:sz w:val="28"/>
        </w:rPr>
        <w:t xml:space="preserve"> </w:t>
      </w:r>
      <w:r>
        <w:rPr>
          <w:sz w:val="28"/>
        </w:rPr>
        <w:t>validation</w:t>
      </w:r>
    </w:p>
    <w:p w14:paraId="629FACCF" w14:textId="77777777" w:rsidR="004110A2" w:rsidRDefault="004110A2" w:rsidP="004110A2">
      <w:pPr>
        <w:pStyle w:val="ListParagraph"/>
        <w:tabs>
          <w:tab w:val="left" w:pos="1180"/>
          <w:tab w:val="left" w:pos="1181"/>
        </w:tabs>
        <w:spacing w:before="26"/>
        <w:ind w:firstLine="0"/>
        <w:rPr>
          <w:sz w:val="28"/>
        </w:rPr>
      </w:pPr>
      <w:r>
        <w:rPr>
          <w:sz w:val="28"/>
        </w:rPr>
        <w:t xml:space="preserve">Ans: </w:t>
      </w:r>
    </w:p>
    <w:tbl>
      <w:tblPr>
        <w:tblW w:w="0" w:type="auto"/>
        <w:tblBorders>
          <w:top w:val="single" w:sz="8" w:space="0" w:color="auto"/>
          <w:left w:val="single" w:sz="8" w:space="0" w:color="auto"/>
          <w:bottom w:val="single" w:sz="8" w:space="0" w:color="auto"/>
          <w:right w:val="single" w:sz="8"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485"/>
        <w:gridCol w:w="4679"/>
      </w:tblGrid>
      <w:tr w:rsidR="004110A2" w:rsidRPr="004110A2" w14:paraId="1E3CBE99" w14:textId="77777777" w:rsidTr="004110A2">
        <w:trPr>
          <w:trHeight w:val="345"/>
        </w:trPr>
        <w:tc>
          <w:tcPr>
            <w:tcW w:w="476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hideMark/>
          </w:tcPr>
          <w:p w14:paraId="22B571BE" w14:textId="77777777" w:rsidR="004110A2" w:rsidRPr="004110A2" w:rsidRDefault="004110A2" w:rsidP="004110A2">
            <w:pPr>
              <w:widowControl/>
              <w:autoSpaceDE/>
              <w:autoSpaceDN/>
              <w:spacing w:after="150"/>
              <w:rPr>
                <w:rFonts w:ascii="Open Sans" w:eastAsia="Times New Roman" w:hAnsi="Open Sans" w:cs="Open Sans"/>
                <w:color w:val="000000"/>
                <w:sz w:val="26"/>
                <w:szCs w:val="26"/>
                <w:lang w:val="en-IN" w:eastAsia="en-IN"/>
              </w:rPr>
            </w:pPr>
            <w:r w:rsidRPr="004110A2">
              <w:rPr>
                <w:rFonts w:ascii="Open Sans" w:eastAsia="Times New Roman" w:hAnsi="Open Sans" w:cs="Open Sans"/>
                <w:b/>
                <w:bCs/>
                <w:color w:val="000000"/>
                <w:sz w:val="26"/>
                <w:szCs w:val="26"/>
                <w:lang w:val="en-IN" w:eastAsia="en-IN"/>
              </w:rPr>
              <w:t>Client-Side Validation</w:t>
            </w:r>
          </w:p>
        </w:tc>
        <w:tc>
          <w:tcPr>
            <w:tcW w:w="4947"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hideMark/>
          </w:tcPr>
          <w:p w14:paraId="25D9591F" w14:textId="77777777" w:rsidR="004110A2" w:rsidRPr="004110A2" w:rsidRDefault="004110A2" w:rsidP="004110A2">
            <w:pPr>
              <w:widowControl/>
              <w:autoSpaceDE/>
              <w:autoSpaceDN/>
              <w:spacing w:after="150"/>
              <w:rPr>
                <w:rFonts w:ascii="Open Sans" w:eastAsia="Times New Roman" w:hAnsi="Open Sans" w:cs="Open Sans"/>
                <w:color w:val="000000"/>
                <w:sz w:val="26"/>
                <w:szCs w:val="26"/>
                <w:lang w:val="en-IN" w:eastAsia="en-IN"/>
              </w:rPr>
            </w:pPr>
            <w:r w:rsidRPr="004110A2">
              <w:rPr>
                <w:rFonts w:ascii="Open Sans" w:eastAsia="Times New Roman" w:hAnsi="Open Sans" w:cs="Open Sans"/>
                <w:b/>
                <w:bCs/>
                <w:color w:val="000000"/>
                <w:sz w:val="26"/>
                <w:szCs w:val="26"/>
                <w:lang w:val="en-IN" w:eastAsia="en-IN"/>
              </w:rPr>
              <w:t>Server-Side Validation</w:t>
            </w:r>
          </w:p>
        </w:tc>
      </w:tr>
      <w:tr w:rsidR="004110A2" w:rsidRPr="004110A2" w14:paraId="49F1C5EA" w14:textId="77777777" w:rsidTr="004110A2">
        <w:trPr>
          <w:trHeight w:val="689"/>
        </w:trPr>
        <w:tc>
          <w:tcPr>
            <w:tcW w:w="476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hideMark/>
          </w:tcPr>
          <w:p w14:paraId="1B68C03C" w14:textId="77777777" w:rsidR="004110A2" w:rsidRPr="004110A2" w:rsidRDefault="004110A2" w:rsidP="004110A2">
            <w:pPr>
              <w:widowControl/>
              <w:autoSpaceDE/>
              <w:autoSpaceDN/>
              <w:spacing w:after="150"/>
              <w:rPr>
                <w:rFonts w:ascii="Open Sans" w:eastAsia="Times New Roman" w:hAnsi="Open Sans" w:cs="Open Sans"/>
                <w:color w:val="000000"/>
                <w:sz w:val="26"/>
                <w:szCs w:val="26"/>
                <w:lang w:val="en-IN" w:eastAsia="en-IN"/>
              </w:rPr>
            </w:pPr>
            <w:r w:rsidRPr="004110A2">
              <w:rPr>
                <w:rFonts w:ascii="Open Sans" w:eastAsia="Times New Roman" w:hAnsi="Open Sans" w:cs="Open Sans"/>
                <w:color w:val="000000"/>
                <w:sz w:val="26"/>
                <w:szCs w:val="26"/>
                <w:lang w:val="en-IN" w:eastAsia="en-IN"/>
              </w:rPr>
              <w:t>In client-side validation method, all the input validation and error recovery process are carried out on the client side.</w:t>
            </w:r>
          </w:p>
        </w:tc>
        <w:tc>
          <w:tcPr>
            <w:tcW w:w="4947"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hideMark/>
          </w:tcPr>
          <w:p w14:paraId="1CA390AC" w14:textId="77777777" w:rsidR="004110A2" w:rsidRPr="004110A2" w:rsidRDefault="004110A2" w:rsidP="004110A2">
            <w:pPr>
              <w:widowControl/>
              <w:autoSpaceDE/>
              <w:autoSpaceDN/>
              <w:spacing w:after="150"/>
              <w:rPr>
                <w:rFonts w:ascii="Open Sans" w:eastAsia="Times New Roman" w:hAnsi="Open Sans" w:cs="Open Sans"/>
                <w:color w:val="000000"/>
                <w:sz w:val="26"/>
                <w:szCs w:val="26"/>
                <w:lang w:val="en-IN" w:eastAsia="en-IN"/>
              </w:rPr>
            </w:pPr>
            <w:r w:rsidRPr="004110A2">
              <w:rPr>
                <w:rFonts w:ascii="Open Sans" w:eastAsia="Times New Roman" w:hAnsi="Open Sans" w:cs="Open Sans"/>
                <w:color w:val="000000"/>
                <w:sz w:val="26"/>
                <w:szCs w:val="26"/>
                <w:lang w:val="en-IN" w:eastAsia="en-IN"/>
              </w:rPr>
              <w:t>In server-side validation method, all the input validations and error recovery process are carried out on the server side.</w:t>
            </w:r>
          </w:p>
        </w:tc>
      </w:tr>
      <w:tr w:rsidR="004110A2" w:rsidRPr="004110A2" w14:paraId="79577274" w14:textId="77777777" w:rsidTr="004110A2">
        <w:trPr>
          <w:trHeight w:val="474"/>
        </w:trPr>
        <w:tc>
          <w:tcPr>
            <w:tcW w:w="476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hideMark/>
          </w:tcPr>
          <w:p w14:paraId="5B427B05" w14:textId="77777777" w:rsidR="004110A2" w:rsidRPr="004110A2" w:rsidRDefault="004110A2" w:rsidP="004110A2">
            <w:pPr>
              <w:widowControl/>
              <w:autoSpaceDE/>
              <w:autoSpaceDN/>
              <w:spacing w:after="150"/>
              <w:rPr>
                <w:rFonts w:ascii="Open Sans" w:eastAsia="Times New Roman" w:hAnsi="Open Sans" w:cs="Open Sans"/>
                <w:color w:val="000000"/>
                <w:sz w:val="26"/>
                <w:szCs w:val="26"/>
                <w:lang w:val="en-IN" w:eastAsia="en-IN"/>
              </w:rPr>
            </w:pPr>
            <w:r w:rsidRPr="004110A2">
              <w:rPr>
                <w:rFonts w:ascii="Open Sans" w:eastAsia="Times New Roman" w:hAnsi="Open Sans" w:cs="Open Sans"/>
                <w:color w:val="000000"/>
                <w:sz w:val="26"/>
                <w:szCs w:val="26"/>
                <w:lang w:val="en-IN" w:eastAsia="en-IN"/>
              </w:rPr>
              <w:t>This sort of approval is finished utilizing JavaScript.</w:t>
            </w:r>
          </w:p>
        </w:tc>
        <w:tc>
          <w:tcPr>
            <w:tcW w:w="4947"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hideMark/>
          </w:tcPr>
          <w:p w14:paraId="207666EE" w14:textId="77777777" w:rsidR="004110A2" w:rsidRPr="004110A2" w:rsidRDefault="004110A2" w:rsidP="004110A2">
            <w:pPr>
              <w:widowControl/>
              <w:autoSpaceDE/>
              <w:autoSpaceDN/>
              <w:spacing w:after="150"/>
              <w:rPr>
                <w:rFonts w:ascii="Open Sans" w:eastAsia="Times New Roman" w:hAnsi="Open Sans" w:cs="Open Sans"/>
                <w:color w:val="000000"/>
                <w:sz w:val="26"/>
                <w:szCs w:val="26"/>
                <w:lang w:val="en-IN" w:eastAsia="en-IN"/>
              </w:rPr>
            </w:pPr>
            <w:r w:rsidRPr="004110A2">
              <w:rPr>
                <w:rFonts w:ascii="Open Sans" w:eastAsia="Times New Roman" w:hAnsi="Open Sans" w:cs="Open Sans"/>
                <w:color w:val="000000"/>
                <w:sz w:val="26"/>
                <w:szCs w:val="26"/>
                <w:lang w:val="en-IN" w:eastAsia="en-IN"/>
              </w:rPr>
              <w:t>This sort of approval is done at the server side where application dwells.</w:t>
            </w:r>
          </w:p>
        </w:tc>
      </w:tr>
      <w:tr w:rsidR="004110A2" w:rsidRPr="004110A2" w14:paraId="56F7F8CC" w14:textId="77777777" w:rsidTr="004110A2">
        <w:trPr>
          <w:trHeight w:val="488"/>
        </w:trPr>
        <w:tc>
          <w:tcPr>
            <w:tcW w:w="476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hideMark/>
          </w:tcPr>
          <w:p w14:paraId="2ACEBC9C" w14:textId="77777777" w:rsidR="004110A2" w:rsidRPr="004110A2" w:rsidRDefault="004110A2" w:rsidP="004110A2">
            <w:pPr>
              <w:widowControl/>
              <w:autoSpaceDE/>
              <w:autoSpaceDN/>
              <w:spacing w:after="150"/>
              <w:rPr>
                <w:rFonts w:ascii="Open Sans" w:eastAsia="Times New Roman" w:hAnsi="Open Sans" w:cs="Open Sans"/>
                <w:color w:val="000000"/>
                <w:sz w:val="26"/>
                <w:szCs w:val="26"/>
                <w:lang w:val="en-IN" w:eastAsia="en-IN"/>
              </w:rPr>
            </w:pPr>
            <w:r w:rsidRPr="004110A2">
              <w:rPr>
                <w:rFonts w:ascii="Open Sans" w:eastAsia="Times New Roman" w:hAnsi="Open Sans" w:cs="Open Sans"/>
                <w:color w:val="000000"/>
                <w:sz w:val="26"/>
                <w:szCs w:val="26"/>
                <w:lang w:val="en-IN" w:eastAsia="en-IN"/>
              </w:rPr>
              <w:t>This kind of approval is quick and simpler for client.</w:t>
            </w:r>
          </w:p>
        </w:tc>
        <w:tc>
          <w:tcPr>
            <w:tcW w:w="4947"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hideMark/>
          </w:tcPr>
          <w:p w14:paraId="582678DF" w14:textId="77777777" w:rsidR="004110A2" w:rsidRPr="004110A2" w:rsidRDefault="004110A2" w:rsidP="004110A2">
            <w:pPr>
              <w:widowControl/>
              <w:autoSpaceDE/>
              <w:autoSpaceDN/>
              <w:spacing w:after="150"/>
              <w:rPr>
                <w:rFonts w:ascii="Open Sans" w:eastAsia="Times New Roman" w:hAnsi="Open Sans" w:cs="Open Sans"/>
                <w:color w:val="000000"/>
                <w:sz w:val="26"/>
                <w:szCs w:val="26"/>
                <w:lang w:val="en-IN" w:eastAsia="en-IN"/>
              </w:rPr>
            </w:pPr>
            <w:r w:rsidRPr="004110A2">
              <w:rPr>
                <w:rFonts w:ascii="Open Sans" w:eastAsia="Times New Roman" w:hAnsi="Open Sans" w:cs="Open Sans"/>
                <w:color w:val="000000"/>
                <w:sz w:val="26"/>
                <w:szCs w:val="26"/>
                <w:lang w:val="en-IN" w:eastAsia="en-IN"/>
              </w:rPr>
              <w:t>This kind of approval is similar slower for client.</w:t>
            </w:r>
          </w:p>
        </w:tc>
      </w:tr>
      <w:tr w:rsidR="004110A2" w:rsidRPr="004110A2" w14:paraId="3B6DB77E" w14:textId="77777777" w:rsidTr="004110A2">
        <w:trPr>
          <w:trHeight w:val="733"/>
        </w:trPr>
        <w:tc>
          <w:tcPr>
            <w:tcW w:w="476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hideMark/>
          </w:tcPr>
          <w:p w14:paraId="021098A2" w14:textId="77777777" w:rsidR="004110A2" w:rsidRPr="004110A2" w:rsidRDefault="004110A2" w:rsidP="004110A2">
            <w:pPr>
              <w:widowControl/>
              <w:autoSpaceDE/>
              <w:autoSpaceDN/>
              <w:spacing w:after="150"/>
              <w:rPr>
                <w:rFonts w:ascii="Open Sans" w:eastAsia="Times New Roman" w:hAnsi="Open Sans" w:cs="Open Sans"/>
                <w:color w:val="000000"/>
                <w:sz w:val="26"/>
                <w:szCs w:val="26"/>
                <w:lang w:val="en-IN" w:eastAsia="en-IN"/>
              </w:rPr>
            </w:pPr>
            <w:r w:rsidRPr="004110A2">
              <w:rPr>
                <w:rFonts w:ascii="Open Sans" w:eastAsia="Times New Roman" w:hAnsi="Open Sans" w:cs="Open Sans"/>
                <w:color w:val="000000"/>
                <w:sz w:val="26"/>
                <w:szCs w:val="26"/>
                <w:lang w:val="en-IN" w:eastAsia="en-IN"/>
              </w:rPr>
              <w:t xml:space="preserve">This sort of approval is for the most part shaky as the end client has </w:t>
            </w:r>
            <w:r w:rsidRPr="004110A2">
              <w:rPr>
                <w:rFonts w:ascii="Open Sans" w:eastAsia="Times New Roman" w:hAnsi="Open Sans" w:cs="Open Sans"/>
                <w:color w:val="000000"/>
                <w:sz w:val="26"/>
                <w:szCs w:val="26"/>
                <w:lang w:val="en-IN" w:eastAsia="en-IN"/>
              </w:rPr>
              <w:lastRenderedPageBreak/>
              <w:t>simple access to the code of the page.</w:t>
            </w:r>
          </w:p>
        </w:tc>
        <w:tc>
          <w:tcPr>
            <w:tcW w:w="4947"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hideMark/>
          </w:tcPr>
          <w:p w14:paraId="51BC2F41" w14:textId="77777777" w:rsidR="004110A2" w:rsidRPr="004110A2" w:rsidRDefault="004110A2" w:rsidP="004110A2">
            <w:pPr>
              <w:widowControl/>
              <w:autoSpaceDE/>
              <w:autoSpaceDN/>
              <w:spacing w:after="150"/>
              <w:rPr>
                <w:rFonts w:ascii="Open Sans" w:eastAsia="Times New Roman" w:hAnsi="Open Sans" w:cs="Open Sans"/>
                <w:color w:val="000000"/>
                <w:sz w:val="26"/>
                <w:szCs w:val="26"/>
                <w:lang w:val="en-IN" w:eastAsia="en-IN"/>
              </w:rPr>
            </w:pPr>
            <w:r w:rsidRPr="004110A2">
              <w:rPr>
                <w:rFonts w:ascii="Open Sans" w:eastAsia="Times New Roman" w:hAnsi="Open Sans" w:cs="Open Sans"/>
                <w:color w:val="000000"/>
                <w:sz w:val="26"/>
                <w:szCs w:val="26"/>
                <w:lang w:val="en-IN" w:eastAsia="en-IN"/>
              </w:rPr>
              <w:lastRenderedPageBreak/>
              <w:t>This sort of approval is more secure as the end client does not have simple access to the code.</w:t>
            </w:r>
          </w:p>
        </w:tc>
      </w:tr>
      <w:tr w:rsidR="004110A2" w:rsidRPr="004110A2" w14:paraId="1667AFBC" w14:textId="77777777" w:rsidTr="004110A2">
        <w:trPr>
          <w:trHeight w:val="488"/>
        </w:trPr>
        <w:tc>
          <w:tcPr>
            <w:tcW w:w="476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hideMark/>
          </w:tcPr>
          <w:p w14:paraId="7B25364F" w14:textId="77777777" w:rsidR="004110A2" w:rsidRPr="004110A2" w:rsidRDefault="004110A2" w:rsidP="004110A2">
            <w:pPr>
              <w:widowControl/>
              <w:autoSpaceDE/>
              <w:autoSpaceDN/>
              <w:spacing w:after="150"/>
              <w:rPr>
                <w:rFonts w:ascii="Open Sans" w:eastAsia="Times New Roman" w:hAnsi="Open Sans" w:cs="Open Sans"/>
                <w:color w:val="000000"/>
                <w:sz w:val="26"/>
                <w:szCs w:val="26"/>
                <w:lang w:val="en-IN" w:eastAsia="en-IN"/>
              </w:rPr>
            </w:pPr>
            <w:r w:rsidRPr="004110A2">
              <w:rPr>
                <w:rFonts w:ascii="Open Sans" w:eastAsia="Times New Roman" w:hAnsi="Open Sans" w:cs="Open Sans"/>
                <w:color w:val="000000"/>
                <w:sz w:val="26"/>
                <w:szCs w:val="26"/>
                <w:lang w:val="en-IN" w:eastAsia="en-IN"/>
              </w:rPr>
              <w:t>This sort of approval is for the most part done first.</w:t>
            </w:r>
          </w:p>
        </w:tc>
        <w:tc>
          <w:tcPr>
            <w:tcW w:w="4947"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hideMark/>
          </w:tcPr>
          <w:p w14:paraId="5DA17739" w14:textId="77777777" w:rsidR="004110A2" w:rsidRPr="004110A2" w:rsidRDefault="004110A2" w:rsidP="004110A2">
            <w:pPr>
              <w:widowControl/>
              <w:autoSpaceDE/>
              <w:autoSpaceDN/>
              <w:spacing w:after="150"/>
              <w:rPr>
                <w:rFonts w:ascii="Open Sans" w:eastAsia="Times New Roman" w:hAnsi="Open Sans" w:cs="Open Sans"/>
                <w:color w:val="000000"/>
                <w:sz w:val="26"/>
                <w:szCs w:val="26"/>
                <w:lang w:val="en-IN" w:eastAsia="en-IN"/>
              </w:rPr>
            </w:pPr>
            <w:r w:rsidRPr="004110A2">
              <w:rPr>
                <w:rFonts w:ascii="Open Sans" w:eastAsia="Times New Roman" w:hAnsi="Open Sans" w:cs="Open Sans"/>
                <w:color w:val="000000"/>
                <w:sz w:val="26"/>
                <w:szCs w:val="26"/>
                <w:lang w:val="en-IN" w:eastAsia="en-IN"/>
              </w:rPr>
              <w:t>This kind of approval is for the most part done after customer side approval.</w:t>
            </w:r>
          </w:p>
        </w:tc>
      </w:tr>
      <w:tr w:rsidR="004110A2" w:rsidRPr="004110A2" w14:paraId="13A06523" w14:textId="77777777" w:rsidTr="004110A2">
        <w:trPr>
          <w:trHeight w:val="718"/>
        </w:trPr>
        <w:tc>
          <w:tcPr>
            <w:tcW w:w="476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hideMark/>
          </w:tcPr>
          <w:p w14:paraId="22CD7399" w14:textId="77777777" w:rsidR="004110A2" w:rsidRPr="004110A2" w:rsidRDefault="004110A2" w:rsidP="004110A2">
            <w:pPr>
              <w:widowControl/>
              <w:autoSpaceDE/>
              <w:autoSpaceDN/>
              <w:spacing w:after="150"/>
              <w:rPr>
                <w:rFonts w:ascii="Open Sans" w:eastAsia="Times New Roman" w:hAnsi="Open Sans" w:cs="Open Sans"/>
                <w:color w:val="000000"/>
                <w:sz w:val="26"/>
                <w:szCs w:val="26"/>
                <w:lang w:val="en-IN" w:eastAsia="en-IN"/>
              </w:rPr>
            </w:pPr>
            <w:r w:rsidRPr="004110A2">
              <w:rPr>
                <w:rFonts w:ascii="Open Sans" w:eastAsia="Times New Roman" w:hAnsi="Open Sans" w:cs="Open Sans"/>
                <w:color w:val="000000"/>
                <w:sz w:val="26"/>
                <w:szCs w:val="26"/>
                <w:lang w:val="en-IN" w:eastAsia="en-IN"/>
              </w:rPr>
              <w:t>This sort of approval is done to lessen the blunders which can come amid server side preparing.</w:t>
            </w:r>
          </w:p>
        </w:tc>
        <w:tc>
          <w:tcPr>
            <w:tcW w:w="4947"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hideMark/>
          </w:tcPr>
          <w:p w14:paraId="3ED8862E" w14:textId="77777777" w:rsidR="004110A2" w:rsidRPr="004110A2" w:rsidRDefault="004110A2" w:rsidP="004110A2">
            <w:pPr>
              <w:widowControl/>
              <w:autoSpaceDE/>
              <w:autoSpaceDN/>
              <w:spacing w:after="150"/>
              <w:rPr>
                <w:rFonts w:ascii="Open Sans" w:eastAsia="Times New Roman" w:hAnsi="Open Sans" w:cs="Open Sans"/>
                <w:color w:val="000000"/>
                <w:sz w:val="26"/>
                <w:szCs w:val="26"/>
                <w:lang w:val="en-IN" w:eastAsia="en-IN"/>
              </w:rPr>
            </w:pPr>
            <w:r w:rsidRPr="004110A2">
              <w:rPr>
                <w:rFonts w:ascii="Open Sans" w:eastAsia="Times New Roman" w:hAnsi="Open Sans" w:cs="Open Sans"/>
                <w:color w:val="000000"/>
                <w:sz w:val="26"/>
                <w:szCs w:val="26"/>
                <w:lang w:val="en-IN" w:eastAsia="en-IN"/>
              </w:rPr>
              <w:t>This kind of approval is done to safeguard any sort of harm which can come amid customer side approval.</w:t>
            </w:r>
          </w:p>
        </w:tc>
      </w:tr>
      <w:tr w:rsidR="004110A2" w:rsidRPr="004110A2" w14:paraId="5AD17E47" w14:textId="77777777" w:rsidTr="004110A2">
        <w:trPr>
          <w:trHeight w:val="460"/>
        </w:trPr>
        <w:tc>
          <w:tcPr>
            <w:tcW w:w="476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hideMark/>
          </w:tcPr>
          <w:p w14:paraId="0B549BB4" w14:textId="77777777" w:rsidR="004110A2" w:rsidRPr="004110A2" w:rsidRDefault="004110A2" w:rsidP="004110A2">
            <w:pPr>
              <w:widowControl/>
              <w:autoSpaceDE/>
              <w:autoSpaceDN/>
              <w:spacing w:after="150"/>
              <w:rPr>
                <w:rFonts w:ascii="Open Sans" w:eastAsia="Times New Roman" w:hAnsi="Open Sans" w:cs="Open Sans"/>
                <w:color w:val="000000"/>
                <w:sz w:val="26"/>
                <w:szCs w:val="26"/>
                <w:lang w:val="en-IN" w:eastAsia="en-IN"/>
              </w:rPr>
            </w:pPr>
            <w:r w:rsidRPr="004110A2">
              <w:rPr>
                <w:rFonts w:ascii="Open Sans" w:eastAsia="Times New Roman" w:hAnsi="Open Sans" w:cs="Open Sans"/>
                <w:color w:val="000000"/>
                <w:sz w:val="26"/>
                <w:szCs w:val="26"/>
                <w:lang w:val="en-IN" w:eastAsia="en-IN"/>
              </w:rPr>
              <w:t> It can be done using JavaScript, AJAX, HTML5 etc.</w:t>
            </w:r>
          </w:p>
        </w:tc>
        <w:tc>
          <w:tcPr>
            <w:tcW w:w="4947"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hideMark/>
          </w:tcPr>
          <w:p w14:paraId="47E5ED68" w14:textId="77777777" w:rsidR="004110A2" w:rsidRPr="004110A2" w:rsidRDefault="004110A2" w:rsidP="004110A2">
            <w:pPr>
              <w:widowControl/>
              <w:autoSpaceDE/>
              <w:autoSpaceDN/>
              <w:spacing w:after="150"/>
              <w:rPr>
                <w:rFonts w:ascii="Open Sans" w:eastAsia="Times New Roman" w:hAnsi="Open Sans" w:cs="Open Sans"/>
                <w:color w:val="000000"/>
                <w:sz w:val="26"/>
                <w:szCs w:val="26"/>
                <w:lang w:val="en-IN" w:eastAsia="en-IN"/>
              </w:rPr>
            </w:pPr>
            <w:r w:rsidRPr="004110A2">
              <w:rPr>
                <w:rFonts w:ascii="Open Sans" w:eastAsia="Times New Roman" w:hAnsi="Open Sans" w:cs="Open Sans"/>
                <w:color w:val="000000"/>
                <w:sz w:val="26"/>
                <w:szCs w:val="26"/>
                <w:lang w:val="en-IN" w:eastAsia="en-IN"/>
              </w:rPr>
              <w:t>It can be done using programming languages like C#.NET, VB.NET</w:t>
            </w:r>
            <w:r w:rsidRPr="004110A2">
              <w:rPr>
                <w:rFonts w:ascii="Open Sans" w:eastAsia="Times New Roman" w:hAnsi="Open Sans" w:cs="Open Sans"/>
                <w:color w:val="000000"/>
                <w:sz w:val="26"/>
                <w:szCs w:val="26"/>
                <w:u w:val="single"/>
                <w:lang w:val="en-IN" w:eastAsia="en-IN"/>
              </w:rPr>
              <w:t>,</w:t>
            </w:r>
            <w:r w:rsidRPr="004110A2">
              <w:rPr>
                <w:rFonts w:ascii="Open Sans" w:eastAsia="Times New Roman" w:hAnsi="Open Sans" w:cs="Open Sans"/>
                <w:color w:val="000000"/>
                <w:sz w:val="26"/>
                <w:szCs w:val="26"/>
                <w:lang w:val="en-IN" w:eastAsia="en-IN"/>
              </w:rPr>
              <w:t> Java and JSP, Python, Ruby on Rails etc.</w:t>
            </w:r>
          </w:p>
        </w:tc>
      </w:tr>
    </w:tbl>
    <w:p w14:paraId="46CEC654" w14:textId="2B1BBFF4" w:rsidR="004110A2" w:rsidRDefault="004110A2" w:rsidP="004110A2">
      <w:pPr>
        <w:pStyle w:val="ListParagraph"/>
        <w:tabs>
          <w:tab w:val="left" w:pos="1180"/>
          <w:tab w:val="left" w:pos="1181"/>
        </w:tabs>
        <w:spacing w:before="26"/>
        <w:ind w:firstLine="0"/>
        <w:rPr>
          <w:sz w:val="28"/>
        </w:rPr>
      </w:pPr>
    </w:p>
    <w:p w14:paraId="1D37AE61" w14:textId="4AC83C59" w:rsidR="00594048" w:rsidRPr="00934F12" w:rsidRDefault="00CF0667" w:rsidP="00467FB4">
      <w:pPr>
        <w:pStyle w:val="ListParagraph"/>
        <w:numPr>
          <w:ilvl w:val="0"/>
          <w:numId w:val="21"/>
        </w:numPr>
        <w:tabs>
          <w:tab w:val="left" w:pos="1180"/>
          <w:tab w:val="left" w:pos="1181"/>
        </w:tabs>
        <w:spacing w:before="27"/>
        <w:ind w:left="1180" w:hanging="1081"/>
        <w:rPr>
          <w:b/>
          <w:bCs/>
          <w:sz w:val="28"/>
        </w:rPr>
      </w:pPr>
      <w:r>
        <w:rPr>
          <w:sz w:val="28"/>
        </w:rPr>
        <w:t>What</w:t>
      </w:r>
      <w:r>
        <w:rPr>
          <w:spacing w:val="-3"/>
          <w:sz w:val="28"/>
        </w:rPr>
        <w:t xml:space="preserve"> </w:t>
      </w:r>
      <w:r>
        <w:rPr>
          <w:sz w:val="28"/>
        </w:rPr>
        <w:t>is</w:t>
      </w:r>
      <w:r>
        <w:rPr>
          <w:spacing w:val="-1"/>
          <w:sz w:val="28"/>
        </w:rPr>
        <w:t xml:space="preserve"> </w:t>
      </w:r>
      <w:r>
        <w:rPr>
          <w:sz w:val="28"/>
        </w:rPr>
        <w:t>SAM</w:t>
      </w:r>
      <w:r>
        <w:rPr>
          <w:spacing w:val="-1"/>
          <w:sz w:val="28"/>
        </w:rPr>
        <w:t xml:space="preserve"> </w:t>
      </w:r>
      <w:r w:rsidR="00934F12">
        <w:rPr>
          <w:sz w:val="28"/>
        </w:rPr>
        <w:t>interface</w:t>
      </w:r>
      <w:r w:rsidR="00934F12" w:rsidRPr="00934F12">
        <w:rPr>
          <w:sz w:val="28"/>
        </w:rPr>
        <w:t>?</w:t>
      </w:r>
      <w:r w:rsidR="00934F12" w:rsidRPr="00934F12">
        <w:rPr>
          <w:b/>
          <w:bCs/>
          <w:sz w:val="28"/>
        </w:rPr>
        <w:t xml:space="preserve"> (single abstract method)</w:t>
      </w:r>
    </w:p>
    <w:p w14:paraId="7C297B1A" w14:textId="1D2B7BE1" w:rsidR="00594048" w:rsidRPr="00A02ADF" w:rsidRDefault="00CF0667" w:rsidP="00467FB4">
      <w:pPr>
        <w:pStyle w:val="ListParagraph"/>
        <w:numPr>
          <w:ilvl w:val="0"/>
          <w:numId w:val="21"/>
        </w:numPr>
        <w:tabs>
          <w:tab w:val="left" w:pos="1180"/>
          <w:tab w:val="left" w:pos="1181"/>
        </w:tabs>
        <w:ind w:left="1180" w:hanging="1081"/>
        <w:rPr>
          <w:color w:val="FF0000"/>
          <w:sz w:val="28"/>
        </w:rPr>
      </w:pPr>
      <w:r w:rsidRPr="00A02ADF">
        <w:rPr>
          <w:color w:val="FF0000"/>
          <w:sz w:val="28"/>
        </w:rPr>
        <w:t>Difference</w:t>
      </w:r>
      <w:r w:rsidRPr="00A02ADF">
        <w:rPr>
          <w:color w:val="FF0000"/>
          <w:spacing w:val="-4"/>
          <w:sz w:val="28"/>
        </w:rPr>
        <w:t xml:space="preserve"> </w:t>
      </w:r>
      <w:r w:rsidRPr="00A02ADF">
        <w:rPr>
          <w:color w:val="FF0000"/>
          <w:sz w:val="28"/>
        </w:rPr>
        <w:t>between</w:t>
      </w:r>
      <w:r w:rsidRPr="00A02ADF">
        <w:rPr>
          <w:color w:val="FF0000"/>
          <w:spacing w:val="-2"/>
          <w:sz w:val="28"/>
        </w:rPr>
        <w:t xml:space="preserve"> </w:t>
      </w:r>
      <w:r w:rsidRPr="00A02ADF">
        <w:rPr>
          <w:color w:val="FF0000"/>
          <w:sz w:val="28"/>
        </w:rPr>
        <w:t>var</w:t>
      </w:r>
      <w:r w:rsidRPr="00A02ADF">
        <w:rPr>
          <w:color w:val="FF0000"/>
          <w:spacing w:val="-1"/>
          <w:sz w:val="28"/>
        </w:rPr>
        <w:t xml:space="preserve"> </w:t>
      </w:r>
      <w:r w:rsidRPr="00A02ADF">
        <w:rPr>
          <w:color w:val="FF0000"/>
          <w:sz w:val="28"/>
        </w:rPr>
        <w:t>and</w:t>
      </w:r>
      <w:r w:rsidRPr="00A02ADF">
        <w:rPr>
          <w:color w:val="FF0000"/>
          <w:spacing w:val="-1"/>
          <w:sz w:val="28"/>
        </w:rPr>
        <w:t xml:space="preserve"> </w:t>
      </w:r>
      <w:r w:rsidRPr="00A02ADF">
        <w:rPr>
          <w:color w:val="FF0000"/>
          <w:sz w:val="28"/>
        </w:rPr>
        <w:t>let</w:t>
      </w:r>
      <w:r w:rsidRPr="00A02ADF">
        <w:rPr>
          <w:color w:val="FF0000"/>
          <w:spacing w:val="-3"/>
          <w:sz w:val="28"/>
        </w:rPr>
        <w:t xml:space="preserve"> </w:t>
      </w:r>
      <w:r w:rsidRPr="00A02ADF">
        <w:rPr>
          <w:color w:val="FF0000"/>
          <w:sz w:val="28"/>
        </w:rPr>
        <w:t>in</w:t>
      </w:r>
      <w:r w:rsidRPr="00A02ADF">
        <w:rPr>
          <w:color w:val="FF0000"/>
          <w:spacing w:val="2"/>
          <w:sz w:val="28"/>
        </w:rPr>
        <w:t xml:space="preserve"> </w:t>
      </w:r>
      <w:r w:rsidRPr="00A02ADF">
        <w:rPr>
          <w:color w:val="FF0000"/>
          <w:sz w:val="28"/>
        </w:rPr>
        <w:t>JavaScript?</w:t>
      </w:r>
    </w:p>
    <w:p w14:paraId="5E6499AB" w14:textId="283C1E0A" w:rsidR="00594048" w:rsidRDefault="00CF0667" w:rsidP="00467FB4">
      <w:pPr>
        <w:pStyle w:val="ListParagraph"/>
        <w:numPr>
          <w:ilvl w:val="0"/>
          <w:numId w:val="21"/>
        </w:numPr>
        <w:tabs>
          <w:tab w:val="left" w:pos="1180"/>
          <w:tab w:val="left" w:pos="1181"/>
        </w:tabs>
        <w:spacing w:before="26"/>
        <w:ind w:left="1180" w:hanging="1081"/>
        <w:rPr>
          <w:sz w:val="28"/>
        </w:rPr>
      </w:pPr>
      <w:r>
        <w:rPr>
          <w:sz w:val="28"/>
        </w:rPr>
        <w:t>HTTP</w:t>
      </w:r>
      <w:r>
        <w:rPr>
          <w:spacing w:val="-3"/>
          <w:sz w:val="28"/>
        </w:rPr>
        <w:t xml:space="preserve"> </w:t>
      </w:r>
      <w:r>
        <w:rPr>
          <w:sz w:val="28"/>
        </w:rPr>
        <w:t>methods</w:t>
      </w:r>
      <w:r>
        <w:rPr>
          <w:spacing w:val="-2"/>
          <w:sz w:val="28"/>
        </w:rPr>
        <w:t xml:space="preserve"> </w:t>
      </w:r>
      <w:r>
        <w:rPr>
          <w:sz w:val="28"/>
        </w:rPr>
        <w:t>in</w:t>
      </w:r>
      <w:r>
        <w:rPr>
          <w:spacing w:val="-2"/>
          <w:sz w:val="28"/>
        </w:rPr>
        <w:t xml:space="preserve"> </w:t>
      </w:r>
      <w:r>
        <w:rPr>
          <w:sz w:val="28"/>
        </w:rPr>
        <w:t>spring</w:t>
      </w:r>
      <w:r>
        <w:rPr>
          <w:spacing w:val="-3"/>
          <w:sz w:val="28"/>
        </w:rPr>
        <w:t xml:space="preserve"> </w:t>
      </w:r>
      <w:r>
        <w:rPr>
          <w:sz w:val="28"/>
        </w:rPr>
        <w:t>boot?</w:t>
      </w:r>
    </w:p>
    <w:p w14:paraId="60BEF24F" w14:textId="7D19CC4E" w:rsidR="00EC07D8" w:rsidRDefault="00EC07D8" w:rsidP="00EC07D8">
      <w:pPr>
        <w:pStyle w:val="ListParagraph"/>
        <w:tabs>
          <w:tab w:val="left" w:pos="1180"/>
          <w:tab w:val="left" w:pos="1181"/>
        </w:tabs>
        <w:spacing w:before="26"/>
        <w:ind w:firstLine="0"/>
        <w:rPr>
          <w:sz w:val="28"/>
        </w:rPr>
      </w:pPr>
      <w:r>
        <w:rPr>
          <w:sz w:val="28"/>
        </w:rPr>
        <w:lastRenderedPageBreak/>
        <w:t>Ans:</w:t>
      </w:r>
      <w:r w:rsidRPr="00EC07D8">
        <w:t xml:space="preserve"> </w:t>
      </w:r>
      <w:r>
        <w:rPr>
          <w:noProof/>
        </w:rPr>
        <w:drawing>
          <wp:inline distT="0" distB="0" distL="0" distR="0" wp14:anchorId="5135D076" wp14:editId="14041EAF">
            <wp:extent cx="1276350" cy="5762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76350" cy="5762625"/>
                    </a:xfrm>
                    <a:prstGeom prst="rect">
                      <a:avLst/>
                    </a:prstGeom>
                    <a:noFill/>
                    <a:ln>
                      <a:noFill/>
                    </a:ln>
                  </pic:spPr>
                </pic:pic>
              </a:graphicData>
            </a:graphic>
          </wp:inline>
        </w:drawing>
      </w:r>
    </w:p>
    <w:p w14:paraId="54680D76" w14:textId="25591B0F" w:rsidR="00594048" w:rsidRDefault="00CF0667" w:rsidP="00467FB4">
      <w:pPr>
        <w:pStyle w:val="ListParagraph"/>
        <w:numPr>
          <w:ilvl w:val="0"/>
          <w:numId w:val="21"/>
        </w:numPr>
        <w:tabs>
          <w:tab w:val="left" w:pos="1180"/>
          <w:tab w:val="left" w:pos="1181"/>
        </w:tabs>
        <w:spacing w:before="27"/>
        <w:ind w:left="1180" w:hanging="1081"/>
        <w:rPr>
          <w:sz w:val="28"/>
        </w:rPr>
      </w:pPr>
      <w:r>
        <w:rPr>
          <w:sz w:val="28"/>
        </w:rPr>
        <w:t>Agile</w:t>
      </w:r>
      <w:r>
        <w:rPr>
          <w:spacing w:val="-3"/>
          <w:sz w:val="28"/>
        </w:rPr>
        <w:t xml:space="preserve"> </w:t>
      </w:r>
      <w:r>
        <w:rPr>
          <w:sz w:val="28"/>
        </w:rPr>
        <w:t>methodology?</w:t>
      </w:r>
    </w:p>
    <w:p w14:paraId="13FE5758" w14:textId="1C51A52B" w:rsidR="00242125" w:rsidRDefault="00242125" w:rsidP="00242125">
      <w:pPr>
        <w:pStyle w:val="ListParagraph"/>
        <w:tabs>
          <w:tab w:val="left" w:pos="1180"/>
          <w:tab w:val="left" w:pos="1181"/>
        </w:tabs>
        <w:spacing w:before="27"/>
        <w:ind w:firstLine="0"/>
        <w:rPr>
          <w:sz w:val="28"/>
        </w:rPr>
      </w:pPr>
      <w:r>
        <w:rPr>
          <w:sz w:val="28"/>
        </w:rPr>
        <w:t xml:space="preserve">Ans: </w:t>
      </w:r>
      <w:r w:rsidR="00601980">
        <w:rPr>
          <w:sz w:val="28"/>
        </w:rPr>
        <w:t xml:space="preserve">It is a </w:t>
      </w:r>
      <w:r w:rsidR="00AC7C0B">
        <w:rPr>
          <w:sz w:val="28"/>
        </w:rPr>
        <w:t xml:space="preserve">methodology that helps us to built the software quickly in least </w:t>
      </w:r>
      <w:r w:rsidR="003D3F08">
        <w:rPr>
          <w:sz w:val="28"/>
        </w:rPr>
        <w:t xml:space="preserve">possible time without compromising with quality of work. </w:t>
      </w:r>
      <w:r w:rsidR="00AC7C0B">
        <w:rPr>
          <w:sz w:val="28"/>
        </w:rPr>
        <w:t xml:space="preserve"> </w:t>
      </w:r>
    </w:p>
    <w:p w14:paraId="36D947A0" w14:textId="48526CFA" w:rsidR="00594048" w:rsidRDefault="00CF0667" w:rsidP="00467FB4">
      <w:pPr>
        <w:pStyle w:val="ListParagraph"/>
        <w:numPr>
          <w:ilvl w:val="0"/>
          <w:numId w:val="21"/>
        </w:numPr>
        <w:tabs>
          <w:tab w:val="left" w:pos="1180"/>
          <w:tab w:val="left" w:pos="1181"/>
        </w:tabs>
        <w:spacing w:before="29"/>
        <w:ind w:left="1180" w:hanging="1081"/>
        <w:rPr>
          <w:sz w:val="28"/>
        </w:rPr>
      </w:pPr>
      <w:r>
        <w:rPr>
          <w:sz w:val="28"/>
        </w:rPr>
        <w:t>Difference</w:t>
      </w:r>
      <w:r>
        <w:rPr>
          <w:spacing w:val="-5"/>
          <w:sz w:val="28"/>
        </w:rPr>
        <w:t xml:space="preserve"> </w:t>
      </w:r>
      <w:r>
        <w:rPr>
          <w:sz w:val="28"/>
        </w:rPr>
        <w:t>between</w:t>
      </w:r>
      <w:r>
        <w:rPr>
          <w:spacing w:val="-5"/>
          <w:sz w:val="28"/>
        </w:rPr>
        <w:t xml:space="preserve"> </w:t>
      </w:r>
      <w:r>
        <w:rPr>
          <w:sz w:val="28"/>
        </w:rPr>
        <w:t>monolithic</w:t>
      </w:r>
      <w:r>
        <w:rPr>
          <w:spacing w:val="-2"/>
          <w:sz w:val="28"/>
        </w:rPr>
        <w:t xml:space="preserve"> </w:t>
      </w:r>
      <w:r>
        <w:rPr>
          <w:sz w:val="28"/>
        </w:rPr>
        <w:t>architecture</w:t>
      </w:r>
      <w:r>
        <w:rPr>
          <w:spacing w:val="-4"/>
          <w:sz w:val="28"/>
        </w:rPr>
        <w:t xml:space="preserve"> </w:t>
      </w:r>
      <w:r>
        <w:rPr>
          <w:sz w:val="28"/>
        </w:rPr>
        <w:t>and</w:t>
      </w:r>
      <w:r>
        <w:rPr>
          <w:spacing w:val="-5"/>
          <w:sz w:val="28"/>
        </w:rPr>
        <w:t xml:space="preserve"> </w:t>
      </w:r>
      <w:r>
        <w:rPr>
          <w:sz w:val="28"/>
        </w:rPr>
        <w:t>micro</w:t>
      </w:r>
      <w:r>
        <w:rPr>
          <w:spacing w:val="-3"/>
          <w:sz w:val="28"/>
        </w:rPr>
        <w:t xml:space="preserve"> </w:t>
      </w:r>
      <w:r>
        <w:rPr>
          <w:sz w:val="28"/>
        </w:rPr>
        <w:t>service?</w:t>
      </w:r>
    </w:p>
    <w:tbl>
      <w:tblPr>
        <w:tblW w:w="9546"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06"/>
        <w:gridCol w:w="1521"/>
        <w:gridCol w:w="3811"/>
        <w:gridCol w:w="3408"/>
      </w:tblGrid>
      <w:tr w:rsidR="001B53D0" w:rsidRPr="001B53D0" w14:paraId="5054E76D" w14:textId="77777777" w:rsidTr="001B53D0">
        <w:trPr>
          <w:trHeight w:val="861"/>
          <w:tblHeader/>
        </w:trPr>
        <w:tc>
          <w:tcPr>
            <w:tcW w:w="806"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3AEDC0C" w14:textId="77777777" w:rsidR="001B53D0" w:rsidRPr="001B53D0" w:rsidRDefault="001B53D0" w:rsidP="001B53D0">
            <w:pPr>
              <w:widowControl/>
              <w:autoSpaceDE/>
              <w:autoSpaceDN/>
              <w:spacing w:after="300"/>
              <w:jc w:val="center"/>
              <w:rPr>
                <w:rFonts w:ascii="Arial" w:eastAsia="Times New Roman" w:hAnsi="Arial" w:cs="Arial"/>
                <w:b/>
                <w:bCs/>
                <w:sz w:val="24"/>
                <w:szCs w:val="24"/>
                <w:lang w:val="en-IN" w:eastAsia="en-IN"/>
              </w:rPr>
            </w:pPr>
            <w:r w:rsidRPr="001B53D0">
              <w:rPr>
                <w:rFonts w:ascii="Arial" w:eastAsia="Times New Roman" w:hAnsi="Arial" w:cs="Arial"/>
                <w:b/>
                <w:bCs/>
                <w:sz w:val="24"/>
                <w:szCs w:val="24"/>
                <w:lang w:val="en-IN" w:eastAsia="en-IN"/>
              </w:rPr>
              <w:t>Sr. No.</w:t>
            </w:r>
          </w:p>
        </w:tc>
        <w:tc>
          <w:tcPr>
            <w:tcW w:w="135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63C8995" w14:textId="77777777" w:rsidR="001B53D0" w:rsidRPr="001B53D0" w:rsidRDefault="001B53D0" w:rsidP="001B53D0">
            <w:pPr>
              <w:widowControl/>
              <w:autoSpaceDE/>
              <w:autoSpaceDN/>
              <w:spacing w:after="300"/>
              <w:jc w:val="center"/>
              <w:rPr>
                <w:rFonts w:ascii="Arial" w:eastAsia="Times New Roman" w:hAnsi="Arial" w:cs="Arial"/>
                <w:b/>
                <w:bCs/>
                <w:sz w:val="24"/>
                <w:szCs w:val="24"/>
                <w:lang w:val="en-IN" w:eastAsia="en-IN"/>
              </w:rPr>
            </w:pPr>
            <w:r w:rsidRPr="001B53D0">
              <w:rPr>
                <w:rFonts w:ascii="Arial" w:eastAsia="Times New Roman" w:hAnsi="Arial" w:cs="Arial"/>
                <w:b/>
                <w:bCs/>
                <w:sz w:val="24"/>
                <w:szCs w:val="24"/>
                <w:lang w:val="en-IN" w:eastAsia="en-IN"/>
              </w:rPr>
              <w:t>Key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B76EF11" w14:textId="77777777" w:rsidR="001B53D0" w:rsidRPr="001B53D0" w:rsidRDefault="001B53D0" w:rsidP="001B53D0">
            <w:pPr>
              <w:widowControl/>
              <w:autoSpaceDE/>
              <w:autoSpaceDN/>
              <w:spacing w:after="300"/>
              <w:jc w:val="center"/>
              <w:rPr>
                <w:rFonts w:ascii="Arial" w:eastAsia="Times New Roman" w:hAnsi="Arial" w:cs="Arial"/>
                <w:b/>
                <w:bCs/>
                <w:sz w:val="24"/>
                <w:szCs w:val="24"/>
                <w:lang w:val="en-IN" w:eastAsia="en-IN"/>
              </w:rPr>
            </w:pPr>
            <w:r w:rsidRPr="001B53D0">
              <w:rPr>
                <w:rFonts w:ascii="Arial" w:eastAsia="Times New Roman" w:hAnsi="Arial" w:cs="Arial"/>
                <w:b/>
                <w:bCs/>
                <w:sz w:val="24"/>
                <w:szCs w:val="24"/>
                <w:lang w:val="en-IN" w:eastAsia="en-IN"/>
              </w:rPr>
              <w:t>Monolithic architecture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CBE6C7E" w14:textId="77777777" w:rsidR="001B53D0" w:rsidRPr="001B53D0" w:rsidRDefault="001B53D0" w:rsidP="001B53D0">
            <w:pPr>
              <w:widowControl/>
              <w:autoSpaceDE/>
              <w:autoSpaceDN/>
              <w:spacing w:after="300"/>
              <w:jc w:val="center"/>
              <w:rPr>
                <w:rFonts w:ascii="Arial" w:eastAsia="Times New Roman" w:hAnsi="Arial" w:cs="Arial"/>
                <w:b/>
                <w:bCs/>
                <w:sz w:val="24"/>
                <w:szCs w:val="24"/>
                <w:lang w:val="en-IN" w:eastAsia="en-IN"/>
              </w:rPr>
            </w:pPr>
            <w:r w:rsidRPr="001B53D0">
              <w:rPr>
                <w:rFonts w:ascii="Arial" w:eastAsia="Times New Roman" w:hAnsi="Arial" w:cs="Arial"/>
                <w:b/>
                <w:bCs/>
                <w:sz w:val="24"/>
                <w:szCs w:val="24"/>
                <w:lang w:val="en-IN" w:eastAsia="en-IN"/>
              </w:rPr>
              <w:t>Microservices architecture</w:t>
            </w:r>
          </w:p>
        </w:tc>
      </w:tr>
      <w:tr w:rsidR="001B53D0" w:rsidRPr="001B53D0" w14:paraId="354A09A3" w14:textId="77777777" w:rsidTr="001B53D0">
        <w:trPr>
          <w:trHeight w:val="1133"/>
        </w:trPr>
        <w:tc>
          <w:tcPr>
            <w:tcW w:w="80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3F2FA4" w14:textId="77777777" w:rsidR="001B53D0" w:rsidRPr="001B53D0" w:rsidRDefault="001B53D0" w:rsidP="001B53D0">
            <w:pPr>
              <w:widowControl/>
              <w:autoSpaceDE/>
              <w:autoSpaceDN/>
              <w:spacing w:after="300"/>
              <w:jc w:val="center"/>
              <w:rPr>
                <w:rFonts w:ascii="Arial" w:eastAsia="Times New Roman" w:hAnsi="Arial" w:cs="Arial"/>
                <w:sz w:val="24"/>
                <w:szCs w:val="24"/>
                <w:lang w:val="en-IN" w:eastAsia="en-IN"/>
              </w:rPr>
            </w:pPr>
            <w:r w:rsidRPr="001B53D0">
              <w:rPr>
                <w:rFonts w:ascii="Arial" w:eastAsia="Times New Roman" w:hAnsi="Arial" w:cs="Arial"/>
                <w:sz w:val="24"/>
                <w:szCs w:val="24"/>
                <w:lang w:val="en-IN" w:eastAsia="en-IN"/>
              </w:rPr>
              <w:t>1</w:t>
            </w:r>
          </w:p>
        </w:tc>
        <w:tc>
          <w:tcPr>
            <w:tcW w:w="135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1387C2" w14:textId="77777777" w:rsidR="001B53D0" w:rsidRPr="001B53D0" w:rsidRDefault="001B53D0" w:rsidP="001B53D0">
            <w:pPr>
              <w:widowControl/>
              <w:autoSpaceDE/>
              <w:autoSpaceDN/>
              <w:spacing w:after="300"/>
              <w:rPr>
                <w:rFonts w:ascii="Arial" w:eastAsia="Times New Roman" w:hAnsi="Arial" w:cs="Arial"/>
                <w:sz w:val="24"/>
                <w:szCs w:val="24"/>
                <w:lang w:val="en-IN" w:eastAsia="en-IN"/>
              </w:rPr>
            </w:pPr>
            <w:r w:rsidRPr="001B53D0">
              <w:rPr>
                <w:rFonts w:ascii="Arial" w:eastAsia="Times New Roman" w:hAnsi="Arial" w:cs="Arial"/>
                <w:sz w:val="24"/>
                <w:szCs w:val="24"/>
                <w:lang w:val="en-IN" w:eastAsia="en-IN"/>
              </w:rPr>
              <w:t>Basic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4C0DDE" w14:textId="77777777" w:rsidR="001B53D0" w:rsidRPr="001B53D0" w:rsidRDefault="001B53D0" w:rsidP="001B53D0">
            <w:pPr>
              <w:widowControl/>
              <w:autoSpaceDE/>
              <w:autoSpaceDN/>
              <w:spacing w:after="300"/>
              <w:rPr>
                <w:rFonts w:ascii="Arial" w:eastAsia="Times New Roman" w:hAnsi="Arial" w:cs="Arial"/>
                <w:sz w:val="24"/>
                <w:szCs w:val="24"/>
                <w:lang w:val="en-IN" w:eastAsia="en-IN"/>
              </w:rPr>
            </w:pPr>
            <w:r w:rsidRPr="001B53D0">
              <w:rPr>
                <w:rFonts w:ascii="Arial" w:eastAsia="Times New Roman" w:hAnsi="Arial" w:cs="Arial"/>
                <w:sz w:val="24"/>
                <w:szCs w:val="24"/>
                <w:lang w:val="en-IN" w:eastAsia="en-IN"/>
              </w:rPr>
              <w:t>Monolithic architecture is built as one large system and is usually one code-base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7BCE92C" w14:textId="77777777" w:rsidR="001B53D0" w:rsidRPr="001B53D0" w:rsidRDefault="001B53D0" w:rsidP="001B53D0">
            <w:pPr>
              <w:widowControl/>
              <w:autoSpaceDE/>
              <w:autoSpaceDN/>
              <w:spacing w:after="300"/>
              <w:rPr>
                <w:rFonts w:ascii="Arial" w:eastAsia="Times New Roman" w:hAnsi="Arial" w:cs="Arial"/>
                <w:sz w:val="24"/>
                <w:szCs w:val="24"/>
                <w:lang w:val="en-IN" w:eastAsia="en-IN"/>
              </w:rPr>
            </w:pPr>
            <w:r w:rsidRPr="001B53D0">
              <w:rPr>
                <w:rFonts w:ascii="Arial" w:eastAsia="Times New Roman" w:hAnsi="Arial" w:cs="Arial"/>
                <w:sz w:val="24"/>
                <w:szCs w:val="24"/>
                <w:lang w:val="en-IN" w:eastAsia="en-IN"/>
              </w:rPr>
              <w:t>Microservices architecture is built as small independent module based on business functionality</w:t>
            </w:r>
          </w:p>
        </w:tc>
      </w:tr>
      <w:tr w:rsidR="001B53D0" w:rsidRPr="001B53D0" w14:paraId="5A1874B3" w14:textId="77777777" w:rsidTr="001B53D0">
        <w:trPr>
          <w:trHeight w:val="861"/>
        </w:trPr>
        <w:tc>
          <w:tcPr>
            <w:tcW w:w="80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608515" w14:textId="77777777" w:rsidR="001B53D0" w:rsidRPr="001B53D0" w:rsidRDefault="001B53D0" w:rsidP="001B53D0">
            <w:pPr>
              <w:widowControl/>
              <w:autoSpaceDE/>
              <w:autoSpaceDN/>
              <w:spacing w:after="300"/>
              <w:jc w:val="center"/>
              <w:rPr>
                <w:rFonts w:ascii="Arial" w:eastAsia="Times New Roman" w:hAnsi="Arial" w:cs="Arial"/>
                <w:sz w:val="24"/>
                <w:szCs w:val="24"/>
                <w:lang w:val="en-IN" w:eastAsia="en-IN"/>
              </w:rPr>
            </w:pPr>
            <w:r w:rsidRPr="001B53D0">
              <w:rPr>
                <w:rFonts w:ascii="Arial" w:eastAsia="Times New Roman" w:hAnsi="Arial" w:cs="Arial"/>
                <w:sz w:val="24"/>
                <w:szCs w:val="24"/>
                <w:lang w:val="en-IN" w:eastAsia="en-IN"/>
              </w:rPr>
              <w:lastRenderedPageBreak/>
              <w:t>2</w:t>
            </w:r>
          </w:p>
        </w:tc>
        <w:tc>
          <w:tcPr>
            <w:tcW w:w="135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DE72C9" w14:textId="77777777" w:rsidR="001B53D0" w:rsidRPr="001B53D0" w:rsidRDefault="001B53D0" w:rsidP="001B53D0">
            <w:pPr>
              <w:widowControl/>
              <w:autoSpaceDE/>
              <w:autoSpaceDN/>
              <w:spacing w:after="300"/>
              <w:rPr>
                <w:rFonts w:ascii="Arial" w:eastAsia="Times New Roman" w:hAnsi="Arial" w:cs="Arial"/>
                <w:sz w:val="24"/>
                <w:szCs w:val="24"/>
                <w:lang w:val="en-IN" w:eastAsia="en-IN"/>
              </w:rPr>
            </w:pPr>
            <w:r w:rsidRPr="001B53D0">
              <w:rPr>
                <w:rFonts w:ascii="Arial" w:eastAsia="Times New Roman" w:hAnsi="Arial" w:cs="Arial"/>
                <w:sz w:val="24"/>
                <w:szCs w:val="24"/>
                <w:lang w:val="en-IN" w:eastAsia="en-IN"/>
              </w:rPr>
              <w:t>Scale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E6621C" w14:textId="77777777" w:rsidR="001B53D0" w:rsidRPr="001B53D0" w:rsidRDefault="001B53D0" w:rsidP="001B53D0">
            <w:pPr>
              <w:widowControl/>
              <w:autoSpaceDE/>
              <w:autoSpaceDN/>
              <w:spacing w:after="300"/>
              <w:rPr>
                <w:rFonts w:ascii="Arial" w:eastAsia="Times New Roman" w:hAnsi="Arial" w:cs="Arial"/>
                <w:sz w:val="24"/>
                <w:szCs w:val="24"/>
                <w:lang w:val="en-IN" w:eastAsia="en-IN"/>
              </w:rPr>
            </w:pPr>
            <w:r w:rsidRPr="001B53D0">
              <w:rPr>
                <w:rFonts w:ascii="Arial" w:eastAsia="Times New Roman" w:hAnsi="Arial" w:cs="Arial"/>
                <w:sz w:val="24"/>
                <w:szCs w:val="24"/>
                <w:lang w:val="en-IN" w:eastAsia="en-IN"/>
              </w:rPr>
              <w:t>It is not easy to scale based on demand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E4EA4E2" w14:textId="77777777" w:rsidR="001B53D0" w:rsidRPr="001B53D0" w:rsidRDefault="001B53D0" w:rsidP="001B53D0">
            <w:pPr>
              <w:widowControl/>
              <w:autoSpaceDE/>
              <w:autoSpaceDN/>
              <w:spacing w:after="300"/>
              <w:rPr>
                <w:rFonts w:ascii="Arial" w:eastAsia="Times New Roman" w:hAnsi="Arial" w:cs="Arial"/>
                <w:sz w:val="24"/>
                <w:szCs w:val="24"/>
                <w:lang w:val="en-IN" w:eastAsia="en-IN"/>
              </w:rPr>
            </w:pPr>
            <w:r w:rsidRPr="001B53D0">
              <w:rPr>
                <w:rFonts w:ascii="Arial" w:eastAsia="Times New Roman" w:hAnsi="Arial" w:cs="Arial"/>
                <w:sz w:val="24"/>
                <w:szCs w:val="24"/>
                <w:lang w:val="en-IN" w:eastAsia="en-IN"/>
              </w:rPr>
              <w:t>It is easy to scale based on demand.</w:t>
            </w:r>
          </w:p>
        </w:tc>
      </w:tr>
      <w:tr w:rsidR="001B53D0" w:rsidRPr="001B53D0" w14:paraId="28E91760" w14:textId="77777777" w:rsidTr="001B53D0">
        <w:trPr>
          <w:trHeight w:val="861"/>
        </w:trPr>
        <w:tc>
          <w:tcPr>
            <w:tcW w:w="80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41E7F1" w14:textId="77777777" w:rsidR="001B53D0" w:rsidRPr="001B53D0" w:rsidRDefault="001B53D0" w:rsidP="001B53D0">
            <w:pPr>
              <w:widowControl/>
              <w:autoSpaceDE/>
              <w:autoSpaceDN/>
              <w:spacing w:after="300"/>
              <w:jc w:val="center"/>
              <w:rPr>
                <w:rFonts w:ascii="Arial" w:eastAsia="Times New Roman" w:hAnsi="Arial" w:cs="Arial"/>
                <w:sz w:val="24"/>
                <w:szCs w:val="24"/>
                <w:lang w:val="en-IN" w:eastAsia="en-IN"/>
              </w:rPr>
            </w:pPr>
            <w:r w:rsidRPr="001B53D0">
              <w:rPr>
                <w:rFonts w:ascii="Arial" w:eastAsia="Times New Roman" w:hAnsi="Arial" w:cs="Arial"/>
                <w:sz w:val="24"/>
                <w:szCs w:val="24"/>
                <w:lang w:val="en-IN" w:eastAsia="en-IN"/>
              </w:rPr>
              <w:t>3</w:t>
            </w:r>
          </w:p>
        </w:tc>
        <w:tc>
          <w:tcPr>
            <w:tcW w:w="135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6BFE7D" w14:textId="77777777" w:rsidR="001B53D0" w:rsidRPr="001B53D0" w:rsidRDefault="001B53D0" w:rsidP="001B53D0">
            <w:pPr>
              <w:widowControl/>
              <w:autoSpaceDE/>
              <w:autoSpaceDN/>
              <w:spacing w:after="300"/>
              <w:rPr>
                <w:rFonts w:ascii="Arial" w:eastAsia="Times New Roman" w:hAnsi="Arial" w:cs="Arial"/>
                <w:sz w:val="24"/>
                <w:szCs w:val="24"/>
                <w:lang w:val="en-IN" w:eastAsia="en-IN"/>
              </w:rPr>
            </w:pPr>
            <w:r w:rsidRPr="001B53D0">
              <w:rPr>
                <w:rFonts w:ascii="Arial" w:eastAsia="Times New Roman" w:hAnsi="Arial" w:cs="Arial"/>
                <w:sz w:val="24"/>
                <w:szCs w:val="24"/>
                <w:lang w:val="en-IN" w:eastAsia="en-IN"/>
              </w:rPr>
              <w:t>Database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0ED7A7" w14:textId="77777777" w:rsidR="001B53D0" w:rsidRPr="001B53D0" w:rsidRDefault="001B53D0" w:rsidP="001B53D0">
            <w:pPr>
              <w:widowControl/>
              <w:autoSpaceDE/>
              <w:autoSpaceDN/>
              <w:spacing w:after="300"/>
              <w:rPr>
                <w:rFonts w:ascii="Arial" w:eastAsia="Times New Roman" w:hAnsi="Arial" w:cs="Arial"/>
                <w:sz w:val="24"/>
                <w:szCs w:val="24"/>
                <w:lang w:val="en-IN" w:eastAsia="en-IN"/>
              </w:rPr>
            </w:pPr>
            <w:r w:rsidRPr="001B53D0">
              <w:rPr>
                <w:rFonts w:ascii="Arial" w:eastAsia="Times New Roman" w:hAnsi="Arial" w:cs="Arial"/>
                <w:sz w:val="24"/>
                <w:szCs w:val="24"/>
                <w:lang w:val="en-IN" w:eastAsia="en-IN"/>
              </w:rPr>
              <w:t>It has shared database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73FE22" w14:textId="77777777" w:rsidR="001B53D0" w:rsidRPr="001B53D0" w:rsidRDefault="001B53D0" w:rsidP="001B53D0">
            <w:pPr>
              <w:widowControl/>
              <w:autoSpaceDE/>
              <w:autoSpaceDN/>
              <w:spacing w:after="300"/>
              <w:rPr>
                <w:rFonts w:ascii="Arial" w:eastAsia="Times New Roman" w:hAnsi="Arial" w:cs="Arial"/>
                <w:sz w:val="24"/>
                <w:szCs w:val="24"/>
                <w:lang w:val="en-IN" w:eastAsia="en-IN"/>
              </w:rPr>
            </w:pPr>
            <w:r w:rsidRPr="001B53D0">
              <w:rPr>
                <w:rFonts w:ascii="Arial" w:eastAsia="Times New Roman" w:hAnsi="Arial" w:cs="Arial"/>
                <w:sz w:val="24"/>
                <w:szCs w:val="24"/>
                <w:lang w:val="en-IN" w:eastAsia="en-IN"/>
              </w:rPr>
              <w:t>Each project and module has their own database</w:t>
            </w:r>
          </w:p>
        </w:tc>
      </w:tr>
      <w:tr w:rsidR="001B53D0" w:rsidRPr="001B53D0" w14:paraId="45E07D59" w14:textId="77777777" w:rsidTr="001B53D0">
        <w:trPr>
          <w:trHeight w:val="1133"/>
        </w:trPr>
        <w:tc>
          <w:tcPr>
            <w:tcW w:w="80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327A1F" w14:textId="77777777" w:rsidR="001B53D0" w:rsidRPr="001B53D0" w:rsidRDefault="001B53D0" w:rsidP="001B53D0">
            <w:pPr>
              <w:widowControl/>
              <w:autoSpaceDE/>
              <w:autoSpaceDN/>
              <w:spacing w:after="300"/>
              <w:jc w:val="center"/>
              <w:rPr>
                <w:rFonts w:ascii="Arial" w:eastAsia="Times New Roman" w:hAnsi="Arial" w:cs="Arial"/>
                <w:sz w:val="24"/>
                <w:szCs w:val="24"/>
                <w:lang w:val="en-IN" w:eastAsia="en-IN"/>
              </w:rPr>
            </w:pPr>
            <w:r w:rsidRPr="001B53D0">
              <w:rPr>
                <w:rFonts w:ascii="Arial" w:eastAsia="Times New Roman" w:hAnsi="Arial" w:cs="Arial"/>
                <w:sz w:val="24"/>
                <w:szCs w:val="24"/>
                <w:lang w:val="en-IN" w:eastAsia="en-IN"/>
              </w:rPr>
              <w:t>4</w:t>
            </w:r>
          </w:p>
        </w:tc>
        <w:tc>
          <w:tcPr>
            <w:tcW w:w="135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83AC3C" w14:textId="77777777" w:rsidR="001B53D0" w:rsidRPr="001B53D0" w:rsidRDefault="001B53D0" w:rsidP="001B53D0">
            <w:pPr>
              <w:widowControl/>
              <w:autoSpaceDE/>
              <w:autoSpaceDN/>
              <w:spacing w:after="300"/>
              <w:rPr>
                <w:rFonts w:ascii="Arial" w:eastAsia="Times New Roman" w:hAnsi="Arial" w:cs="Arial"/>
                <w:sz w:val="24"/>
                <w:szCs w:val="24"/>
                <w:lang w:val="en-IN" w:eastAsia="en-IN"/>
              </w:rPr>
            </w:pPr>
            <w:r w:rsidRPr="001B53D0">
              <w:rPr>
                <w:rFonts w:ascii="Arial" w:eastAsia="Times New Roman" w:hAnsi="Arial" w:cs="Arial"/>
                <w:sz w:val="24"/>
                <w:szCs w:val="24"/>
                <w:lang w:val="en-IN" w:eastAsia="en-IN"/>
              </w:rPr>
              <w:t>Deployment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E7363BF" w14:textId="77777777" w:rsidR="001B53D0" w:rsidRPr="001B53D0" w:rsidRDefault="001B53D0" w:rsidP="001B53D0">
            <w:pPr>
              <w:widowControl/>
              <w:autoSpaceDE/>
              <w:autoSpaceDN/>
              <w:spacing w:after="300"/>
              <w:rPr>
                <w:rFonts w:ascii="Arial" w:eastAsia="Times New Roman" w:hAnsi="Arial" w:cs="Arial"/>
                <w:sz w:val="24"/>
                <w:szCs w:val="24"/>
                <w:lang w:val="en-IN" w:eastAsia="en-IN"/>
              </w:rPr>
            </w:pPr>
            <w:r w:rsidRPr="001B53D0">
              <w:rPr>
                <w:rFonts w:ascii="Arial" w:eastAsia="Times New Roman" w:hAnsi="Arial" w:cs="Arial"/>
                <w:sz w:val="24"/>
                <w:szCs w:val="24"/>
                <w:lang w:val="en-IN" w:eastAsia="en-IN"/>
              </w:rPr>
              <w:t>Large code base makes IDE slow and build time gets increase.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C66A15" w14:textId="77777777" w:rsidR="001B53D0" w:rsidRPr="001B53D0" w:rsidRDefault="001B53D0" w:rsidP="001B53D0">
            <w:pPr>
              <w:widowControl/>
              <w:autoSpaceDE/>
              <w:autoSpaceDN/>
              <w:spacing w:after="300"/>
              <w:rPr>
                <w:rFonts w:ascii="Arial" w:eastAsia="Times New Roman" w:hAnsi="Arial" w:cs="Arial"/>
                <w:sz w:val="24"/>
                <w:szCs w:val="24"/>
                <w:lang w:val="en-IN" w:eastAsia="en-IN"/>
              </w:rPr>
            </w:pPr>
            <w:r w:rsidRPr="001B53D0">
              <w:rPr>
                <w:rFonts w:ascii="Arial" w:eastAsia="Times New Roman" w:hAnsi="Arial" w:cs="Arial"/>
                <w:sz w:val="24"/>
                <w:szCs w:val="24"/>
                <w:lang w:val="en-IN" w:eastAsia="en-IN"/>
              </w:rPr>
              <w:t>Each project is independent and small in size. So overall build and development time gets decrease.</w:t>
            </w:r>
          </w:p>
        </w:tc>
      </w:tr>
      <w:tr w:rsidR="001B53D0" w:rsidRPr="001B53D0" w14:paraId="56DF913E" w14:textId="77777777" w:rsidTr="001B53D0">
        <w:trPr>
          <w:trHeight w:val="1692"/>
        </w:trPr>
        <w:tc>
          <w:tcPr>
            <w:tcW w:w="80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359161" w14:textId="77777777" w:rsidR="001B53D0" w:rsidRPr="001B53D0" w:rsidRDefault="001B53D0" w:rsidP="001B53D0">
            <w:pPr>
              <w:widowControl/>
              <w:autoSpaceDE/>
              <w:autoSpaceDN/>
              <w:spacing w:after="300"/>
              <w:jc w:val="center"/>
              <w:rPr>
                <w:rFonts w:ascii="Arial" w:eastAsia="Times New Roman" w:hAnsi="Arial" w:cs="Arial"/>
                <w:sz w:val="24"/>
                <w:szCs w:val="24"/>
                <w:lang w:val="en-IN" w:eastAsia="en-IN"/>
              </w:rPr>
            </w:pPr>
            <w:r w:rsidRPr="001B53D0">
              <w:rPr>
                <w:rFonts w:ascii="Arial" w:eastAsia="Times New Roman" w:hAnsi="Arial" w:cs="Arial"/>
                <w:sz w:val="24"/>
                <w:szCs w:val="24"/>
                <w:lang w:val="en-IN" w:eastAsia="en-IN"/>
              </w:rPr>
              <w:t>5</w:t>
            </w:r>
          </w:p>
        </w:tc>
        <w:tc>
          <w:tcPr>
            <w:tcW w:w="135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2170C1B" w14:textId="77777777" w:rsidR="001B53D0" w:rsidRPr="001B53D0" w:rsidRDefault="001B53D0" w:rsidP="001B53D0">
            <w:pPr>
              <w:widowControl/>
              <w:autoSpaceDE/>
              <w:autoSpaceDN/>
              <w:spacing w:after="300"/>
              <w:rPr>
                <w:rFonts w:ascii="Arial" w:eastAsia="Times New Roman" w:hAnsi="Arial" w:cs="Arial"/>
                <w:sz w:val="24"/>
                <w:szCs w:val="24"/>
                <w:lang w:val="en-IN" w:eastAsia="en-IN"/>
              </w:rPr>
            </w:pPr>
            <w:r w:rsidRPr="001B53D0">
              <w:rPr>
                <w:rFonts w:ascii="Arial" w:eastAsia="Times New Roman" w:hAnsi="Arial" w:cs="Arial"/>
                <w:sz w:val="24"/>
                <w:szCs w:val="24"/>
                <w:lang w:val="en-IN" w:eastAsia="en-IN"/>
              </w:rPr>
              <w:t>Tightly Coupled and Loosely coupled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3847CB" w14:textId="77777777" w:rsidR="001B53D0" w:rsidRPr="001B53D0" w:rsidRDefault="001B53D0" w:rsidP="001B53D0">
            <w:pPr>
              <w:widowControl/>
              <w:autoSpaceDE/>
              <w:autoSpaceDN/>
              <w:spacing w:after="300"/>
              <w:rPr>
                <w:rFonts w:ascii="Arial" w:eastAsia="Times New Roman" w:hAnsi="Arial" w:cs="Arial"/>
                <w:sz w:val="24"/>
                <w:szCs w:val="24"/>
                <w:lang w:val="en-IN" w:eastAsia="en-IN"/>
              </w:rPr>
            </w:pPr>
            <w:r w:rsidRPr="001B53D0">
              <w:rPr>
                <w:rFonts w:ascii="Arial" w:eastAsia="Times New Roman" w:hAnsi="Arial" w:cs="Arial"/>
                <w:sz w:val="24"/>
                <w:szCs w:val="24"/>
                <w:lang w:val="en-IN" w:eastAsia="en-IN"/>
              </w:rPr>
              <w:t>It extremely difficult to change technology or language or framework because everything is tightly coupled and depend on each other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F27045F" w14:textId="77777777" w:rsidR="001B53D0" w:rsidRPr="001B53D0" w:rsidRDefault="001B53D0" w:rsidP="001B53D0">
            <w:pPr>
              <w:widowControl/>
              <w:autoSpaceDE/>
              <w:autoSpaceDN/>
              <w:spacing w:after="300"/>
              <w:rPr>
                <w:rFonts w:ascii="Arial" w:eastAsia="Times New Roman" w:hAnsi="Arial" w:cs="Arial"/>
                <w:sz w:val="24"/>
                <w:szCs w:val="24"/>
                <w:lang w:val="en-IN" w:eastAsia="en-IN"/>
              </w:rPr>
            </w:pPr>
            <w:r w:rsidRPr="001B53D0">
              <w:rPr>
                <w:rFonts w:ascii="Arial" w:eastAsia="Times New Roman" w:hAnsi="Arial" w:cs="Arial"/>
                <w:sz w:val="24"/>
                <w:szCs w:val="24"/>
                <w:lang w:val="en-IN" w:eastAsia="en-IN"/>
              </w:rPr>
              <w:t>Easy to change technology or framework because every module and project is independent</w:t>
            </w:r>
          </w:p>
        </w:tc>
      </w:tr>
    </w:tbl>
    <w:p w14:paraId="6A2B98F7" w14:textId="77777777" w:rsidR="00D02ABB" w:rsidRDefault="00D02ABB" w:rsidP="00D02ABB">
      <w:pPr>
        <w:pStyle w:val="ListParagraph"/>
        <w:tabs>
          <w:tab w:val="left" w:pos="1180"/>
          <w:tab w:val="left" w:pos="1181"/>
        </w:tabs>
        <w:spacing w:before="29"/>
        <w:ind w:firstLine="0"/>
        <w:rPr>
          <w:sz w:val="28"/>
        </w:rPr>
      </w:pPr>
    </w:p>
    <w:p w14:paraId="489DA435" w14:textId="666FD57B" w:rsidR="00594048" w:rsidRPr="00220493" w:rsidRDefault="00CF0667" w:rsidP="00467FB4">
      <w:pPr>
        <w:pStyle w:val="ListParagraph"/>
        <w:numPr>
          <w:ilvl w:val="0"/>
          <w:numId w:val="21"/>
        </w:numPr>
        <w:tabs>
          <w:tab w:val="left" w:pos="1180"/>
          <w:tab w:val="left" w:pos="1181"/>
        </w:tabs>
        <w:spacing w:before="27"/>
        <w:ind w:left="1180" w:hanging="1081"/>
        <w:rPr>
          <w:color w:val="FF0000"/>
          <w:sz w:val="28"/>
        </w:rPr>
      </w:pPr>
      <w:r w:rsidRPr="00220493">
        <w:rPr>
          <w:color w:val="FF0000"/>
          <w:sz w:val="28"/>
        </w:rPr>
        <w:t>OAUTH2,</w:t>
      </w:r>
      <w:r w:rsidRPr="00220493">
        <w:rPr>
          <w:color w:val="FF0000"/>
          <w:spacing w:val="-3"/>
          <w:sz w:val="28"/>
        </w:rPr>
        <w:t xml:space="preserve"> </w:t>
      </w:r>
      <w:r w:rsidRPr="00220493">
        <w:rPr>
          <w:color w:val="FF0000"/>
          <w:sz w:val="28"/>
        </w:rPr>
        <w:t>pact</w:t>
      </w:r>
      <w:r w:rsidR="00224F64" w:rsidRPr="00220493">
        <w:rPr>
          <w:color w:val="FF0000"/>
          <w:spacing w:val="-2"/>
          <w:sz w:val="28"/>
        </w:rPr>
        <w:t xml:space="preserve"> </w:t>
      </w:r>
      <w:r w:rsidRPr="00220493">
        <w:rPr>
          <w:color w:val="FF0000"/>
          <w:sz w:val="28"/>
        </w:rPr>
        <w:t>tool?</w:t>
      </w:r>
    </w:p>
    <w:p w14:paraId="62B17259" w14:textId="77777777" w:rsidR="00594048" w:rsidRDefault="00CF0667" w:rsidP="00467FB4">
      <w:pPr>
        <w:pStyle w:val="ListParagraph"/>
        <w:numPr>
          <w:ilvl w:val="0"/>
          <w:numId w:val="21"/>
        </w:numPr>
        <w:tabs>
          <w:tab w:val="left" w:pos="1180"/>
          <w:tab w:val="left" w:pos="1181"/>
        </w:tabs>
        <w:spacing w:before="26"/>
        <w:ind w:left="1180" w:hanging="1081"/>
        <w:rPr>
          <w:sz w:val="28"/>
        </w:rPr>
      </w:pPr>
      <w:r>
        <w:rPr>
          <w:sz w:val="28"/>
        </w:rPr>
        <w:t>Semantic</w:t>
      </w:r>
      <w:r>
        <w:rPr>
          <w:spacing w:val="-5"/>
          <w:sz w:val="28"/>
        </w:rPr>
        <w:t xml:space="preserve"> </w:t>
      </w:r>
      <w:r>
        <w:rPr>
          <w:sz w:val="28"/>
        </w:rPr>
        <w:t>monitory</w:t>
      </w:r>
    </w:p>
    <w:p w14:paraId="14FCD99A" w14:textId="0F9FB022" w:rsidR="00162E88" w:rsidRDefault="00162E88" w:rsidP="00162E88">
      <w:pPr>
        <w:pStyle w:val="ListParagraph"/>
        <w:tabs>
          <w:tab w:val="left" w:pos="1180"/>
          <w:tab w:val="left" w:pos="1181"/>
        </w:tabs>
        <w:spacing w:before="26"/>
        <w:ind w:firstLine="0"/>
        <w:rPr>
          <w:sz w:val="28"/>
        </w:rPr>
      </w:pPr>
      <w:r>
        <w:rPr>
          <w:sz w:val="28"/>
        </w:rPr>
        <w:t>Ans:</w:t>
      </w:r>
      <w:r w:rsidRPr="00162E88">
        <w:rPr>
          <w:rFonts w:ascii="Arial" w:hAnsi="Arial" w:cs="Arial"/>
          <w:color w:val="202124"/>
          <w:shd w:val="clear" w:color="auto" w:fill="FFFFFF"/>
        </w:rPr>
        <w:t xml:space="preserve"> </w:t>
      </w:r>
      <w:r>
        <w:rPr>
          <w:rFonts w:ascii="Arial" w:hAnsi="Arial" w:cs="Arial"/>
          <w:color w:val="202124"/>
          <w:shd w:val="clear" w:color="auto" w:fill="FFFFFF"/>
        </w:rPr>
        <w:t>Semantic monitoring </w:t>
      </w:r>
      <w:r>
        <w:rPr>
          <w:rFonts w:ascii="Arial" w:hAnsi="Arial" w:cs="Arial"/>
          <w:b/>
          <w:bCs/>
          <w:color w:val="202124"/>
          <w:shd w:val="clear" w:color="auto" w:fill="FFFFFF"/>
        </w:rPr>
        <w:t>uses synthetic transactions and emulates end-user flows through a microservices-based application to track performance and alert on anomalies</w:t>
      </w:r>
      <w:r>
        <w:rPr>
          <w:rFonts w:ascii="Arial" w:hAnsi="Arial" w:cs="Arial"/>
          <w:color w:val="202124"/>
          <w:shd w:val="clear" w:color="auto" w:fill="FFFFFF"/>
        </w:rPr>
        <w:t>. Semantic monitoring runs a set of automated tests against an application on production systems at regular intervals</w:t>
      </w:r>
    </w:p>
    <w:p w14:paraId="4C7CAC27" w14:textId="77777777" w:rsidR="00594048" w:rsidRPr="000343D9" w:rsidRDefault="00CF0667" w:rsidP="00467FB4">
      <w:pPr>
        <w:pStyle w:val="ListParagraph"/>
        <w:numPr>
          <w:ilvl w:val="0"/>
          <w:numId w:val="21"/>
        </w:numPr>
        <w:tabs>
          <w:tab w:val="left" w:pos="1180"/>
          <w:tab w:val="left" w:pos="1181"/>
        </w:tabs>
        <w:ind w:left="1180" w:hanging="1081"/>
        <w:rPr>
          <w:color w:val="FF0000"/>
          <w:sz w:val="28"/>
        </w:rPr>
      </w:pPr>
      <w:r w:rsidRPr="000343D9">
        <w:rPr>
          <w:color w:val="FF0000"/>
          <w:sz w:val="28"/>
        </w:rPr>
        <w:t>Clint</w:t>
      </w:r>
      <w:r w:rsidRPr="000343D9">
        <w:rPr>
          <w:color w:val="FF0000"/>
          <w:spacing w:val="-3"/>
          <w:sz w:val="28"/>
        </w:rPr>
        <w:t xml:space="preserve"> </w:t>
      </w:r>
      <w:r w:rsidRPr="000343D9">
        <w:rPr>
          <w:color w:val="FF0000"/>
          <w:sz w:val="28"/>
        </w:rPr>
        <w:t>certificate</w:t>
      </w:r>
    </w:p>
    <w:p w14:paraId="65E53C9E" w14:textId="73494666" w:rsidR="00594048" w:rsidRDefault="00CF0667" w:rsidP="00467FB4">
      <w:pPr>
        <w:pStyle w:val="ListParagraph"/>
        <w:numPr>
          <w:ilvl w:val="0"/>
          <w:numId w:val="21"/>
        </w:numPr>
        <w:tabs>
          <w:tab w:val="left" w:pos="1180"/>
          <w:tab w:val="left" w:pos="1181"/>
        </w:tabs>
        <w:spacing w:before="27"/>
        <w:ind w:left="1180" w:hanging="1081"/>
        <w:rPr>
          <w:sz w:val="28"/>
        </w:rPr>
      </w:pPr>
      <w:r>
        <w:rPr>
          <w:sz w:val="28"/>
        </w:rPr>
        <w:t>What</w:t>
      </w:r>
      <w:r>
        <w:rPr>
          <w:spacing w:val="-3"/>
          <w:sz w:val="28"/>
        </w:rPr>
        <w:t xml:space="preserve"> </w:t>
      </w:r>
      <w:r>
        <w:rPr>
          <w:sz w:val="28"/>
        </w:rPr>
        <w:t>you</w:t>
      </w:r>
      <w:r>
        <w:rPr>
          <w:spacing w:val="-1"/>
          <w:sz w:val="28"/>
        </w:rPr>
        <w:t xml:space="preserve"> </w:t>
      </w:r>
      <w:r>
        <w:rPr>
          <w:sz w:val="28"/>
        </w:rPr>
        <w:t>will</w:t>
      </w:r>
      <w:r>
        <w:rPr>
          <w:spacing w:val="-1"/>
          <w:sz w:val="28"/>
        </w:rPr>
        <w:t xml:space="preserve"> </w:t>
      </w:r>
      <w:r>
        <w:rPr>
          <w:sz w:val="28"/>
        </w:rPr>
        <w:t>do</w:t>
      </w:r>
      <w:r>
        <w:rPr>
          <w:spacing w:val="-2"/>
          <w:sz w:val="28"/>
        </w:rPr>
        <w:t xml:space="preserve"> </w:t>
      </w:r>
      <w:r>
        <w:rPr>
          <w:sz w:val="28"/>
        </w:rPr>
        <w:t>if</w:t>
      </w:r>
      <w:r>
        <w:rPr>
          <w:spacing w:val="-1"/>
          <w:sz w:val="28"/>
        </w:rPr>
        <w:t xml:space="preserve"> </w:t>
      </w:r>
      <w:r>
        <w:rPr>
          <w:sz w:val="28"/>
        </w:rPr>
        <w:t>micro</w:t>
      </w:r>
      <w:r>
        <w:rPr>
          <w:spacing w:val="-2"/>
          <w:sz w:val="28"/>
        </w:rPr>
        <w:t xml:space="preserve"> </w:t>
      </w:r>
      <w:r>
        <w:rPr>
          <w:sz w:val="28"/>
        </w:rPr>
        <w:t>service</w:t>
      </w:r>
      <w:r>
        <w:rPr>
          <w:spacing w:val="-2"/>
          <w:sz w:val="28"/>
        </w:rPr>
        <w:t xml:space="preserve"> </w:t>
      </w:r>
      <w:r>
        <w:rPr>
          <w:sz w:val="28"/>
        </w:rPr>
        <w:t>fail?</w:t>
      </w:r>
    </w:p>
    <w:p w14:paraId="4D931EF4" w14:textId="77777777" w:rsidR="004A62E0" w:rsidRPr="004A62E0" w:rsidRDefault="004A62E0" w:rsidP="00467FB4">
      <w:pPr>
        <w:pStyle w:val="ListParagraph"/>
        <w:numPr>
          <w:ilvl w:val="0"/>
          <w:numId w:val="30"/>
        </w:numPr>
        <w:tabs>
          <w:tab w:val="left" w:pos="1180"/>
          <w:tab w:val="left" w:pos="1181"/>
        </w:tabs>
        <w:spacing w:before="27"/>
        <w:rPr>
          <w:sz w:val="28"/>
          <w:lang w:val="en-IN"/>
        </w:rPr>
      </w:pPr>
      <w:r>
        <w:rPr>
          <w:sz w:val="28"/>
        </w:rPr>
        <w:t xml:space="preserve">Ans: </w:t>
      </w:r>
      <w:r w:rsidRPr="004A62E0">
        <w:rPr>
          <w:sz w:val="28"/>
          <w:lang w:val="en-IN"/>
        </w:rPr>
        <w:t>Use asynchronous communication (for example, message-based communication) across internal microservices. ...</w:t>
      </w:r>
    </w:p>
    <w:p w14:paraId="2017640A" w14:textId="77777777" w:rsidR="004A62E0" w:rsidRPr="004A62E0" w:rsidRDefault="004A62E0" w:rsidP="00467FB4">
      <w:pPr>
        <w:pStyle w:val="ListParagraph"/>
        <w:numPr>
          <w:ilvl w:val="0"/>
          <w:numId w:val="30"/>
        </w:numPr>
        <w:tabs>
          <w:tab w:val="left" w:pos="1180"/>
          <w:tab w:val="left" w:pos="1181"/>
        </w:tabs>
        <w:spacing w:before="27"/>
        <w:rPr>
          <w:sz w:val="28"/>
          <w:lang w:val="en-IN"/>
        </w:rPr>
      </w:pPr>
      <w:r w:rsidRPr="004A62E0">
        <w:rPr>
          <w:sz w:val="28"/>
          <w:lang w:val="en-IN"/>
        </w:rPr>
        <w:t>Use retries with exponential backoff. ...</w:t>
      </w:r>
    </w:p>
    <w:p w14:paraId="3C658E9A" w14:textId="77777777" w:rsidR="004A62E0" w:rsidRPr="004A62E0" w:rsidRDefault="004A62E0" w:rsidP="00467FB4">
      <w:pPr>
        <w:pStyle w:val="ListParagraph"/>
        <w:numPr>
          <w:ilvl w:val="0"/>
          <w:numId w:val="30"/>
        </w:numPr>
        <w:tabs>
          <w:tab w:val="left" w:pos="1180"/>
          <w:tab w:val="left" w:pos="1181"/>
        </w:tabs>
        <w:spacing w:before="27"/>
        <w:rPr>
          <w:sz w:val="28"/>
          <w:lang w:val="en-IN"/>
        </w:rPr>
      </w:pPr>
      <w:r w:rsidRPr="004A62E0">
        <w:rPr>
          <w:sz w:val="28"/>
          <w:lang w:val="en-IN"/>
        </w:rPr>
        <w:t>Work around network timeouts. ...</w:t>
      </w:r>
    </w:p>
    <w:p w14:paraId="1F1C81EA" w14:textId="77777777" w:rsidR="004A62E0" w:rsidRPr="004A62E0" w:rsidRDefault="004A62E0" w:rsidP="00467FB4">
      <w:pPr>
        <w:pStyle w:val="ListParagraph"/>
        <w:numPr>
          <w:ilvl w:val="0"/>
          <w:numId w:val="30"/>
        </w:numPr>
        <w:tabs>
          <w:tab w:val="left" w:pos="1180"/>
          <w:tab w:val="left" w:pos="1181"/>
        </w:tabs>
        <w:spacing w:before="27"/>
        <w:rPr>
          <w:sz w:val="28"/>
          <w:lang w:val="en-IN"/>
        </w:rPr>
      </w:pPr>
      <w:r w:rsidRPr="004A62E0">
        <w:rPr>
          <w:sz w:val="28"/>
          <w:lang w:val="en-IN"/>
        </w:rPr>
        <w:t>Use the Circuit Breaker pattern. ...</w:t>
      </w:r>
    </w:p>
    <w:p w14:paraId="23B0AAED" w14:textId="77777777" w:rsidR="004A62E0" w:rsidRPr="004A62E0" w:rsidRDefault="004A62E0" w:rsidP="00467FB4">
      <w:pPr>
        <w:pStyle w:val="ListParagraph"/>
        <w:numPr>
          <w:ilvl w:val="0"/>
          <w:numId w:val="30"/>
        </w:numPr>
        <w:tabs>
          <w:tab w:val="left" w:pos="1180"/>
          <w:tab w:val="left" w:pos="1181"/>
        </w:tabs>
        <w:spacing w:before="27"/>
        <w:rPr>
          <w:sz w:val="28"/>
          <w:lang w:val="en-IN"/>
        </w:rPr>
      </w:pPr>
      <w:r w:rsidRPr="004A62E0">
        <w:rPr>
          <w:sz w:val="28"/>
          <w:lang w:val="en-IN"/>
        </w:rPr>
        <w:t>Provide fallbacks.</w:t>
      </w:r>
    </w:p>
    <w:p w14:paraId="1DEB6291" w14:textId="4B9A136C" w:rsidR="004A62E0" w:rsidRDefault="004A62E0" w:rsidP="004A62E0">
      <w:pPr>
        <w:pStyle w:val="ListParagraph"/>
        <w:tabs>
          <w:tab w:val="left" w:pos="1180"/>
          <w:tab w:val="left" w:pos="1181"/>
        </w:tabs>
        <w:spacing w:before="27"/>
        <w:ind w:firstLine="0"/>
        <w:rPr>
          <w:sz w:val="28"/>
        </w:rPr>
      </w:pPr>
    </w:p>
    <w:p w14:paraId="26535B2F" w14:textId="2C987BD6" w:rsidR="00594048" w:rsidRDefault="00CF0667" w:rsidP="00467FB4">
      <w:pPr>
        <w:pStyle w:val="ListParagraph"/>
        <w:numPr>
          <w:ilvl w:val="0"/>
          <w:numId w:val="21"/>
        </w:numPr>
        <w:tabs>
          <w:tab w:val="left" w:pos="1180"/>
          <w:tab w:val="left" w:pos="1181"/>
        </w:tabs>
        <w:spacing w:before="26"/>
        <w:ind w:left="1180" w:hanging="1081"/>
        <w:rPr>
          <w:sz w:val="28"/>
        </w:rPr>
      </w:pPr>
      <w:r>
        <w:rPr>
          <w:sz w:val="28"/>
        </w:rPr>
        <w:t>Hibernate</w:t>
      </w:r>
      <w:r>
        <w:rPr>
          <w:spacing w:val="-5"/>
          <w:sz w:val="28"/>
        </w:rPr>
        <w:t xml:space="preserve"> </w:t>
      </w:r>
      <w:r>
        <w:rPr>
          <w:sz w:val="28"/>
        </w:rPr>
        <w:t>architecture</w:t>
      </w:r>
      <w:r w:rsidR="004A62E0">
        <w:rPr>
          <w:sz w:val="28"/>
        </w:rPr>
        <w:t xml:space="preserve"> (refer notes)</w:t>
      </w:r>
    </w:p>
    <w:p w14:paraId="66DDCF1F" w14:textId="7F4BA9E7" w:rsidR="00594048" w:rsidRDefault="00CF0667" w:rsidP="00467FB4">
      <w:pPr>
        <w:pStyle w:val="ListParagraph"/>
        <w:numPr>
          <w:ilvl w:val="0"/>
          <w:numId w:val="21"/>
        </w:numPr>
        <w:tabs>
          <w:tab w:val="left" w:pos="1180"/>
          <w:tab w:val="left" w:pos="1181"/>
        </w:tabs>
        <w:ind w:left="1180" w:hanging="1081"/>
        <w:rPr>
          <w:sz w:val="28"/>
        </w:rPr>
      </w:pPr>
      <w:r>
        <w:rPr>
          <w:sz w:val="28"/>
        </w:rPr>
        <w:t>Spring</w:t>
      </w:r>
      <w:r>
        <w:rPr>
          <w:spacing w:val="-3"/>
          <w:sz w:val="28"/>
        </w:rPr>
        <w:t xml:space="preserve"> </w:t>
      </w:r>
      <w:r>
        <w:rPr>
          <w:sz w:val="28"/>
        </w:rPr>
        <w:t>initializer</w:t>
      </w:r>
      <w:r w:rsidR="004A62E0">
        <w:rPr>
          <w:sz w:val="28"/>
        </w:rPr>
        <w:t>(refer notes)</w:t>
      </w:r>
    </w:p>
    <w:p w14:paraId="665FC92D" w14:textId="195AF30C" w:rsidR="00594048" w:rsidRPr="005E61DF" w:rsidRDefault="00CF0667" w:rsidP="00467FB4">
      <w:pPr>
        <w:pStyle w:val="ListParagraph"/>
        <w:numPr>
          <w:ilvl w:val="0"/>
          <w:numId w:val="21"/>
        </w:numPr>
        <w:tabs>
          <w:tab w:val="left" w:pos="1180"/>
          <w:tab w:val="left" w:pos="1181"/>
        </w:tabs>
        <w:spacing w:before="27"/>
        <w:ind w:left="1180" w:hanging="1081"/>
        <w:rPr>
          <w:b/>
          <w:bCs/>
          <w:sz w:val="28"/>
        </w:rPr>
      </w:pPr>
      <w:r>
        <w:rPr>
          <w:sz w:val="28"/>
        </w:rPr>
        <w:t>Spring</w:t>
      </w:r>
      <w:r>
        <w:rPr>
          <w:spacing w:val="-3"/>
          <w:sz w:val="28"/>
        </w:rPr>
        <w:t xml:space="preserve"> </w:t>
      </w:r>
      <w:r>
        <w:rPr>
          <w:sz w:val="28"/>
        </w:rPr>
        <w:t>security</w:t>
      </w:r>
      <w:r w:rsidR="004A62E0">
        <w:rPr>
          <w:sz w:val="28"/>
        </w:rPr>
        <w:t xml:space="preserve"> </w:t>
      </w:r>
      <w:r w:rsidR="004A62E0" w:rsidRPr="005E61DF">
        <w:rPr>
          <w:b/>
          <w:bCs/>
          <w:sz w:val="28"/>
        </w:rPr>
        <w:t>see above</w:t>
      </w:r>
    </w:p>
    <w:p w14:paraId="03B5B94A" w14:textId="5DC95989" w:rsidR="00594048" w:rsidRDefault="00CF0667" w:rsidP="00467FB4">
      <w:pPr>
        <w:pStyle w:val="ListParagraph"/>
        <w:numPr>
          <w:ilvl w:val="0"/>
          <w:numId w:val="21"/>
        </w:numPr>
        <w:tabs>
          <w:tab w:val="left" w:pos="1180"/>
          <w:tab w:val="left" w:pos="1181"/>
        </w:tabs>
        <w:spacing w:before="26"/>
        <w:ind w:left="1180" w:hanging="1081"/>
        <w:rPr>
          <w:sz w:val="28"/>
        </w:rPr>
      </w:pPr>
      <w:r>
        <w:rPr>
          <w:sz w:val="28"/>
        </w:rPr>
        <w:t>Difference</w:t>
      </w:r>
      <w:r>
        <w:rPr>
          <w:spacing w:val="-5"/>
          <w:sz w:val="28"/>
        </w:rPr>
        <w:t xml:space="preserve"> </w:t>
      </w:r>
      <w:r>
        <w:rPr>
          <w:sz w:val="28"/>
        </w:rPr>
        <w:t>between</w:t>
      </w:r>
      <w:r>
        <w:rPr>
          <w:spacing w:val="-5"/>
          <w:sz w:val="28"/>
        </w:rPr>
        <w:t xml:space="preserve"> </w:t>
      </w:r>
      <w:r>
        <w:rPr>
          <w:sz w:val="28"/>
        </w:rPr>
        <w:t>bean</w:t>
      </w:r>
      <w:r>
        <w:rPr>
          <w:spacing w:val="-2"/>
          <w:sz w:val="28"/>
        </w:rPr>
        <w:t xml:space="preserve"> </w:t>
      </w:r>
      <w:r>
        <w:rPr>
          <w:sz w:val="28"/>
        </w:rPr>
        <w:t>factory</w:t>
      </w:r>
      <w:r>
        <w:rPr>
          <w:spacing w:val="-3"/>
          <w:sz w:val="28"/>
        </w:rPr>
        <w:t xml:space="preserve"> </w:t>
      </w:r>
      <w:r>
        <w:rPr>
          <w:sz w:val="28"/>
        </w:rPr>
        <w:t>and</w:t>
      </w:r>
      <w:r>
        <w:rPr>
          <w:spacing w:val="-2"/>
          <w:sz w:val="28"/>
        </w:rPr>
        <w:t xml:space="preserve"> </w:t>
      </w:r>
      <w:r>
        <w:rPr>
          <w:sz w:val="28"/>
        </w:rPr>
        <w:t>application</w:t>
      </w:r>
      <w:r>
        <w:rPr>
          <w:spacing w:val="-3"/>
          <w:sz w:val="28"/>
        </w:rPr>
        <w:t xml:space="preserve"> </w:t>
      </w:r>
      <w:r>
        <w:rPr>
          <w:sz w:val="28"/>
        </w:rPr>
        <w:t>context</w:t>
      </w:r>
      <w:r w:rsidR="00AB58EE">
        <w:rPr>
          <w:sz w:val="28"/>
        </w:rPr>
        <w:t xml:space="preserve">(refer </w:t>
      </w:r>
      <w:r w:rsidR="00AB58EE">
        <w:rPr>
          <w:sz w:val="28"/>
        </w:rPr>
        <w:lastRenderedPageBreak/>
        <w:t>notes)4</w:t>
      </w:r>
    </w:p>
    <w:p w14:paraId="6D91FB9C" w14:textId="7C32EA46" w:rsidR="00594048" w:rsidRDefault="00CF0667" w:rsidP="00467FB4">
      <w:pPr>
        <w:pStyle w:val="ListParagraph"/>
        <w:numPr>
          <w:ilvl w:val="0"/>
          <w:numId w:val="21"/>
        </w:numPr>
        <w:tabs>
          <w:tab w:val="left" w:pos="1180"/>
          <w:tab w:val="left" w:pos="1181"/>
        </w:tabs>
        <w:ind w:left="1180" w:hanging="1081"/>
        <w:rPr>
          <w:sz w:val="28"/>
        </w:rPr>
      </w:pPr>
      <w:r>
        <w:rPr>
          <w:sz w:val="28"/>
        </w:rPr>
        <w:t>Different</w:t>
      </w:r>
      <w:r>
        <w:rPr>
          <w:spacing w:val="-6"/>
          <w:sz w:val="28"/>
        </w:rPr>
        <w:t xml:space="preserve"> </w:t>
      </w:r>
      <w:r>
        <w:rPr>
          <w:sz w:val="28"/>
        </w:rPr>
        <w:t>spring</w:t>
      </w:r>
      <w:r w:rsidR="00224F64">
        <w:rPr>
          <w:sz w:val="28"/>
        </w:rPr>
        <w:t xml:space="preserve"> </w:t>
      </w:r>
      <w:r>
        <w:rPr>
          <w:sz w:val="28"/>
        </w:rPr>
        <w:t>Boot</w:t>
      </w:r>
      <w:r>
        <w:rPr>
          <w:spacing w:val="-5"/>
          <w:sz w:val="28"/>
        </w:rPr>
        <w:t xml:space="preserve"> </w:t>
      </w:r>
      <w:r>
        <w:rPr>
          <w:sz w:val="28"/>
        </w:rPr>
        <w:t>scopes</w:t>
      </w:r>
    </w:p>
    <w:p w14:paraId="6AC7757B" w14:textId="77777777" w:rsidR="00A838DC" w:rsidRPr="00A838DC" w:rsidRDefault="00917337" w:rsidP="00A838DC">
      <w:pPr>
        <w:pStyle w:val="ListParagraph"/>
        <w:tabs>
          <w:tab w:val="left" w:pos="1180"/>
          <w:tab w:val="left" w:pos="1181"/>
        </w:tabs>
        <w:rPr>
          <w:sz w:val="28"/>
          <w:lang w:val="en-IN"/>
        </w:rPr>
      </w:pPr>
      <w:r>
        <w:rPr>
          <w:sz w:val="28"/>
        </w:rPr>
        <w:t xml:space="preserve">Ans: </w:t>
      </w:r>
      <w:r w:rsidR="00A838DC" w:rsidRPr="00A838DC">
        <w:rPr>
          <w:sz w:val="28"/>
          <w:lang w:val="en-IN"/>
        </w:rPr>
        <w:t>The latest version of the Spring framework defines 6 types of scopes:</w:t>
      </w:r>
    </w:p>
    <w:p w14:paraId="00F2E447" w14:textId="77777777" w:rsidR="00A838DC" w:rsidRPr="00A838DC" w:rsidRDefault="00A838DC" w:rsidP="00467FB4">
      <w:pPr>
        <w:pStyle w:val="ListParagraph"/>
        <w:numPr>
          <w:ilvl w:val="0"/>
          <w:numId w:val="31"/>
        </w:numPr>
        <w:tabs>
          <w:tab w:val="left" w:pos="1180"/>
          <w:tab w:val="left" w:pos="1181"/>
        </w:tabs>
        <w:rPr>
          <w:sz w:val="28"/>
          <w:lang w:val="en-IN"/>
        </w:rPr>
      </w:pPr>
      <w:r w:rsidRPr="00A838DC">
        <w:rPr>
          <w:sz w:val="28"/>
          <w:lang w:val="en-IN"/>
        </w:rPr>
        <w:t>singleton</w:t>
      </w:r>
    </w:p>
    <w:p w14:paraId="012C1D30" w14:textId="77777777" w:rsidR="00A838DC" w:rsidRPr="00A838DC" w:rsidRDefault="00A838DC" w:rsidP="00467FB4">
      <w:pPr>
        <w:pStyle w:val="ListParagraph"/>
        <w:numPr>
          <w:ilvl w:val="0"/>
          <w:numId w:val="31"/>
        </w:numPr>
        <w:tabs>
          <w:tab w:val="left" w:pos="1180"/>
          <w:tab w:val="left" w:pos="1181"/>
        </w:tabs>
        <w:rPr>
          <w:sz w:val="28"/>
          <w:lang w:val="en-IN"/>
        </w:rPr>
      </w:pPr>
      <w:r w:rsidRPr="00A838DC">
        <w:rPr>
          <w:sz w:val="28"/>
          <w:lang w:val="en-IN"/>
        </w:rPr>
        <w:t>prototype</w:t>
      </w:r>
    </w:p>
    <w:p w14:paraId="1468600E" w14:textId="77777777" w:rsidR="00A838DC" w:rsidRPr="00A838DC" w:rsidRDefault="00A838DC" w:rsidP="00467FB4">
      <w:pPr>
        <w:pStyle w:val="ListParagraph"/>
        <w:numPr>
          <w:ilvl w:val="0"/>
          <w:numId w:val="31"/>
        </w:numPr>
        <w:tabs>
          <w:tab w:val="left" w:pos="1180"/>
          <w:tab w:val="left" w:pos="1181"/>
        </w:tabs>
        <w:rPr>
          <w:sz w:val="28"/>
          <w:lang w:val="en-IN"/>
        </w:rPr>
      </w:pPr>
      <w:r w:rsidRPr="00A838DC">
        <w:rPr>
          <w:sz w:val="28"/>
          <w:lang w:val="en-IN"/>
        </w:rPr>
        <w:t>request</w:t>
      </w:r>
    </w:p>
    <w:p w14:paraId="0339BF1C" w14:textId="77777777" w:rsidR="00A838DC" w:rsidRPr="00A838DC" w:rsidRDefault="00A838DC" w:rsidP="00467FB4">
      <w:pPr>
        <w:pStyle w:val="ListParagraph"/>
        <w:numPr>
          <w:ilvl w:val="0"/>
          <w:numId w:val="31"/>
        </w:numPr>
        <w:tabs>
          <w:tab w:val="left" w:pos="1180"/>
          <w:tab w:val="left" w:pos="1181"/>
        </w:tabs>
        <w:rPr>
          <w:sz w:val="28"/>
          <w:lang w:val="en-IN"/>
        </w:rPr>
      </w:pPr>
      <w:r w:rsidRPr="00A838DC">
        <w:rPr>
          <w:sz w:val="28"/>
          <w:lang w:val="en-IN"/>
        </w:rPr>
        <w:t>session</w:t>
      </w:r>
    </w:p>
    <w:p w14:paraId="59653AF9" w14:textId="77777777" w:rsidR="00A838DC" w:rsidRPr="00A838DC" w:rsidRDefault="00A838DC" w:rsidP="00467FB4">
      <w:pPr>
        <w:pStyle w:val="ListParagraph"/>
        <w:numPr>
          <w:ilvl w:val="0"/>
          <w:numId w:val="31"/>
        </w:numPr>
        <w:tabs>
          <w:tab w:val="left" w:pos="1180"/>
          <w:tab w:val="left" w:pos="1181"/>
        </w:tabs>
        <w:rPr>
          <w:sz w:val="28"/>
          <w:lang w:val="en-IN"/>
        </w:rPr>
      </w:pPr>
      <w:r w:rsidRPr="00A838DC">
        <w:rPr>
          <w:sz w:val="28"/>
          <w:lang w:val="en-IN"/>
        </w:rPr>
        <w:t>application</w:t>
      </w:r>
    </w:p>
    <w:p w14:paraId="1B944195" w14:textId="1235DB8F" w:rsidR="00A838DC" w:rsidRPr="00A838DC" w:rsidRDefault="00A838DC" w:rsidP="00467FB4">
      <w:pPr>
        <w:pStyle w:val="ListParagraph"/>
        <w:numPr>
          <w:ilvl w:val="0"/>
          <w:numId w:val="31"/>
        </w:numPr>
        <w:tabs>
          <w:tab w:val="left" w:pos="1180"/>
          <w:tab w:val="left" w:pos="1181"/>
        </w:tabs>
        <w:rPr>
          <w:sz w:val="28"/>
          <w:lang w:val="en-IN"/>
        </w:rPr>
      </w:pPr>
      <w:r w:rsidRPr="00A838DC">
        <w:rPr>
          <w:sz w:val="28"/>
          <w:lang w:val="en-IN"/>
        </w:rPr>
        <w:t>WebSocket</w:t>
      </w:r>
    </w:p>
    <w:p w14:paraId="6E7CB86C" w14:textId="21A4BF22" w:rsidR="00917337" w:rsidRDefault="00917337" w:rsidP="00917337">
      <w:pPr>
        <w:pStyle w:val="ListParagraph"/>
        <w:tabs>
          <w:tab w:val="left" w:pos="1180"/>
          <w:tab w:val="left" w:pos="1181"/>
        </w:tabs>
        <w:ind w:firstLine="0"/>
        <w:rPr>
          <w:sz w:val="28"/>
        </w:rPr>
      </w:pPr>
    </w:p>
    <w:p w14:paraId="146E8490" w14:textId="77777777" w:rsidR="00594048" w:rsidRDefault="00CF0667" w:rsidP="00467FB4">
      <w:pPr>
        <w:pStyle w:val="ListParagraph"/>
        <w:numPr>
          <w:ilvl w:val="0"/>
          <w:numId w:val="21"/>
        </w:numPr>
        <w:tabs>
          <w:tab w:val="left" w:pos="1180"/>
          <w:tab w:val="left" w:pos="1181"/>
        </w:tabs>
        <w:ind w:left="1180" w:hanging="1081"/>
        <w:rPr>
          <w:sz w:val="28"/>
        </w:rPr>
      </w:pPr>
      <w:r>
        <w:rPr>
          <w:sz w:val="28"/>
        </w:rPr>
        <w:t>Different</w:t>
      </w:r>
      <w:r>
        <w:rPr>
          <w:spacing w:val="-5"/>
          <w:sz w:val="28"/>
        </w:rPr>
        <w:t xml:space="preserve"> </w:t>
      </w:r>
      <w:r>
        <w:rPr>
          <w:sz w:val="28"/>
        </w:rPr>
        <w:t>hibernate</w:t>
      </w:r>
      <w:r>
        <w:rPr>
          <w:spacing w:val="-5"/>
          <w:sz w:val="28"/>
        </w:rPr>
        <w:t xml:space="preserve"> </w:t>
      </w:r>
      <w:r>
        <w:rPr>
          <w:sz w:val="28"/>
        </w:rPr>
        <w:t>objects</w:t>
      </w:r>
    </w:p>
    <w:p w14:paraId="18D5CE4E" w14:textId="5C1EDEAA" w:rsidR="005B0DBF" w:rsidRPr="0036166A" w:rsidRDefault="005B0DBF" w:rsidP="005B0DBF">
      <w:pPr>
        <w:pStyle w:val="ListParagraph"/>
        <w:tabs>
          <w:tab w:val="left" w:pos="1180"/>
          <w:tab w:val="left" w:pos="1181"/>
        </w:tabs>
        <w:ind w:firstLine="0"/>
        <w:rPr>
          <w:sz w:val="24"/>
          <w:szCs w:val="20"/>
        </w:rPr>
      </w:pPr>
      <w:r>
        <w:rPr>
          <w:sz w:val="28"/>
        </w:rPr>
        <w:t xml:space="preserve">Ans: </w:t>
      </w:r>
      <w:r w:rsidR="0036166A" w:rsidRPr="0036166A">
        <w:rPr>
          <w:sz w:val="24"/>
          <w:szCs w:val="20"/>
        </w:rPr>
        <w:t>1. entity object</w:t>
      </w:r>
    </w:p>
    <w:p w14:paraId="74160F2A" w14:textId="6FA90787" w:rsidR="005B0DBF" w:rsidRPr="0036166A" w:rsidRDefault="005B0DBF" w:rsidP="005B0DBF">
      <w:pPr>
        <w:pStyle w:val="ListParagraph"/>
        <w:tabs>
          <w:tab w:val="left" w:pos="1180"/>
          <w:tab w:val="left" w:pos="1181"/>
        </w:tabs>
        <w:ind w:firstLine="0"/>
        <w:rPr>
          <w:sz w:val="24"/>
          <w:szCs w:val="20"/>
        </w:rPr>
      </w:pPr>
      <w:r w:rsidRPr="0036166A">
        <w:rPr>
          <w:sz w:val="24"/>
          <w:szCs w:val="20"/>
        </w:rPr>
        <w:t>2.</w:t>
      </w:r>
      <w:r w:rsidR="00FA2A5E" w:rsidRPr="0036166A">
        <w:rPr>
          <w:sz w:val="24"/>
          <w:szCs w:val="20"/>
        </w:rPr>
        <w:t>object of session factory interface</w:t>
      </w:r>
    </w:p>
    <w:p w14:paraId="108D7616" w14:textId="734011DB" w:rsidR="00FA2A5E" w:rsidRPr="0036166A" w:rsidRDefault="00FA2A5E" w:rsidP="005B0DBF">
      <w:pPr>
        <w:pStyle w:val="ListParagraph"/>
        <w:tabs>
          <w:tab w:val="left" w:pos="1180"/>
          <w:tab w:val="left" w:pos="1181"/>
        </w:tabs>
        <w:ind w:firstLine="0"/>
        <w:rPr>
          <w:sz w:val="24"/>
          <w:szCs w:val="20"/>
        </w:rPr>
      </w:pPr>
      <w:r w:rsidRPr="0036166A">
        <w:rPr>
          <w:sz w:val="24"/>
          <w:szCs w:val="20"/>
        </w:rPr>
        <w:t>3.object of session</w:t>
      </w:r>
    </w:p>
    <w:p w14:paraId="4C6651A3" w14:textId="77777777" w:rsidR="00FA2A5E" w:rsidRPr="0036166A" w:rsidRDefault="00FA2A5E" w:rsidP="005B0DBF">
      <w:pPr>
        <w:pStyle w:val="ListParagraph"/>
        <w:tabs>
          <w:tab w:val="left" w:pos="1180"/>
          <w:tab w:val="left" w:pos="1181"/>
        </w:tabs>
        <w:ind w:firstLine="0"/>
        <w:rPr>
          <w:sz w:val="24"/>
          <w:szCs w:val="20"/>
        </w:rPr>
      </w:pPr>
      <w:r w:rsidRPr="0036166A">
        <w:rPr>
          <w:sz w:val="24"/>
          <w:szCs w:val="20"/>
        </w:rPr>
        <w:t>4.object of transaction</w:t>
      </w:r>
    </w:p>
    <w:p w14:paraId="3D95F448" w14:textId="67B4CE36" w:rsidR="00FA2A5E" w:rsidRPr="0036166A" w:rsidRDefault="00FA2A5E" w:rsidP="005B0DBF">
      <w:pPr>
        <w:pStyle w:val="ListParagraph"/>
        <w:tabs>
          <w:tab w:val="left" w:pos="1180"/>
          <w:tab w:val="left" w:pos="1181"/>
        </w:tabs>
        <w:ind w:firstLine="0"/>
        <w:rPr>
          <w:sz w:val="24"/>
          <w:szCs w:val="20"/>
        </w:rPr>
      </w:pPr>
      <w:r w:rsidRPr="0036166A">
        <w:rPr>
          <w:sz w:val="24"/>
          <w:szCs w:val="20"/>
        </w:rPr>
        <w:t>5.</w:t>
      </w:r>
      <w:r w:rsidR="0036166A" w:rsidRPr="0036166A">
        <w:rPr>
          <w:sz w:val="24"/>
          <w:szCs w:val="20"/>
        </w:rPr>
        <w:t>object of configuration.</w:t>
      </w:r>
      <w:r w:rsidRPr="0036166A">
        <w:rPr>
          <w:sz w:val="24"/>
          <w:szCs w:val="20"/>
        </w:rPr>
        <w:t xml:space="preserve"> </w:t>
      </w:r>
    </w:p>
    <w:p w14:paraId="6EE04993" w14:textId="6E462B96" w:rsidR="00594048" w:rsidRPr="00E27FA1" w:rsidRDefault="00CF0667" w:rsidP="00E27FA1">
      <w:pPr>
        <w:tabs>
          <w:tab w:val="left" w:pos="1180"/>
          <w:tab w:val="left" w:pos="1181"/>
        </w:tabs>
        <w:spacing w:before="25"/>
        <w:ind w:left="100"/>
        <w:rPr>
          <w:sz w:val="28"/>
        </w:rPr>
      </w:pPr>
      <w:r w:rsidRPr="00E27FA1">
        <w:rPr>
          <w:sz w:val="28"/>
        </w:rPr>
        <w:t>Difference</w:t>
      </w:r>
      <w:r w:rsidRPr="00E27FA1">
        <w:rPr>
          <w:spacing w:val="-4"/>
          <w:sz w:val="28"/>
        </w:rPr>
        <w:t xml:space="preserve"> </w:t>
      </w:r>
      <w:r w:rsidRPr="00E27FA1">
        <w:rPr>
          <w:sz w:val="28"/>
        </w:rPr>
        <w:t>between</w:t>
      </w:r>
      <w:r w:rsidRPr="00E27FA1">
        <w:rPr>
          <w:spacing w:val="-4"/>
          <w:sz w:val="28"/>
        </w:rPr>
        <w:t xml:space="preserve"> </w:t>
      </w:r>
      <w:r w:rsidRPr="00E27FA1">
        <w:rPr>
          <w:sz w:val="28"/>
        </w:rPr>
        <w:t>mapping</w:t>
      </w:r>
      <w:r w:rsidRPr="00E27FA1">
        <w:rPr>
          <w:spacing w:val="-4"/>
          <w:sz w:val="28"/>
        </w:rPr>
        <w:t xml:space="preserve"> </w:t>
      </w:r>
      <w:r w:rsidRPr="00E27FA1">
        <w:rPr>
          <w:sz w:val="28"/>
        </w:rPr>
        <w:t>and</w:t>
      </w:r>
      <w:r w:rsidRPr="00E27FA1">
        <w:rPr>
          <w:spacing w:val="-4"/>
          <w:sz w:val="28"/>
        </w:rPr>
        <w:t xml:space="preserve"> </w:t>
      </w:r>
      <w:r w:rsidRPr="00E27FA1">
        <w:rPr>
          <w:sz w:val="28"/>
        </w:rPr>
        <w:t>configuration</w:t>
      </w:r>
      <w:r w:rsidRPr="00E27FA1">
        <w:rPr>
          <w:spacing w:val="-1"/>
          <w:sz w:val="28"/>
        </w:rPr>
        <w:t xml:space="preserve"> </w:t>
      </w:r>
      <w:r w:rsidRPr="00E27FA1">
        <w:rPr>
          <w:sz w:val="28"/>
        </w:rPr>
        <w:t>classes</w:t>
      </w:r>
      <w:r w:rsidRPr="00E27FA1">
        <w:rPr>
          <w:spacing w:val="-3"/>
          <w:sz w:val="28"/>
        </w:rPr>
        <w:t xml:space="preserve"> </w:t>
      </w:r>
      <w:r w:rsidRPr="00E27FA1">
        <w:rPr>
          <w:sz w:val="28"/>
        </w:rPr>
        <w:t>in</w:t>
      </w:r>
      <w:r w:rsidRPr="00E27FA1">
        <w:rPr>
          <w:spacing w:val="-1"/>
          <w:sz w:val="28"/>
        </w:rPr>
        <w:t xml:space="preserve"> </w:t>
      </w:r>
      <w:r w:rsidRPr="00E27FA1">
        <w:rPr>
          <w:sz w:val="28"/>
        </w:rPr>
        <w:t>hibernate?</w:t>
      </w:r>
    </w:p>
    <w:p w14:paraId="0B381068" w14:textId="77777777" w:rsidR="003329E7" w:rsidRPr="003329E7" w:rsidRDefault="003329E7" w:rsidP="003329E7">
      <w:pPr>
        <w:widowControl/>
        <w:shd w:val="clear" w:color="auto" w:fill="FFFFFF"/>
        <w:autoSpaceDE/>
        <w:autoSpaceDN/>
        <w:textAlignment w:val="baseline"/>
        <w:rPr>
          <w:rFonts w:ascii="Arial" w:eastAsia="Times New Roman" w:hAnsi="Arial" w:cs="Arial"/>
          <w:color w:val="273239"/>
          <w:spacing w:val="2"/>
          <w:sz w:val="26"/>
          <w:szCs w:val="26"/>
          <w:lang w:val="en-IN" w:eastAsia="en-IN"/>
        </w:rPr>
      </w:pPr>
      <w:r w:rsidRPr="003329E7">
        <w:rPr>
          <w:rFonts w:ascii="Arial" w:eastAsia="Times New Roman" w:hAnsi="Arial" w:cs="Arial"/>
          <w:b/>
          <w:bCs/>
          <w:color w:val="273239"/>
          <w:spacing w:val="2"/>
          <w:sz w:val="26"/>
          <w:szCs w:val="26"/>
          <w:bdr w:val="none" w:sz="0" w:space="0" w:color="auto" w:frame="1"/>
          <w:lang w:val="en-IN" w:eastAsia="en-IN"/>
        </w:rPr>
        <w:t>Configuration:</w:t>
      </w:r>
    </w:p>
    <w:p w14:paraId="00DA0A80" w14:textId="77777777" w:rsidR="003329E7" w:rsidRPr="003329E7" w:rsidRDefault="003329E7" w:rsidP="00467FB4">
      <w:pPr>
        <w:widowControl/>
        <w:numPr>
          <w:ilvl w:val="0"/>
          <w:numId w:val="32"/>
        </w:numPr>
        <w:shd w:val="clear" w:color="auto" w:fill="FFFFFF"/>
        <w:autoSpaceDE/>
        <w:autoSpaceDN/>
        <w:ind w:left="1080"/>
        <w:textAlignment w:val="baseline"/>
        <w:rPr>
          <w:rFonts w:ascii="Arial" w:eastAsia="Times New Roman" w:hAnsi="Arial" w:cs="Arial"/>
          <w:color w:val="273239"/>
          <w:spacing w:val="2"/>
          <w:sz w:val="26"/>
          <w:szCs w:val="26"/>
          <w:lang w:val="en-IN" w:eastAsia="en-IN"/>
        </w:rPr>
      </w:pPr>
      <w:r w:rsidRPr="003329E7">
        <w:rPr>
          <w:rFonts w:ascii="Arial" w:eastAsia="Times New Roman" w:hAnsi="Arial" w:cs="Arial"/>
          <w:color w:val="273239"/>
          <w:spacing w:val="2"/>
          <w:sz w:val="26"/>
          <w:szCs w:val="26"/>
          <w:lang w:val="en-IN" w:eastAsia="en-IN"/>
        </w:rPr>
        <w:t>Configuration is a class which is present in org.hibernate.cfg package. It activates Hibernate framework. It reads both configuration file and mapping files.</w:t>
      </w:r>
    </w:p>
    <w:p w14:paraId="47D18420" w14:textId="77777777" w:rsidR="003329E7" w:rsidRPr="003329E7" w:rsidRDefault="003329E7" w:rsidP="00467FB4">
      <w:pPr>
        <w:widowControl/>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ind w:left="1080"/>
        <w:textAlignment w:val="baseline"/>
        <w:rPr>
          <w:rFonts w:ascii="Consolas" w:eastAsia="Times New Roman" w:hAnsi="Consolas" w:cs="Courier New"/>
          <w:color w:val="273239"/>
          <w:spacing w:val="2"/>
          <w:sz w:val="24"/>
          <w:szCs w:val="24"/>
          <w:lang w:val="en-IN" w:eastAsia="en-IN"/>
        </w:rPr>
      </w:pPr>
      <w:r w:rsidRPr="003329E7">
        <w:rPr>
          <w:rFonts w:ascii="Consolas" w:eastAsia="Times New Roman" w:hAnsi="Consolas" w:cs="Courier New"/>
          <w:color w:val="273239"/>
          <w:spacing w:val="2"/>
          <w:sz w:val="24"/>
          <w:szCs w:val="24"/>
          <w:lang w:val="en-IN" w:eastAsia="en-IN"/>
        </w:rPr>
        <w:t>It activate Hibernate Framework</w:t>
      </w:r>
    </w:p>
    <w:p w14:paraId="4BC69F3C" w14:textId="77777777" w:rsidR="003329E7" w:rsidRPr="003329E7" w:rsidRDefault="003329E7" w:rsidP="00467FB4">
      <w:pPr>
        <w:widowControl/>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80"/>
        <w:textAlignment w:val="baseline"/>
        <w:rPr>
          <w:rFonts w:ascii="Consolas" w:eastAsia="Times New Roman" w:hAnsi="Consolas" w:cs="Courier New"/>
          <w:color w:val="273239"/>
          <w:spacing w:val="2"/>
          <w:sz w:val="24"/>
          <w:szCs w:val="24"/>
          <w:lang w:val="en-IN" w:eastAsia="en-IN"/>
        </w:rPr>
      </w:pPr>
      <w:r w:rsidRPr="003329E7">
        <w:rPr>
          <w:rFonts w:ascii="Consolas" w:eastAsia="Times New Roman" w:hAnsi="Consolas" w:cs="Courier New"/>
          <w:b/>
          <w:bCs/>
          <w:color w:val="273239"/>
          <w:spacing w:val="2"/>
          <w:sz w:val="24"/>
          <w:szCs w:val="24"/>
          <w:bdr w:val="none" w:sz="0" w:space="0" w:color="auto" w:frame="1"/>
          <w:lang w:val="en-IN" w:eastAsia="en-IN"/>
        </w:rPr>
        <w:t>Configuration cfg=new Configuration();</w:t>
      </w:r>
    </w:p>
    <w:p w14:paraId="1DD79D69" w14:textId="77777777" w:rsidR="003329E7" w:rsidRPr="003329E7" w:rsidRDefault="003329E7" w:rsidP="00467FB4">
      <w:pPr>
        <w:widowControl/>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80"/>
        <w:textAlignment w:val="baseline"/>
        <w:rPr>
          <w:rFonts w:ascii="Consolas" w:eastAsia="Times New Roman" w:hAnsi="Consolas" w:cs="Courier New"/>
          <w:color w:val="273239"/>
          <w:spacing w:val="2"/>
          <w:sz w:val="24"/>
          <w:szCs w:val="24"/>
          <w:lang w:val="en-IN" w:eastAsia="en-IN"/>
        </w:rPr>
      </w:pPr>
      <w:r w:rsidRPr="003329E7">
        <w:rPr>
          <w:rFonts w:ascii="Consolas" w:eastAsia="Times New Roman" w:hAnsi="Consolas" w:cs="Courier New"/>
          <w:color w:val="273239"/>
          <w:spacing w:val="2"/>
          <w:sz w:val="24"/>
          <w:szCs w:val="24"/>
          <w:lang w:val="en-IN" w:eastAsia="en-IN"/>
        </w:rPr>
        <w:t>It read both cfg file and mapping files</w:t>
      </w:r>
    </w:p>
    <w:p w14:paraId="73BE8C19" w14:textId="77777777" w:rsidR="003329E7" w:rsidRPr="003329E7" w:rsidRDefault="003329E7" w:rsidP="00467FB4">
      <w:pPr>
        <w:widowControl/>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80"/>
        <w:textAlignment w:val="baseline"/>
        <w:rPr>
          <w:rFonts w:ascii="Consolas" w:eastAsia="Times New Roman" w:hAnsi="Consolas" w:cs="Courier New"/>
          <w:color w:val="273239"/>
          <w:spacing w:val="2"/>
          <w:sz w:val="24"/>
          <w:szCs w:val="24"/>
          <w:lang w:val="en-IN" w:eastAsia="en-IN"/>
        </w:rPr>
      </w:pPr>
      <w:r w:rsidRPr="003329E7">
        <w:rPr>
          <w:rFonts w:ascii="Consolas" w:eastAsia="Times New Roman" w:hAnsi="Consolas" w:cs="Courier New"/>
          <w:b/>
          <w:bCs/>
          <w:color w:val="273239"/>
          <w:spacing w:val="2"/>
          <w:sz w:val="24"/>
          <w:szCs w:val="24"/>
          <w:bdr w:val="none" w:sz="0" w:space="0" w:color="auto" w:frame="1"/>
          <w:lang w:val="en-IN" w:eastAsia="en-IN"/>
        </w:rPr>
        <w:t>cfg.configure();</w:t>
      </w:r>
    </w:p>
    <w:p w14:paraId="70119BCE" w14:textId="77777777" w:rsidR="003329E7" w:rsidRPr="003329E7" w:rsidRDefault="003329E7" w:rsidP="00467FB4">
      <w:pPr>
        <w:widowControl/>
        <w:numPr>
          <w:ilvl w:val="0"/>
          <w:numId w:val="32"/>
        </w:numPr>
        <w:shd w:val="clear" w:color="auto" w:fill="FFFFFF"/>
        <w:autoSpaceDE/>
        <w:autoSpaceDN/>
        <w:ind w:left="1080"/>
        <w:textAlignment w:val="baseline"/>
        <w:rPr>
          <w:rFonts w:ascii="Arial" w:eastAsia="Times New Roman" w:hAnsi="Arial" w:cs="Arial"/>
          <w:color w:val="273239"/>
          <w:spacing w:val="2"/>
          <w:sz w:val="26"/>
          <w:szCs w:val="26"/>
          <w:lang w:val="en-IN" w:eastAsia="en-IN"/>
        </w:rPr>
      </w:pPr>
      <w:r w:rsidRPr="003329E7">
        <w:rPr>
          <w:rFonts w:ascii="Arial" w:eastAsia="Times New Roman" w:hAnsi="Arial" w:cs="Arial"/>
          <w:color w:val="273239"/>
          <w:spacing w:val="2"/>
          <w:sz w:val="26"/>
          <w:szCs w:val="26"/>
          <w:lang w:val="en-IN" w:eastAsia="en-IN"/>
        </w:rPr>
        <w:t>It checks whether the config file is syntactically correct or not.</w:t>
      </w:r>
    </w:p>
    <w:p w14:paraId="6E93306F" w14:textId="77777777" w:rsidR="003329E7" w:rsidRPr="003329E7" w:rsidRDefault="003329E7" w:rsidP="00467FB4">
      <w:pPr>
        <w:widowControl/>
        <w:numPr>
          <w:ilvl w:val="0"/>
          <w:numId w:val="32"/>
        </w:numPr>
        <w:shd w:val="clear" w:color="auto" w:fill="FFFFFF"/>
        <w:autoSpaceDE/>
        <w:autoSpaceDN/>
        <w:ind w:left="1080"/>
        <w:textAlignment w:val="baseline"/>
        <w:rPr>
          <w:rFonts w:ascii="Arial" w:eastAsia="Times New Roman" w:hAnsi="Arial" w:cs="Arial"/>
          <w:color w:val="273239"/>
          <w:spacing w:val="2"/>
          <w:sz w:val="26"/>
          <w:szCs w:val="26"/>
          <w:lang w:val="en-IN" w:eastAsia="en-IN"/>
        </w:rPr>
      </w:pPr>
      <w:r w:rsidRPr="003329E7">
        <w:rPr>
          <w:rFonts w:ascii="Arial" w:eastAsia="Times New Roman" w:hAnsi="Arial" w:cs="Arial"/>
          <w:color w:val="273239"/>
          <w:spacing w:val="2"/>
          <w:sz w:val="26"/>
          <w:szCs w:val="26"/>
          <w:lang w:val="en-IN" w:eastAsia="en-IN"/>
        </w:rPr>
        <w:t>If the config file is not valid then it will throw an exception. If it is valid then it creates a meta-data in memory and returns the meta-data to object to represent the config file.</w:t>
      </w:r>
    </w:p>
    <w:p w14:paraId="5E1B14B1" w14:textId="71EE62CB" w:rsidR="0097134B" w:rsidRDefault="0049414C" w:rsidP="0097134B">
      <w:pPr>
        <w:pStyle w:val="ListParagraph"/>
        <w:tabs>
          <w:tab w:val="left" w:pos="1180"/>
          <w:tab w:val="left" w:pos="1181"/>
        </w:tabs>
        <w:spacing w:before="25"/>
        <w:ind w:firstLine="0"/>
        <w:rPr>
          <w:sz w:val="28"/>
        </w:rPr>
      </w:pPr>
      <w:r>
        <w:rPr>
          <w:sz w:val="28"/>
        </w:rPr>
        <w:t>Mapping file can be used when a pojo class without any annotations .</w:t>
      </w:r>
    </w:p>
    <w:p w14:paraId="2D736E43" w14:textId="77777777" w:rsidR="00594048" w:rsidRDefault="00CF0667" w:rsidP="00467FB4">
      <w:pPr>
        <w:pStyle w:val="ListParagraph"/>
        <w:numPr>
          <w:ilvl w:val="0"/>
          <w:numId w:val="21"/>
        </w:numPr>
        <w:tabs>
          <w:tab w:val="left" w:pos="1180"/>
          <w:tab w:val="left" w:pos="1181"/>
        </w:tabs>
        <w:ind w:left="1180" w:hanging="1081"/>
        <w:rPr>
          <w:sz w:val="28"/>
        </w:rPr>
      </w:pPr>
      <w:r>
        <w:rPr>
          <w:sz w:val="28"/>
        </w:rPr>
        <w:t>Load</w:t>
      </w:r>
      <w:r>
        <w:rPr>
          <w:spacing w:val="-3"/>
          <w:sz w:val="28"/>
        </w:rPr>
        <w:t xml:space="preserve"> </w:t>
      </w:r>
      <w:r>
        <w:rPr>
          <w:sz w:val="28"/>
        </w:rPr>
        <w:t>balancing</w:t>
      </w:r>
    </w:p>
    <w:p w14:paraId="4B8199F4" w14:textId="7751BA22" w:rsidR="006565B4" w:rsidRDefault="006565B4" w:rsidP="006565B4">
      <w:pPr>
        <w:pStyle w:val="ListParagraph"/>
        <w:tabs>
          <w:tab w:val="left" w:pos="1180"/>
          <w:tab w:val="left" w:pos="1181"/>
        </w:tabs>
        <w:ind w:firstLine="0"/>
        <w:rPr>
          <w:sz w:val="28"/>
        </w:rPr>
      </w:pPr>
      <w:r>
        <w:rPr>
          <w:sz w:val="28"/>
        </w:rPr>
        <w:t>Ans:</w:t>
      </w:r>
      <w:r w:rsidRPr="006565B4">
        <w:rPr>
          <w:rFonts w:ascii="Arial" w:hAnsi="Arial" w:cs="Arial"/>
          <w:color w:val="202124"/>
          <w:shd w:val="clear" w:color="auto" w:fill="FFFFFF"/>
        </w:rPr>
        <w:t xml:space="preserve"> </w:t>
      </w:r>
      <w:r>
        <w:rPr>
          <w:rFonts w:ascii="Arial" w:hAnsi="Arial" w:cs="Arial"/>
          <w:color w:val="202124"/>
          <w:shd w:val="clear" w:color="auto" w:fill="FFFFFF"/>
        </w:rPr>
        <w:t>The load balancer </w:t>
      </w:r>
      <w:r>
        <w:rPr>
          <w:rFonts w:ascii="Arial" w:hAnsi="Arial" w:cs="Arial"/>
          <w:b/>
          <w:bCs/>
          <w:color w:val="202124"/>
          <w:shd w:val="clear" w:color="auto" w:fill="FFFFFF"/>
        </w:rPr>
        <w:t>attempts to evenly distribute the workload among multiple Application Server instances (either stand-alone or clustered), thereby increasing the overall throughput of the system</w:t>
      </w:r>
      <w:r>
        <w:rPr>
          <w:rFonts w:ascii="Arial" w:hAnsi="Arial" w:cs="Arial"/>
          <w:color w:val="202124"/>
          <w:shd w:val="clear" w:color="auto" w:fill="FFFFFF"/>
        </w:rPr>
        <w:t>. Using a load balancer also enables requests to fail over from one server instance to another.</w:t>
      </w:r>
    </w:p>
    <w:p w14:paraId="4059BC82" w14:textId="3905085E" w:rsidR="00594048" w:rsidRDefault="00CF0667" w:rsidP="00467FB4">
      <w:pPr>
        <w:pStyle w:val="ListParagraph"/>
        <w:numPr>
          <w:ilvl w:val="0"/>
          <w:numId w:val="21"/>
        </w:numPr>
        <w:tabs>
          <w:tab w:val="left" w:pos="1180"/>
          <w:tab w:val="left" w:pos="1181"/>
        </w:tabs>
        <w:ind w:left="1180" w:hanging="1081"/>
        <w:rPr>
          <w:sz w:val="28"/>
        </w:rPr>
      </w:pPr>
      <w:r>
        <w:rPr>
          <w:sz w:val="28"/>
        </w:rPr>
        <w:t>Circuit</w:t>
      </w:r>
      <w:r>
        <w:rPr>
          <w:spacing w:val="-3"/>
          <w:sz w:val="28"/>
        </w:rPr>
        <w:t xml:space="preserve"> </w:t>
      </w:r>
      <w:r>
        <w:rPr>
          <w:sz w:val="28"/>
        </w:rPr>
        <w:t>breaker</w:t>
      </w:r>
      <w:r w:rsidR="00087AF3">
        <w:rPr>
          <w:sz w:val="28"/>
        </w:rPr>
        <w:t xml:space="preserve">: </w:t>
      </w:r>
    </w:p>
    <w:p w14:paraId="6850AB12" w14:textId="642AF014" w:rsidR="00087AF3" w:rsidRDefault="00087AF3" w:rsidP="00087AF3">
      <w:pPr>
        <w:pStyle w:val="ListParagraph"/>
        <w:tabs>
          <w:tab w:val="left" w:pos="1180"/>
          <w:tab w:val="left" w:pos="1181"/>
        </w:tabs>
        <w:ind w:firstLine="0"/>
        <w:rPr>
          <w:sz w:val="28"/>
        </w:rPr>
      </w:pPr>
      <w:r>
        <w:rPr>
          <w:sz w:val="28"/>
        </w:rPr>
        <w:t xml:space="preserve">Ans: </w:t>
      </w:r>
      <w:r>
        <w:rPr>
          <w:rFonts w:ascii="Arial" w:hAnsi="Arial" w:cs="Arial"/>
          <w:color w:val="202124"/>
          <w:shd w:val="clear" w:color="auto" w:fill="FFFFFF"/>
        </w:rPr>
        <w:t>Circuit breaker is </w:t>
      </w:r>
      <w:r>
        <w:rPr>
          <w:rFonts w:ascii="Arial" w:hAnsi="Arial" w:cs="Arial"/>
          <w:b/>
          <w:bCs/>
          <w:color w:val="202124"/>
          <w:shd w:val="clear" w:color="auto" w:fill="FFFFFF"/>
        </w:rPr>
        <w:t>a design pattern used in modern software development</w:t>
      </w:r>
      <w:r>
        <w:rPr>
          <w:rFonts w:ascii="Arial" w:hAnsi="Arial" w:cs="Arial"/>
          <w:color w:val="202124"/>
          <w:shd w:val="clear" w:color="auto" w:fill="FFFFFF"/>
        </w:rPr>
        <w:t>. It is used to detect failures and encapsulates the logic of preventing a failure from constantly recurring, during maintenance, temporary external system failure or unexpected system difficulties</w:t>
      </w:r>
    </w:p>
    <w:p w14:paraId="4DA19B98" w14:textId="43BBC40E" w:rsidR="00594048" w:rsidRDefault="00CF0667" w:rsidP="00467FB4">
      <w:pPr>
        <w:pStyle w:val="ListParagraph"/>
        <w:numPr>
          <w:ilvl w:val="0"/>
          <w:numId w:val="21"/>
        </w:numPr>
        <w:tabs>
          <w:tab w:val="left" w:pos="1180"/>
          <w:tab w:val="left" w:pos="1181"/>
        </w:tabs>
        <w:ind w:left="1180" w:hanging="1081"/>
        <w:rPr>
          <w:sz w:val="28"/>
        </w:rPr>
      </w:pPr>
      <w:r>
        <w:rPr>
          <w:sz w:val="28"/>
        </w:rPr>
        <w:t>Jeera</w:t>
      </w:r>
      <w:r w:rsidR="00341A3C">
        <w:rPr>
          <w:sz w:val="28"/>
        </w:rPr>
        <w:t>.</w:t>
      </w:r>
    </w:p>
    <w:p w14:paraId="4BDB044A" w14:textId="77777777" w:rsidR="00594048" w:rsidRDefault="00CF0667" w:rsidP="00467FB4">
      <w:pPr>
        <w:pStyle w:val="ListParagraph"/>
        <w:numPr>
          <w:ilvl w:val="0"/>
          <w:numId w:val="21"/>
        </w:numPr>
        <w:tabs>
          <w:tab w:val="left" w:pos="1180"/>
          <w:tab w:val="left" w:pos="1181"/>
        </w:tabs>
        <w:spacing w:before="25"/>
        <w:ind w:left="1180" w:hanging="1081"/>
        <w:rPr>
          <w:sz w:val="28"/>
        </w:rPr>
      </w:pPr>
      <w:r>
        <w:rPr>
          <w:sz w:val="28"/>
        </w:rPr>
        <w:t>GIT</w:t>
      </w:r>
      <w:r>
        <w:rPr>
          <w:spacing w:val="-3"/>
          <w:sz w:val="28"/>
        </w:rPr>
        <w:t xml:space="preserve"> </w:t>
      </w:r>
      <w:r>
        <w:rPr>
          <w:sz w:val="28"/>
        </w:rPr>
        <w:t>HUB</w:t>
      </w:r>
      <w:r>
        <w:rPr>
          <w:spacing w:val="-2"/>
          <w:sz w:val="28"/>
        </w:rPr>
        <w:t xml:space="preserve"> </w:t>
      </w:r>
      <w:r>
        <w:rPr>
          <w:sz w:val="28"/>
        </w:rPr>
        <w:t>repository</w:t>
      </w:r>
    </w:p>
    <w:p w14:paraId="2C405E34" w14:textId="507D394E" w:rsidR="00594048" w:rsidRDefault="00CF0667" w:rsidP="00467FB4">
      <w:pPr>
        <w:pStyle w:val="ListParagraph"/>
        <w:numPr>
          <w:ilvl w:val="0"/>
          <w:numId w:val="21"/>
        </w:numPr>
        <w:tabs>
          <w:tab w:val="left" w:pos="1180"/>
          <w:tab w:val="left" w:pos="1181"/>
        </w:tabs>
        <w:ind w:left="1180" w:hanging="1081"/>
        <w:rPr>
          <w:sz w:val="28"/>
        </w:rPr>
      </w:pPr>
      <w:r>
        <w:rPr>
          <w:sz w:val="28"/>
        </w:rPr>
        <w:lastRenderedPageBreak/>
        <w:t>Front</w:t>
      </w:r>
      <w:r>
        <w:rPr>
          <w:spacing w:val="-4"/>
          <w:sz w:val="28"/>
        </w:rPr>
        <w:t xml:space="preserve"> </w:t>
      </w:r>
      <w:r>
        <w:rPr>
          <w:sz w:val="28"/>
        </w:rPr>
        <w:t>controller</w:t>
      </w:r>
      <w:r w:rsidR="00AB1C2C">
        <w:rPr>
          <w:sz w:val="28"/>
        </w:rPr>
        <w:t xml:space="preserve"> it is one of design patt</w:t>
      </w:r>
      <w:r w:rsidR="001A56CE">
        <w:rPr>
          <w:sz w:val="28"/>
        </w:rPr>
        <w:t>ern</w:t>
      </w:r>
    </w:p>
    <w:p w14:paraId="7FD635DF" w14:textId="77777777" w:rsidR="00B97C69" w:rsidRPr="00B97C69" w:rsidRDefault="00C03E61" w:rsidP="00B97C69">
      <w:pPr>
        <w:pStyle w:val="ListParagraph"/>
        <w:tabs>
          <w:tab w:val="left" w:pos="1180"/>
          <w:tab w:val="left" w:pos="1181"/>
        </w:tabs>
        <w:spacing w:before="22"/>
        <w:ind w:firstLine="0"/>
        <w:rPr>
          <w:sz w:val="28"/>
        </w:rPr>
      </w:pPr>
      <w:r w:rsidRPr="00C03E61">
        <w:rPr>
          <w:rFonts w:ascii="Arial" w:hAnsi="Arial" w:cs="Arial"/>
          <w:color w:val="202124"/>
          <w:shd w:val="clear" w:color="auto" w:fill="FFFFFF"/>
        </w:rPr>
        <w:t>The front controller design pattern means that all requests that come for a resource in an application will be handled by a single handler and then dispatched to the appropriate handler for that type of request. The front controller may use other helpers to achieve the dispatching mechanism.</w:t>
      </w:r>
    </w:p>
    <w:p w14:paraId="60ADEE56" w14:textId="234742B1" w:rsidR="00087AF3" w:rsidRDefault="00CF0667" w:rsidP="00467FB4">
      <w:pPr>
        <w:pStyle w:val="ListParagraph"/>
        <w:numPr>
          <w:ilvl w:val="0"/>
          <w:numId w:val="21"/>
        </w:numPr>
        <w:tabs>
          <w:tab w:val="left" w:pos="1180"/>
          <w:tab w:val="left" w:pos="1181"/>
        </w:tabs>
        <w:spacing w:before="22"/>
        <w:ind w:left="1180" w:hanging="1081"/>
        <w:rPr>
          <w:sz w:val="28"/>
        </w:rPr>
      </w:pPr>
      <w:r>
        <w:rPr>
          <w:sz w:val="28"/>
        </w:rPr>
        <w:t>@</w:t>
      </w:r>
      <w:r w:rsidR="00224F64">
        <w:rPr>
          <w:sz w:val="28"/>
        </w:rPr>
        <w:t xml:space="preserve"> </w:t>
      </w:r>
      <w:r>
        <w:rPr>
          <w:sz w:val="28"/>
        </w:rPr>
        <w:t>qualifier</w:t>
      </w:r>
      <w:r w:rsidR="00087AF3">
        <w:rPr>
          <w:sz w:val="28"/>
        </w:rPr>
        <w:t>:</w:t>
      </w:r>
    </w:p>
    <w:p w14:paraId="0B9D443E" w14:textId="3A746B52" w:rsidR="00087AF3" w:rsidRPr="00087AF3" w:rsidRDefault="00087AF3" w:rsidP="00087AF3">
      <w:pPr>
        <w:pStyle w:val="ListParagraph"/>
        <w:rPr>
          <w:sz w:val="28"/>
        </w:rPr>
      </w:pPr>
      <w:r>
        <w:rPr>
          <w:sz w:val="28"/>
        </w:rPr>
        <w:tab/>
      </w:r>
      <w:r>
        <w:rPr>
          <w:sz w:val="28"/>
        </w:rPr>
        <w:tab/>
      </w:r>
      <w:r w:rsidR="00E33FD6" w:rsidRPr="004D671C">
        <w:rPr>
          <w:sz w:val="24"/>
          <w:szCs w:val="20"/>
        </w:rPr>
        <w:t>W</w:t>
      </w:r>
      <w:r w:rsidR="00DD51D1" w:rsidRPr="004D671C">
        <w:rPr>
          <w:sz w:val="24"/>
          <w:szCs w:val="20"/>
        </w:rPr>
        <w:t>hen</w:t>
      </w:r>
      <w:r w:rsidR="00E33FD6" w:rsidRPr="004D671C">
        <w:rPr>
          <w:sz w:val="24"/>
          <w:szCs w:val="20"/>
        </w:rPr>
        <w:t xml:space="preserve">ever spring boot has confusion </w:t>
      </w:r>
      <w:r w:rsidR="00B660EC" w:rsidRPr="004D671C">
        <w:rPr>
          <w:sz w:val="24"/>
          <w:szCs w:val="20"/>
        </w:rPr>
        <w:t xml:space="preserve">which </w:t>
      </w:r>
      <w:r w:rsidR="006E5329" w:rsidRPr="004D671C">
        <w:rPr>
          <w:sz w:val="24"/>
          <w:szCs w:val="20"/>
        </w:rPr>
        <w:t xml:space="preserve">object address need to be injected into the reference </w:t>
      </w:r>
      <w:r w:rsidR="004D671C" w:rsidRPr="004D671C">
        <w:rPr>
          <w:sz w:val="24"/>
          <w:szCs w:val="20"/>
        </w:rPr>
        <w:t>variable. we resolve this confusion by using this annotation</w:t>
      </w:r>
      <w:r w:rsidR="004D671C">
        <w:rPr>
          <w:sz w:val="28"/>
        </w:rPr>
        <w:t>.</w:t>
      </w:r>
    </w:p>
    <w:p w14:paraId="67D93AA3" w14:textId="4FD95C12" w:rsidR="00594048" w:rsidRDefault="00CF0667" w:rsidP="00467FB4">
      <w:pPr>
        <w:pStyle w:val="ListParagraph"/>
        <w:numPr>
          <w:ilvl w:val="0"/>
          <w:numId w:val="21"/>
        </w:numPr>
        <w:tabs>
          <w:tab w:val="left" w:pos="1180"/>
          <w:tab w:val="left" w:pos="1181"/>
        </w:tabs>
        <w:spacing w:before="22"/>
        <w:ind w:left="1180" w:hanging="1081"/>
        <w:rPr>
          <w:sz w:val="28"/>
        </w:rPr>
      </w:pPr>
      <w:r>
        <w:rPr>
          <w:sz w:val="28"/>
        </w:rPr>
        <w:t>@path</w:t>
      </w:r>
      <w:r>
        <w:rPr>
          <w:spacing w:val="-1"/>
          <w:sz w:val="28"/>
        </w:rPr>
        <w:t xml:space="preserve"> </w:t>
      </w:r>
      <w:r>
        <w:rPr>
          <w:sz w:val="28"/>
        </w:rPr>
        <w:t>variable</w:t>
      </w:r>
      <w:r w:rsidR="00224F64">
        <w:rPr>
          <w:sz w:val="28"/>
        </w:rPr>
        <w:t>?</w:t>
      </w:r>
    </w:p>
    <w:p w14:paraId="6B8A7E5C" w14:textId="07B0F53A" w:rsidR="00224F64" w:rsidRPr="00224F64" w:rsidRDefault="004D671C" w:rsidP="00224F64">
      <w:pPr>
        <w:pStyle w:val="ListParagraph"/>
        <w:ind w:firstLine="0"/>
        <w:rPr>
          <w:sz w:val="28"/>
        </w:rPr>
      </w:pPr>
      <w:r>
        <w:rPr>
          <w:sz w:val="28"/>
        </w:rPr>
        <w:t xml:space="preserve">It helps </w:t>
      </w:r>
      <w:r w:rsidR="00122084">
        <w:rPr>
          <w:sz w:val="28"/>
        </w:rPr>
        <w:t>us to map url data</w:t>
      </w:r>
      <w:r w:rsidR="0007080A">
        <w:rPr>
          <w:sz w:val="28"/>
        </w:rPr>
        <w:t xml:space="preserve"> to method argument in webServices. </w:t>
      </w:r>
    </w:p>
    <w:p w14:paraId="32471201" w14:textId="77777777" w:rsidR="00224F64" w:rsidRDefault="00224F64" w:rsidP="00224F64">
      <w:pPr>
        <w:pStyle w:val="ListParagraph"/>
        <w:tabs>
          <w:tab w:val="left" w:pos="1180"/>
          <w:tab w:val="left" w:pos="1181"/>
        </w:tabs>
        <w:spacing w:before="22"/>
        <w:ind w:firstLine="0"/>
        <w:rPr>
          <w:sz w:val="28"/>
        </w:rPr>
      </w:pPr>
    </w:p>
    <w:p w14:paraId="3CAD2A50" w14:textId="77777777" w:rsidR="00224F64" w:rsidRPr="00224F64" w:rsidRDefault="00224F64" w:rsidP="00224F64">
      <w:pPr>
        <w:pStyle w:val="ListParagraph"/>
        <w:rPr>
          <w:sz w:val="28"/>
        </w:rPr>
      </w:pPr>
    </w:p>
    <w:p w14:paraId="3D4FE266" w14:textId="77777777" w:rsidR="00224F64" w:rsidRDefault="00224F64" w:rsidP="00224F64">
      <w:pPr>
        <w:pStyle w:val="ListParagraph"/>
        <w:tabs>
          <w:tab w:val="left" w:pos="1180"/>
          <w:tab w:val="left" w:pos="1181"/>
        </w:tabs>
        <w:spacing w:before="22"/>
        <w:ind w:firstLine="0"/>
        <w:rPr>
          <w:sz w:val="28"/>
        </w:rPr>
      </w:pPr>
    </w:p>
    <w:p w14:paraId="350D35F0" w14:textId="77777777" w:rsidR="00224F64" w:rsidRPr="00224F64" w:rsidRDefault="00224F64" w:rsidP="00224F64">
      <w:pPr>
        <w:pStyle w:val="ListParagraph"/>
        <w:rPr>
          <w:sz w:val="28"/>
        </w:rPr>
      </w:pPr>
    </w:p>
    <w:p w14:paraId="13AB7993" w14:textId="22381D6F" w:rsidR="00594048" w:rsidRDefault="00CF0667" w:rsidP="00467FB4">
      <w:pPr>
        <w:pStyle w:val="ListParagraph"/>
        <w:numPr>
          <w:ilvl w:val="0"/>
          <w:numId w:val="21"/>
        </w:numPr>
        <w:tabs>
          <w:tab w:val="left" w:pos="1180"/>
          <w:tab w:val="left" w:pos="1181"/>
        </w:tabs>
        <w:spacing w:before="22"/>
        <w:ind w:left="1180" w:hanging="1081"/>
        <w:rPr>
          <w:sz w:val="28"/>
        </w:rPr>
      </w:pPr>
      <w:r w:rsidRPr="00224F64">
        <w:rPr>
          <w:sz w:val="28"/>
        </w:rPr>
        <w:t>Count</w:t>
      </w:r>
      <w:r w:rsidRPr="00224F64">
        <w:rPr>
          <w:spacing w:val="-3"/>
          <w:sz w:val="28"/>
        </w:rPr>
        <w:t xml:space="preserve"> </w:t>
      </w:r>
      <w:r w:rsidRPr="00224F64">
        <w:rPr>
          <w:sz w:val="28"/>
        </w:rPr>
        <w:t>number</w:t>
      </w:r>
      <w:r w:rsidRPr="00224F64">
        <w:rPr>
          <w:spacing w:val="-2"/>
          <w:sz w:val="28"/>
        </w:rPr>
        <w:t xml:space="preserve"> </w:t>
      </w:r>
      <w:r w:rsidRPr="00224F64">
        <w:rPr>
          <w:sz w:val="28"/>
        </w:rPr>
        <w:t>of</w:t>
      </w:r>
      <w:r w:rsidRPr="00224F64">
        <w:rPr>
          <w:spacing w:val="-1"/>
          <w:sz w:val="28"/>
        </w:rPr>
        <w:t xml:space="preserve"> </w:t>
      </w:r>
      <w:r w:rsidRPr="00224F64">
        <w:rPr>
          <w:sz w:val="28"/>
        </w:rPr>
        <w:t>objects</w:t>
      </w:r>
      <w:r w:rsidRPr="00224F64">
        <w:rPr>
          <w:spacing w:val="-1"/>
          <w:sz w:val="28"/>
        </w:rPr>
        <w:t xml:space="preserve"> </w:t>
      </w:r>
      <w:r w:rsidRPr="00224F64">
        <w:rPr>
          <w:sz w:val="28"/>
        </w:rPr>
        <w:t>in</w:t>
      </w:r>
      <w:r w:rsidRPr="00224F64">
        <w:rPr>
          <w:spacing w:val="-1"/>
          <w:sz w:val="28"/>
        </w:rPr>
        <w:t xml:space="preserve"> </w:t>
      </w:r>
      <w:r w:rsidRPr="00224F64">
        <w:rPr>
          <w:sz w:val="28"/>
        </w:rPr>
        <w:t>java?</w:t>
      </w:r>
    </w:p>
    <w:p w14:paraId="2AF2D6A3" w14:textId="470380D3" w:rsidR="00EB7800" w:rsidRDefault="00EB7800" w:rsidP="00EB7800">
      <w:pPr>
        <w:pStyle w:val="ListParagraph"/>
        <w:tabs>
          <w:tab w:val="left" w:pos="1180"/>
          <w:tab w:val="left" w:pos="1181"/>
        </w:tabs>
        <w:spacing w:before="22"/>
        <w:ind w:firstLine="0"/>
        <w:rPr>
          <w:sz w:val="24"/>
          <w:szCs w:val="20"/>
        </w:rPr>
      </w:pPr>
      <w:r>
        <w:rPr>
          <w:sz w:val="28"/>
        </w:rPr>
        <w:t>Ans</w:t>
      </w:r>
      <w:r w:rsidRPr="00EB7800">
        <w:rPr>
          <w:sz w:val="24"/>
          <w:szCs w:val="20"/>
        </w:rPr>
        <w:t>:</w:t>
      </w:r>
      <w:r w:rsidRPr="00EB7800">
        <w:rPr>
          <w:rFonts w:ascii="Arial" w:hAnsi="Arial" w:cs="Arial"/>
          <w:color w:val="273239"/>
          <w:spacing w:val="2"/>
          <w:sz w:val="24"/>
          <w:szCs w:val="24"/>
          <w:shd w:val="clear" w:color="auto" w:fill="FFFFFF"/>
        </w:rPr>
        <w:t xml:space="preserve"> </w:t>
      </w:r>
      <w:r w:rsidRPr="00EB7800">
        <w:rPr>
          <w:sz w:val="24"/>
          <w:szCs w:val="20"/>
        </w:rPr>
        <w:t>We create a static int type variable and put this a static variable with an increment operator so that it increases by 1 in the constructor.</w:t>
      </w:r>
    </w:p>
    <w:p w14:paraId="31E0B56F" w14:textId="77777777" w:rsidR="008B77D0" w:rsidRPr="008B77D0" w:rsidRDefault="008B77D0" w:rsidP="008B77D0">
      <w:pPr>
        <w:pStyle w:val="ListParagraph"/>
        <w:tabs>
          <w:tab w:val="left" w:pos="1180"/>
          <w:tab w:val="left" w:pos="1181"/>
        </w:tabs>
        <w:spacing w:before="22"/>
        <w:rPr>
          <w:sz w:val="28"/>
        </w:rPr>
      </w:pPr>
      <w:r w:rsidRPr="008B77D0">
        <w:rPr>
          <w:sz w:val="28"/>
        </w:rPr>
        <w:t>// Java program Find Out the Number of Objects Created</w:t>
      </w:r>
    </w:p>
    <w:p w14:paraId="149D37C5" w14:textId="77777777" w:rsidR="008B77D0" w:rsidRPr="008B77D0" w:rsidRDefault="008B77D0" w:rsidP="008B77D0">
      <w:pPr>
        <w:pStyle w:val="ListParagraph"/>
        <w:tabs>
          <w:tab w:val="left" w:pos="1180"/>
          <w:tab w:val="left" w:pos="1181"/>
        </w:tabs>
        <w:spacing w:before="22"/>
        <w:rPr>
          <w:sz w:val="28"/>
        </w:rPr>
      </w:pPr>
      <w:r w:rsidRPr="008B77D0">
        <w:rPr>
          <w:sz w:val="28"/>
        </w:rPr>
        <w:t>// of a Class</w:t>
      </w:r>
    </w:p>
    <w:p w14:paraId="6E714F3D" w14:textId="77777777" w:rsidR="008B77D0" w:rsidRPr="008B77D0" w:rsidRDefault="008B77D0" w:rsidP="008B77D0">
      <w:pPr>
        <w:pStyle w:val="ListParagraph"/>
        <w:tabs>
          <w:tab w:val="left" w:pos="1180"/>
          <w:tab w:val="left" w:pos="1181"/>
        </w:tabs>
        <w:spacing w:before="22"/>
        <w:rPr>
          <w:sz w:val="28"/>
        </w:rPr>
      </w:pPr>
      <w:r w:rsidRPr="008B77D0">
        <w:rPr>
          <w:sz w:val="28"/>
        </w:rPr>
        <w:t>class Test {</w:t>
      </w:r>
    </w:p>
    <w:p w14:paraId="0BF9CCBA" w14:textId="77777777" w:rsidR="008B77D0" w:rsidRPr="008B77D0" w:rsidRDefault="008B77D0" w:rsidP="008B77D0">
      <w:pPr>
        <w:pStyle w:val="ListParagraph"/>
        <w:tabs>
          <w:tab w:val="left" w:pos="1180"/>
          <w:tab w:val="left" w:pos="1181"/>
        </w:tabs>
        <w:spacing w:before="22"/>
        <w:rPr>
          <w:sz w:val="28"/>
        </w:rPr>
      </w:pPr>
    </w:p>
    <w:p w14:paraId="092FAEE6" w14:textId="77777777" w:rsidR="008B77D0" w:rsidRPr="008B77D0" w:rsidRDefault="008B77D0" w:rsidP="008B77D0">
      <w:pPr>
        <w:pStyle w:val="ListParagraph"/>
        <w:tabs>
          <w:tab w:val="left" w:pos="1180"/>
          <w:tab w:val="left" w:pos="1181"/>
        </w:tabs>
        <w:spacing w:before="22"/>
        <w:rPr>
          <w:sz w:val="28"/>
        </w:rPr>
      </w:pPr>
      <w:r w:rsidRPr="008B77D0">
        <w:rPr>
          <w:sz w:val="28"/>
        </w:rPr>
        <w:tab/>
        <w:t>static int noOfObjects = 0;</w:t>
      </w:r>
    </w:p>
    <w:p w14:paraId="0555714B" w14:textId="77777777" w:rsidR="008B77D0" w:rsidRPr="008B77D0" w:rsidRDefault="008B77D0" w:rsidP="008B77D0">
      <w:pPr>
        <w:pStyle w:val="ListParagraph"/>
        <w:tabs>
          <w:tab w:val="left" w:pos="1180"/>
          <w:tab w:val="left" w:pos="1181"/>
        </w:tabs>
        <w:spacing w:before="22"/>
        <w:rPr>
          <w:sz w:val="28"/>
        </w:rPr>
      </w:pPr>
    </w:p>
    <w:p w14:paraId="39E80584" w14:textId="77777777" w:rsidR="008B77D0" w:rsidRPr="008B77D0" w:rsidRDefault="008B77D0" w:rsidP="008B77D0">
      <w:pPr>
        <w:pStyle w:val="ListParagraph"/>
        <w:tabs>
          <w:tab w:val="left" w:pos="1180"/>
          <w:tab w:val="left" w:pos="1181"/>
        </w:tabs>
        <w:spacing w:before="22"/>
        <w:rPr>
          <w:sz w:val="28"/>
        </w:rPr>
      </w:pPr>
      <w:r w:rsidRPr="008B77D0">
        <w:rPr>
          <w:sz w:val="28"/>
        </w:rPr>
        <w:tab/>
        <w:t>// Instead of performing increment in the constructor</w:t>
      </w:r>
    </w:p>
    <w:p w14:paraId="1528666F" w14:textId="77777777" w:rsidR="008B77D0" w:rsidRPr="008B77D0" w:rsidRDefault="008B77D0" w:rsidP="008B77D0">
      <w:pPr>
        <w:pStyle w:val="ListParagraph"/>
        <w:tabs>
          <w:tab w:val="left" w:pos="1180"/>
          <w:tab w:val="left" w:pos="1181"/>
        </w:tabs>
        <w:spacing w:before="22"/>
        <w:rPr>
          <w:sz w:val="28"/>
        </w:rPr>
      </w:pPr>
      <w:r w:rsidRPr="008B77D0">
        <w:rPr>
          <w:sz w:val="28"/>
        </w:rPr>
        <w:tab/>
        <w:t>// instance block is preferred to make this program generic.</w:t>
      </w:r>
    </w:p>
    <w:p w14:paraId="49EE5CC2" w14:textId="77777777" w:rsidR="008B77D0" w:rsidRPr="008B77D0" w:rsidRDefault="008B77D0" w:rsidP="008B77D0">
      <w:pPr>
        <w:pStyle w:val="ListParagraph"/>
        <w:tabs>
          <w:tab w:val="left" w:pos="1180"/>
          <w:tab w:val="left" w:pos="1181"/>
        </w:tabs>
        <w:spacing w:before="22"/>
        <w:rPr>
          <w:sz w:val="28"/>
        </w:rPr>
      </w:pPr>
      <w:r w:rsidRPr="008B77D0">
        <w:rPr>
          <w:sz w:val="28"/>
        </w:rPr>
        <w:tab/>
        <w:t>{</w:t>
      </w:r>
    </w:p>
    <w:p w14:paraId="58694D4D" w14:textId="77777777" w:rsidR="008B77D0" w:rsidRPr="008B77D0" w:rsidRDefault="008B77D0" w:rsidP="008B77D0">
      <w:pPr>
        <w:pStyle w:val="ListParagraph"/>
        <w:tabs>
          <w:tab w:val="left" w:pos="1180"/>
          <w:tab w:val="left" w:pos="1181"/>
        </w:tabs>
        <w:spacing w:before="22"/>
        <w:rPr>
          <w:sz w:val="28"/>
        </w:rPr>
      </w:pPr>
      <w:r w:rsidRPr="008B77D0">
        <w:rPr>
          <w:sz w:val="28"/>
        </w:rPr>
        <w:tab/>
      </w:r>
      <w:r w:rsidRPr="008B77D0">
        <w:rPr>
          <w:sz w:val="28"/>
        </w:rPr>
        <w:tab/>
        <w:t>noOfObjects += 1;</w:t>
      </w:r>
    </w:p>
    <w:p w14:paraId="5AC7601B" w14:textId="77777777" w:rsidR="008B77D0" w:rsidRPr="008B77D0" w:rsidRDefault="008B77D0" w:rsidP="008B77D0">
      <w:pPr>
        <w:pStyle w:val="ListParagraph"/>
        <w:tabs>
          <w:tab w:val="left" w:pos="1180"/>
          <w:tab w:val="left" w:pos="1181"/>
        </w:tabs>
        <w:spacing w:before="22"/>
        <w:rPr>
          <w:sz w:val="28"/>
        </w:rPr>
      </w:pPr>
      <w:r w:rsidRPr="008B77D0">
        <w:rPr>
          <w:sz w:val="28"/>
        </w:rPr>
        <w:tab/>
        <w:t>}</w:t>
      </w:r>
    </w:p>
    <w:p w14:paraId="2DBEE38C" w14:textId="77777777" w:rsidR="008B77D0" w:rsidRPr="008B77D0" w:rsidRDefault="008B77D0" w:rsidP="008B77D0">
      <w:pPr>
        <w:pStyle w:val="ListParagraph"/>
        <w:tabs>
          <w:tab w:val="left" w:pos="1180"/>
          <w:tab w:val="left" w:pos="1181"/>
        </w:tabs>
        <w:spacing w:before="22"/>
        <w:rPr>
          <w:sz w:val="28"/>
        </w:rPr>
      </w:pPr>
    </w:p>
    <w:p w14:paraId="0F2C2F61" w14:textId="77777777" w:rsidR="008B77D0" w:rsidRPr="008B77D0" w:rsidRDefault="008B77D0" w:rsidP="008B77D0">
      <w:pPr>
        <w:pStyle w:val="ListParagraph"/>
        <w:tabs>
          <w:tab w:val="left" w:pos="1180"/>
          <w:tab w:val="left" w:pos="1181"/>
        </w:tabs>
        <w:spacing w:before="22"/>
        <w:rPr>
          <w:sz w:val="28"/>
        </w:rPr>
      </w:pPr>
      <w:r w:rsidRPr="008B77D0">
        <w:rPr>
          <w:sz w:val="28"/>
        </w:rPr>
        <w:tab/>
        <w:t>// various types of constructors</w:t>
      </w:r>
    </w:p>
    <w:p w14:paraId="2D225496" w14:textId="77777777" w:rsidR="008B77D0" w:rsidRPr="008B77D0" w:rsidRDefault="008B77D0" w:rsidP="008B77D0">
      <w:pPr>
        <w:pStyle w:val="ListParagraph"/>
        <w:tabs>
          <w:tab w:val="left" w:pos="1180"/>
          <w:tab w:val="left" w:pos="1181"/>
        </w:tabs>
        <w:spacing w:before="22"/>
        <w:rPr>
          <w:sz w:val="28"/>
        </w:rPr>
      </w:pPr>
      <w:r w:rsidRPr="008B77D0">
        <w:rPr>
          <w:sz w:val="28"/>
        </w:rPr>
        <w:tab/>
        <w:t>// that can create objects</w:t>
      </w:r>
    </w:p>
    <w:p w14:paraId="1913C8C0" w14:textId="77777777" w:rsidR="008B77D0" w:rsidRPr="008B77D0" w:rsidRDefault="008B77D0" w:rsidP="008B77D0">
      <w:pPr>
        <w:pStyle w:val="ListParagraph"/>
        <w:tabs>
          <w:tab w:val="left" w:pos="1180"/>
          <w:tab w:val="left" w:pos="1181"/>
        </w:tabs>
        <w:spacing w:before="22"/>
        <w:rPr>
          <w:sz w:val="28"/>
        </w:rPr>
      </w:pPr>
      <w:r w:rsidRPr="008B77D0">
        <w:rPr>
          <w:sz w:val="28"/>
        </w:rPr>
        <w:tab/>
        <w:t>public Test()</w:t>
      </w:r>
    </w:p>
    <w:p w14:paraId="27092174" w14:textId="77777777" w:rsidR="008B77D0" w:rsidRPr="008B77D0" w:rsidRDefault="008B77D0" w:rsidP="008B77D0">
      <w:pPr>
        <w:pStyle w:val="ListParagraph"/>
        <w:tabs>
          <w:tab w:val="left" w:pos="1180"/>
          <w:tab w:val="left" w:pos="1181"/>
        </w:tabs>
        <w:spacing w:before="22"/>
        <w:rPr>
          <w:sz w:val="28"/>
        </w:rPr>
      </w:pPr>
      <w:r w:rsidRPr="008B77D0">
        <w:rPr>
          <w:sz w:val="28"/>
        </w:rPr>
        <w:tab/>
        <w:t>{</w:t>
      </w:r>
    </w:p>
    <w:p w14:paraId="24551F5B" w14:textId="77777777" w:rsidR="008B77D0" w:rsidRPr="008B77D0" w:rsidRDefault="008B77D0" w:rsidP="008B77D0">
      <w:pPr>
        <w:pStyle w:val="ListParagraph"/>
        <w:tabs>
          <w:tab w:val="left" w:pos="1180"/>
          <w:tab w:val="left" w:pos="1181"/>
        </w:tabs>
        <w:spacing w:before="22"/>
        <w:rPr>
          <w:sz w:val="28"/>
        </w:rPr>
      </w:pPr>
      <w:r w:rsidRPr="008B77D0">
        <w:rPr>
          <w:sz w:val="28"/>
        </w:rPr>
        <w:tab/>
        <w:t>}</w:t>
      </w:r>
    </w:p>
    <w:p w14:paraId="70A0B315" w14:textId="77777777" w:rsidR="008B77D0" w:rsidRPr="008B77D0" w:rsidRDefault="008B77D0" w:rsidP="008B77D0">
      <w:pPr>
        <w:pStyle w:val="ListParagraph"/>
        <w:tabs>
          <w:tab w:val="left" w:pos="1180"/>
          <w:tab w:val="left" w:pos="1181"/>
        </w:tabs>
        <w:spacing w:before="22"/>
        <w:rPr>
          <w:sz w:val="28"/>
        </w:rPr>
      </w:pPr>
      <w:r w:rsidRPr="008B77D0">
        <w:rPr>
          <w:sz w:val="28"/>
        </w:rPr>
        <w:tab/>
        <w:t>public Test(int n)</w:t>
      </w:r>
    </w:p>
    <w:p w14:paraId="60032257" w14:textId="77777777" w:rsidR="008B77D0" w:rsidRPr="008B77D0" w:rsidRDefault="008B77D0" w:rsidP="008B77D0">
      <w:pPr>
        <w:pStyle w:val="ListParagraph"/>
        <w:tabs>
          <w:tab w:val="left" w:pos="1180"/>
          <w:tab w:val="left" w:pos="1181"/>
        </w:tabs>
        <w:spacing w:before="22"/>
        <w:rPr>
          <w:sz w:val="28"/>
        </w:rPr>
      </w:pPr>
      <w:r w:rsidRPr="008B77D0">
        <w:rPr>
          <w:sz w:val="28"/>
        </w:rPr>
        <w:tab/>
        <w:t>{</w:t>
      </w:r>
    </w:p>
    <w:p w14:paraId="73494B3A" w14:textId="77777777" w:rsidR="008B77D0" w:rsidRPr="008B77D0" w:rsidRDefault="008B77D0" w:rsidP="008B77D0">
      <w:pPr>
        <w:pStyle w:val="ListParagraph"/>
        <w:tabs>
          <w:tab w:val="left" w:pos="1180"/>
          <w:tab w:val="left" w:pos="1181"/>
        </w:tabs>
        <w:spacing w:before="22"/>
        <w:rPr>
          <w:sz w:val="28"/>
        </w:rPr>
      </w:pPr>
      <w:r w:rsidRPr="008B77D0">
        <w:rPr>
          <w:sz w:val="28"/>
        </w:rPr>
        <w:tab/>
        <w:t>}</w:t>
      </w:r>
    </w:p>
    <w:p w14:paraId="5DD7F84A" w14:textId="77777777" w:rsidR="008B77D0" w:rsidRPr="008B77D0" w:rsidRDefault="008B77D0" w:rsidP="008B77D0">
      <w:pPr>
        <w:pStyle w:val="ListParagraph"/>
        <w:tabs>
          <w:tab w:val="left" w:pos="1180"/>
          <w:tab w:val="left" w:pos="1181"/>
        </w:tabs>
        <w:spacing w:before="22"/>
        <w:rPr>
          <w:sz w:val="28"/>
        </w:rPr>
      </w:pPr>
      <w:r w:rsidRPr="008B77D0">
        <w:rPr>
          <w:sz w:val="28"/>
        </w:rPr>
        <w:tab/>
        <w:t>public Test(String s)</w:t>
      </w:r>
    </w:p>
    <w:p w14:paraId="415D116A" w14:textId="77777777" w:rsidR="008B77D0" w:rsidRPr="008B77D0" w:rsidRDefault="008B77D0" w:rsidP="008B77D0">
      <w:pPr>
        <w:pStyle w:val="ListParagraph"/>
        <w:tabs>
          <w:tab w:val="left" w:pos="1180"/>
          <w:tab w:val="left" w:pos="1181"/>
        </w:tabs>
        <w:spacing w:before="22"/>
        <w:rPr>
          <w:sz w:val="28"/>
        </w:rPr>
      </w:pPr>
      <w:r w:rsidRPr="008B77D0">
        <w:rPr>
          <w:sz w:val="28"/>
        </w:rPr>
        <w:tab/>
        <w:t>{</w:t>
      </w:r>
    </w:p>
    <w:p w14:paraId="2A71E3E1" w14:textId="77777777" w:rsidR="008B77D0" w:rsidRPr="008B77D0" w:rsidRDefault="008B77D0" w:rsidP="008B77D0">
      <w:pPr>
        <w:pStyle w:val="ListParagraph"/>
        <w:tabs>
          <w:tab w:val="left" w:pos="1180"/>
          <w:tab w:val="left" w:pos="1181"/>
        </w:tabs>
        <w:spacing w:before="22"/>
        <w:rPr>
          <w:sz w:val="28"/>
        </w:rPr>
      </w:pPr>
      <w:r w:rsidRPr="008B77D0">
        <w:rPr>
          <w:sz w:val="28"/>
        </w:rPr>
        <w:tab/>
        <w:t>}</w:t>
      </w:r>
    </w:p>
    <w:p w14:paraId="6E3FF671" w14:textId="77777777" w:rsidR="008B77D0" w:rsidRPr="008B77D0" w:rsidRDefault="008B77D0" w:rsidP="008B77D0">
      <w:pPr>
        <w:pStyle w:val="ListParagraph"/>
        <w:tabs>
          <w:tab w:val="left" w:pos="1180"/>
          <w:tab w:val="left" w:pos="1181"/>
        </w:tabs>
        <w:spacing w:before="22"/>
        <w:rPr>
          <w:sz w:val="28"/>
        </w:rPr>
      </w:pPr>
    </w:p>
    <w:p w14:paraId="26DE46BC" w14:textId="77777777" w:rsidR="008B77D0" w:rsidRPr="008B77D0" w:rsidRDefault="008B77D0" w:rsidP="008B77D0">
      <w:pPr>
        <w:pStyle w:val="ListParagraph"/>
        <w:tabs>
          <w:tab w:val="left" w:pos="1180"/>
          <w:tab w:val="left" w:pos="1181"/>
        </w:tabs>
        <w:spacing w:before="22"/>
        <w:rPr>
          <w:sz w:val="28"/>
        </w:rPr>
      </w:pPr>
      <w:r w:rsidRPr="008B77D0">
        <w:rPr>
          <w:sz w:val="28"/>
        </w:rPr>
        <w:tab/>
        <w:t>public static void main(String args[])</w:t>
      </w:r>
    </w:p>
    <w:p w14:paraId="384C738A" w14:textId="77777777" w:rsidR="008B77D0" w:rsidRPr="008B77D0" w:rsidRDefault="008B77D0" w:rsidP="008B77D0">
      <w:pPr>
        <w:pStyle w:val="ListParagraph"/>
        <w:tabs>
          <w:tab w:val="left" w:pos="1180"/>
          <w:tab w:val="left" w:pos="1181"/>
        </w:tabs>
        <w:spacing w:before="22"/>
        <w:rPr>
          <w:sz w:val="28"/>
        </w:rPr>
      </w:pPr>
      <w:r w:rsidRPr="008B77D0">
        <w:rPr>
          <w:sz w:val="28"/>
        </w:rPr>
        <w:tab/>
        <w:t>{</w:t>
      </w:r>
    </w:p>
    <w:p w14:paraId="67F9356B" w14:textId="77777777" w:rsidR="008B77D0" w:rsidRPr="008B77D0" w:rsidRDefault="008B77D0" w:rsidP="008B77D0">
      <w:pPr>
        <w:pStyle w:val="ListParagraph"/>
        <w:tabs>
          <w:tab w:val="left" w:pos="1180"/>
          <w:tab w:val="left" w:pos="1181"/>
        </w:tabs>
        <w:spacing w:before="22"/>
        <w:rPr>
          <w:sz w:val="28"/>
        </w:rPr>
      </w:pPr>
      <w:r w:rsidRPr="008B77D0">
        <w:rPr>
          <w:sz w:val="28"/>
        </w:rPr>
        <w:tab/>
      </w:r>
      <w:r w:rsidRPr="008B77D0">
        <w:rPr>
          <w:sz w:val="28"/>
        </w:rPr>
        <w:tab/>
        <w:t>Test t1 = new Test();</w:t>
      </w:r>
    </w:p>
    <w:p w14:paraId="5E83443A" w14:textId="77777777" w:rsidR="008B77D0" w:rsidRPr="008B77D0" w:rsidRDefault="008B77D0" w:rsidP="008B77D0">
      <w:pPr>
        <w:pStyle w:val="ListParagraph"/>
        <w:tabs>
          <w:tab w:val="left" w:pos="1180"/>
          <w:tab w:val="left" w:pos="1181"/>
        </w:tabs>
        <w:spacing w:before="22"/>
        <w:rPr>
          <w:sz w:val="28"/>
        </w:rPr>
      </w:pPr>
      <w:r w:rsidRPr="008B77D0">
        <w:rPr>
          <w:sz w:val="28"/>
        </w:rPr>
        <w:tab/>
      </w:r>
      <w:r w:rsidRPr="008B77D0">
        <w:rPr>
          <w:sz w:val="28"/>
        </w:rPr>
        <w:tab/>
        <w:t>Test t2 = new Test(5);</w:t>
      </w:r>
    </w:p>
    <w:p w14:paraId="6CDD56A9" w14:textId="77777777" w:rsidR="008B77D0" w:rsidRPr="008B77D0" w:rsidRDefault="008B77D0" w:rsidP="008B77D0">
      <w:pPr>
        <w:pStyle w:val="ListParagraph"/>
        <w:tabs>
          <w:tab w:val="left" w:pos="1180"/>
          <w:tab w:val="left" w:pos="1181"/>
        </w:tabs>
        <w:spacing w:before="22"/>
        <w:rPr>
          <w:sz w:val="28"/>
        </w:rPr>
      </w:pPr>
      <w:r w:rsidRPr="008B77D0">
        <w:rPr>
          <w:sz w:val="28"/>
        </w:rPr>
        <w:tab/>
      </w:r>
      <w:r w:rsidRPr="008B77D0">
        <w:rPr>
          <w:sz w:val="28"/>
        </w:rPr>
        <w:tab/>
        <w:t>Test t3 = new Test("GFG");</w:t>
      </w:r>
    </w:p>
    <w:p w14:paraId="02527953" w14:textId="77777777" w:rsidR="008B77D0" w:rsidRPr="008B77D0" w:rsidRDefault="008B77D0" w:rsidP="008B77D0">
      <w:pPr>
        <w:pStyle w:val="ListParagraph"/>
        <w:tabs>
          <w:tab w:val="left" w:pos="1180"/>
          <w:tab w:val="left" w:pos="1181"/>
        </w:tabs>
        <w:spacing w:before="22"/>
        <w:rPr>
          <w:sz w:val="28"/>
        </w:rPr>
      </w:pPr>
    </w:p>
    <w:p w14:paraId="3105163B" w14:textId="77777777" w:rsidR="008B77D0" w:rsidRPr="008B77D0" w:rsidRDefault="008B77D0" w:rsidP="008B77D0">
      <w:pPr>
        <w:pStyle w:val="ListParagraph"/>
        <w:tabs>
          <w:tab w:val="left" w:pos="1180"/>
          <w:tab w:val="left" w:pos="1181"/>
        </w:tabs>
        <w:spacing w:before="22"/>
        <w:rPr>
          <w:sz w:val="28"/>
        </w:rPr>
      </w:pPr>
      <w:r w:rsidRPr="008B77D0">
        <w:rPr>
          <w:sz w:val="28"/>
        </w:rPr>
        <w:tab/>
      </w:r>
      <w:r w:rsidRPr="008B77D0">
        <w:rPr>
          <w:sz w:val="28"/>
        </w:rPr>
        <w:tab/>
        <w:t>// We can also write t1.noOfObjects or</w:t>
      </w:r>
    </w:p>
    <w:p w14:paraId="2B32AE4D" w14:textId="77777777" w:rsidR="008B77D0" w:rsidRPr="008B77D0" w:rsidRDefault="008B77D0" w:rsidP="008B77D0">
      <w:pPr>
        <w:pStyle w:val="ListParagraph"/>
        <w:tabs>
          <w:tab w:val="left" w:pos="1180"/>
          <w:tab w:val="left" w:pos="1181"/>
        </w:tabs>
        <w:spacing w:before="22"/>
        <w:rPr>
          <w:sz w:val="28"/>
        </w:rPr>
      </w:pPr>
      <w:r w:rsidRPr="008B77D0">
        <w:rPr>
          <w:sz w:val="28"/>
        </w:rPr>
        <w:tab/>
      </w:r>
      <w:r w:rsidRPr="008B77D0">
        <w:rPr>
          <w:sz w:val="28"/>
        </w:rPr>
        <w:tab/>
        <w:t>// t2.noOfObjects or t3.noOfObjects</w:t>
      </w:r>
    </w:p>
    <w:p w14:paraId="52559AC9" w14:textId="77777777" w:rsidR="008B77D0" w:rsidRPr="008B77D0" w:rsidRDefault="008B77D0" w:rsidP="008B77D0">
      <w:pPr>
        <w:pStyle w:val="ListParagraph"/>
        <w:tabs>
          <w:tab w:val="left" w:pos="1180"/>
          <w:tab w:val="left" w:pos="1181"/>
        </w:tabs>
        <w:spacing w:before="22"/>
        <w:rPr>
          <w:sz w:val="28"/>
        </w:rPr>
      </w:pPr>
      <w:r w:rsidRPr="008B77D0">
        <w:rPr>
          <w:sz w:val="28"/>
        </w:rPr>
        <w:tab/>
      </w:r>
      <w:r w:rsidRPr="008B77D0">
        <w:rPr>
          <w:sz w:val="28"/>
        </w:rPr>
        <w:tab/>
        <w:t>System.out.println(Test.noOfObjects);</w:t>
      </w:r>
    </w:p>
    <w:p w14:paraId="391FF08E" w14:textId="77777777" w:rsidR="008B77D0" w:rsidRPr="008B77D0" w:rsidRDefault="008B77D0" w:rsidP="008B77D0">
      <w:pPr>
        <w:pStyle w:val="ListParagraph"/>
        <w:tabs>
          <w:tab w:val="left" w:pos="1180"/>
          <w:tab w:val="left" w:pos="1181"/>
        </w:tabs>
        <w:spacing w:before="22"/>
        <w:rPr>
          <w:sz w:val="28"/>
        </w:rPr>
      </w:pPr>
      <w:r w:rsidRPr="008B77D0">
        <w:rPr>
          <w:sz w:val="28"/>
        </w:rPr>
        <w:tab/>
        <w:t>}</w:t>
      </w:r>
    </w:p>
    <w:p w14:paraId="2A822A3F" w14:textId="195C41C5" w:rsidR="00EB7800" w:rsidRPr="00224F64" w:rsidRDefault="008B77D0" w:rsidP="008B77D0">
      <w:pPr>
        <w:pStyle w:val="ListParagraph"/>
        <w:tabs>
          <w:tab w:val="left" w:pos="1180"/>
          <w:tab w:val="left" w:pos="1181"/>
        </w:tabs>
        <w:spacing w:before="22"/>
        <w:ind w:firstLine="0"/>
        <w:rPr>
          <w:sz w:val="28"/>
        </w:rPr>
      </w:pPr>
      <w:r w:rsidRPr="008B77D0">
        <w:rPr>
          <w:sz w:val="28"/>
        </w:rPr>
        <w:t>}</w:t>
      </w:r>
    </w:p>
    <w:p w14:paraId="3463C7A2" w14:textId="77777777" w:rsidR="00594048" w:rsidRDefault="00CF0667" w:rsidP="00467FB4">
      <w:pPr>
        <w:pStyle w:val="ListParagraph"/>
        <w:numPr>
          <w:ilvl w:val="0"/>
          <w:numId w:val="21"/>
        </w:numPr>
        <w:tabs>
          <w:tab w:val="left" w:pos="1180"/>
          <w:tab w:val="left" w:pos="1181"/>
        </w:tabs>
        <w:spacing w:before="26"/>
        <w:ind w:left="1180" w:hanging="1081"/>
        <w:rPr>
          <w:sz w:val="28"/>
        </w:rPr>
      </w:pPr>
      <w:r>
        <w:rPr>
          <w:sz w:val="28"/>
        </w:rPr>
        <w:t>Functional</w:t>
      </w:r>
      <w:r>
        <w:rPr>
          <w:spacing w:val="-3"/>
          <w:sz w:val="28"/>
        </w:rPr>
        <w:t xml:space="preserve"> </w:t>
      </w:r>
      <w:r>
        <w:rPr>
          <w:sz w:val="28"/>
        </w:rPr>
        <w:t>interface</w:t>
      </w:r>
      <w:r>
        <w:rPr>
          <w:spacing w:val="-3"/>
          <w:sz w:val="28"/>
        </w:rPr>
        <w:t xml:space="preserve"> </w:t>
      </w:r>
      <w:r>
        <w:rPr>
          <w:sz w:val="28"/>
        </w:rPr>
        <w:t>sub</w:t>
      </w:r>
      <w:r>
        <w:rPr>
          <w:spacing w:val="-5"/>
          <w:sz w:val="28"/>
        </w:rPr>
        <w:t xml:space="preserve"> </w:t>
      </w:r>
      <w:r>
        <w:rPr>
          <w:sz w:val="28"/>
        </w:rPr>
        <w:t>methods</w:t>
      </w:r>
      <w:r>
        <w:rPr>
          <w:spacing w:val="-1"/>
          <w:sz w:val="28"/>
        </w:rPr>
        <w:t xml:space="preserve"> </w:t>
      </w:r>
      <w:r>
        <w:rPr>
          <w:sz w:val="28"/>
        </w:rPr>
        <w:t>and</w:t>
      </w:r>
      <w:r>
        <w:rPr>
          <w:spacing w:val="-2"/>
          <w:sz w:val="28"/>
        </w:rPr>
        <w:t xml:space="preserve"> </w:t>
      </w:r>
      <w:r>
        <w:rPr>
          <w:sz w:val="28"/>
        </w:rPr>
        <w:t>types</w:t>
      </w:r>
    </w:p>
    <w:p w14:paraId="1A743A3B" w14:textId="3CF81E23" w:rsidR="001A4CDD" w:rsidRDefault="001A4CDD" w:rsidP="001A4CDD">
      <w:pPr>
        <w:pStyle w:val="Heading3"/>
        <w:shd w:val="clear" w:color="auto" w:fill="FFFFFF"/>
        <w:spacing w:before="360" w:after="360"/>
        <w:textAlignment w:val="baseline"/>
        <w:rPr>
          <w:rFonts w:ascii="Arial" w:eastAsia="Times New Roman" w:hAnsi="Arial" w:cs="Arial"/>
          <w:color w:val="273239"/>
          <w:spacing w:val="2"/>
          <w:sz w:val="28"/>
          <w:szCs w:val="28"/>
        </w:rPr>
      </w:pPr>
      <w:r>
        <w:rPr>
          <w:sz w:val="28"/>
        </w:rPr>
        <w:t>Ans:</w:t>
      </w:r>
      <w:r w:rsidRPr="001A4CDD">
        <w:rPr>
          <w:rFonts w:ascii="Arial" w:hAnsi="Arial" w:cs="Arial"/>
          <w:color w:val="273239"/>
          <w:spacing w:val="2"/>
          <w:sz w:val="28"/>
          <w:szCs w:val="28"/>
        </w:rPr>
        <w:t xml:space="preserve"> </w:t>
      </w:r>
      <w:r>
        <w:rPr>
          <w:rFonts w:ascii="Arial" w:hAnsi="Arial" w:cs="Arial"/>
          <w:color w:val="273239"/>
          <w:spacing w:val="2"/>
          <w:sz w:val="28"/>
          <w:szCs w:val="28"/>
        </w:rPr>
        <w:t>Some Built-in Java Functional Interfaces</w:t>
      </w:r>
    </w:p>
    <w:p w14:paraId="77EAB016" w14:textId="77777777" w:rsidR="001A4CDD" w:rsidRDefault="001A4CDD" w:rsidP="001A4CDD">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Since Java SE 1.8 onwards, there are many interfaces that are converted into functional interface. All these interfaces are annotated with @FunctionalInterface. These interfaces are as follows – </w:t>
      </w:r>
    </w:p>
    <w:p w14:paraId="01724737" w14:textId="77777777" w:rsidR="001A4CDD" w:rsidRDefault="001A4CDD" w:rsidP="00467FB4">
      <w:pPr>
        <w:widowControl/>
        <w:numPr>
          <w:ilvl w:val="0"/>
          <w:numId w:val="33"/>
        </w:numPr>
        <w:shd w:val="clear" w:color="auto" w:fill="FFFFFF"/>
        <w:autoSpaceDE/>
        <w:autoSpaceDN/>
        <w:ind w:left="108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Runnable –&gt;</w:t>
      </w:r>
      <w:r>
        <w:rPr>
          <w:rFonts w:ascii="Arial" w:hAnsi="Arial" w:cs="Arial"/>
          <w:color w:val="273239"/>
          <w:spacing w:val="2"/>
          <w:sz w:val="26"/>
          <w:szCs w:val="26"/>
        </w:rPr>
        <w:t> This interface only contains the run() method.</w:t>
      </w:r>
    </w:p>
    <w:p w14:paraId="1822A8FA" w14:textId="77777777" w:rsidR="001A4CDD" w:rsidRDefault="001A4CDD" w:rsidP="00467FB4">
      <w:pPr>
        <w:widowControl/>
        <w:numPr>
          <w:ilvl w:val="0"/>
          <w:numId w:val="33"/>
        </w:numPr>
        <w:shd w:val="clear" w:color="auto" w:fill="FFFFFF"/>
        <w:autoSpaceDE/>
        <w:autoSpaceDN/>
        <w:ind w:left="108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Comparable –&gt;</w:t>
      </w:r>
      <w:r>
        <w:rPr>
          <w:rFonts w:ascii="Arial" w:hAnsi="Arial" w:cs="Arial"/>
          <w:color w:val="273239"/>
          <w:spacing w:val="2"/>
          <w:sz w:val="26"/>
          <w:szCs w:val="26"/>
        </w:rPr>
        <w:t> This interface only contains the compareTo() method.</w:t>
      </w:r>
    </w:p>
    <w:p w14:paraId="04B947CE" w14:textId="77777777" w:rsidR="001A4CDD" w:rsidRDefault="001A4CDD" w:rsidP="00467FB4">
      <w:pPr>
        <w:widowControl/>
        <w:numPr>
          <w:ilvl w:val="0"/>
          <w:numId w:val="33"/>
        </w:numPr>
        <w:shd w:val="clear" w:color="auto" w:fill="FFFFFF"/>
        <w:autoSpaceDE/>
        <w:autoSpaceDN/>
        <w:ind w:left="108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ActionListener –&gt;</w:t>
      </w:r>
      <w:r>
        <w:rPr>
          <w:rFonts w:ascii="Arial" w:hAnsi="Arial" w:cs="Arial"/>
          <w:color w:val="273239"/>
          <w:spacing w:val="2"/>
          <w:sz w:val="26"/>
          <w:szCs w:val="26"/>
        </w:rPr>
        <w:t> This interface only contains the actionPerformed() method.</w:t>
      </w:r>
    </w:p>
    <w:p w14:paraId="530465AA" w14:textId="77777777" w:rsidR="001A4CDD" w:rsidRDefault="001A4CDD" w:rsidP="00467FB4">
      <w:pPr>
        <w:widowControl/>
        <w:numPr>
          <w:ilvl w:val="0"/>
          <w:numId w:val="33"/>
        </w:numPr>
        <w:shd w:val="clear" w:color="auto" w:fill="FFFFFF"/>
        <w:autoSpaceDE/>
        <w:autoSpaceDN/>
        <w:ind w:left="108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Callable –&gt;</w:t>
      </w:r>
      <w:r>
        <w:rPr>
          <w:rFonts w:ascii="Arial" w:hAnsi="Arial" w:cs="Arial"/>
          <w:color w:val="273239"/>
          <w:spacing w:val="2"/>
          <w:sz w:val="26"/>
          <w:szCs w:val="26"/>
        </w:rPr>
        <w:t> This interface only contains the call() method.</w:t>
      </w:r>
    </w:p>
    <w:p w14:paraId="6ABD1950" w14:textId="77777777" w:rsidR="001A4CDD" w:rsidRDefault="001A4CDD" w:rsidP="001A4CDD">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Java SE 8 included four main kinds of functional interfaces </w:t>
      </w:r>
      <w:r>
        <w:rPr>
          <w:rFonts w:ascii="Arial" w:hAnsi="Arial" w:cs="Arial"/>
          <w:color w:val="273239"/>
          <w:spacing w:val="2"/>
          <w:sz w:val="26"/>
          <w:szCs w:val="26"/>
        </w:rPr>
        <w:t>which can be applied in multiple situations. These are:</w:t>
      </w:r>
    </w:p>
    <w:p w14:paraId="7380FF74" w14:textId="77777777" w:rsidR="001A4CDD" w:rsidRDefault="001A4CDD" w:rsidP="00467FB4">
      <w:pPr>
        <w:widowControl/>
        <w:numPr>
          <w:ilvl w:val="0"/>
          <w:numId w:val="34"/>
        </w:numPr>
        <w:shd w:val="clear" w:color="auto" w:fill="FFFFFF"/>
        <w:autoSpaceDE/>
        <w:autoSpaceDN/>
        <w:ind w:left="1080"/>
        <w:textAlignment w:val="baseline"/>
        <w:rPr>
          <w:rFonts w:ascii="Arial" w:hAnsi="Arial" w:cs="Arial"/>
          <w:color w:val="273239"/>
          <w:spacing w:val="2"/>
          <w:sz w:val="26"/>
          <w:szCs w:val="26"/>
        </w:rPr>
      </w:pPr>
      <w:r>
        <w:rPr>
          <w:rFonts w:ascii="Arial" w:hAnsi="Arial" w:cs="Arial"/>
          <w:color w:val="273239"/>
          <w:spacing w:val="2"/>
          <w:sz w:val="26"/>
          <w:szCs w:val="26"/>
        </w:rPr>
        <w:t>Consumer</w:t>
      </w:r>
    </w:p>
    <w:p w14:paraId="36D50CD6" w14:textId="77777777" w:rsidR="001A4CDD" w:rsidRDefault="001A4CDD" w:rsidP="00467FB4">
      <w:pPr>
        <w:widowControl/>
        <w:numPr>
          <w:ilvl w:val="0"/>
          <w:numId w:val="34"/>
        </w:numPr>
        <w:shd w:val="clear" w:color="auto" w:fill="FFFFFF"/>
        <w:autoSpaceDE/>
        <w:autoSpaceDN/>
        <w:ind w:left="1080"/>
        <w:textAlignment w:val="baseline"/>
        <w:rPr>
          <w:rFonts w:ascii="Arial" w:hAnsi="Arial" w:cs="Arial"/>
          <w:color w:val="273239"/>
          <w:spacing w:val="2"/>
          <w:sz w:val="26"/>
          <w:szCs w:val="26"/>
        </w:rPr>
      </w:pPr>
      <w:r>
        <w:rPr>
          <w:rFonts w:ascii="Arial" w:hAnsi="Arial" w:cs="Arial"/>
          <w:color w:val="273239"/>
          <w:spacing w:val="2"/>
          <w:sz w:val="26"/>
          <w:szCs w:val="26"/>
        </w:rPr>
        <w:t>Predicate</w:t>
      </w:r>
    </w:p>
    <w:p w14:paraId="265A45C9" w14:textId="77777777" w:rsidR="001A4CDD" w:rsidRDefault="001A4CDD" w:rsidP="00467FB4">
      <w:pPr>
        <w:widowControl/>
        <w:numPr>
          <w:ilvl w:val="0"/>
          <w:numId w:val="34"/>
        </w:numPr>
        <w:shd w:val="clear" w:color="auto" w:fill="FFFFFF"/>
        <w:autoSpaceDE/>
        <w:autoSpaceDN/>
        <w:ind w:left="1080"/>
        <w:textAlignment w:val="baseline"/>
        <w:rPr>
          <w:rFonts w:ascii="Arial" w:hAnsi="Arial" w:cs="Arial"/>
          <w:color w:val="273239"/>
          <w:spacing w:val="2"/>
          <w:sz w:val="26"/>
          <w:szCs w:val="26"/>
        </w:rPr>
      </w:pPr>
      <w:r>
        <w:rPr>
          <w:rFonts w:ascii="Arial" w:hAnsi="Arial" w:cs="Arial"/>
          <w:color w:val="273239"/>
          <w:spacing w:val="2"/>
          <w:sz w:val="26"/>
          <w:szCs w:val="26"/>
        </w:rPr>
        <w:t>Function </w:t>
      </w:r>
    </w:p>
    <w:p w14:paraId="7033F3E7" w14:textId="77777777" w:rsidR="001A4CDD" w:rsidRDefault="001A4CDD" w:rsidP="00467FB4">
      <w:pPr>
        <w:widowControl/>
        <w:numPr>
          <w:ilvl w:val="0"/>
          <w:numId w:val="34"/>
        </w:numPr>
        <w:shd w:val="clear" w:color="auto" w:fill="FFFFFF"/>
        <w:autoSpaceDE/>
        <w:autoSpaceDN/>
        <w:ind w:left="1080"/>
        <w:textAlignment w:val="baseline"/>
        <w:rPr>
          <w:rFonts w:ascii="Arial" w:hAnsi="Arial" w:cs="Arial"/>
          <w:color w:val="273239"/>
          <w:spacing w:val="2"/>
          <w:sz w:val="26"/>
          <w:szCs w:val="26"/>
        </w:rPr>
      </w:pPr>
      <w:r>
        <w:rPr>
          <w:rFonts w:ascii="Arial" w:hAnsi="Arial" w:cs="Arial"/>
          <w:color w:val="273239"/>
          <w:spacing w:val="2"/>
          <w:sz w:val="26"/>
          <w:szCs w:val="26"/>
        </w:rPr>
        <w:t>Supplier</w:t>
      </w:r>
    </w:p>
    <w:p w14:paraId="1420D47D" w14:textId="77777777" w:rsidR="001A4CDD" w:rsidRDefault="001A4CDD" w:rsidP="001A4CDD">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Amidst the previous four interfaces, the first three interfaces,i.e., Consumer, Predicate, and Function, likewise have additions that are provided beneath – </w:t>
      </w:r>
    </w:p>
    <w:p w14:paraId="4A8484B8" w14:textId="77777777" w:rsidR="001A4CDD" w:rsidRDefault="001A4CDD" w:rsidP="00467FB4">
      <w:pPr>
        <w:widowControl/>
        <w:numPr>
          <w:ilvl w:val="0"/>
          <w:numId w:val="35"/>
        </w:numPr>
        <w:shd w:val="clear" w:color="auto" w:fill="FFFFFF"/>
        <w:autoSpaceDE/>
        <w:autoSpaceDN/>
        <w:ind w:left="1080"/>
        <w:textAlignment w:val="baseline"/>
        <w:rPr>
          <w:rFonts w:ascii="Arial" w:hAnsi="Arial" w:cs="Arial"/>
          <w:color w:val="273239"/>
          <w:spacing w:val="2"/>
          <w:sz w:val="26"/>
          <w:szCs w:val="26"/>
        </w:rPr>
      </w:pPr>
      <w:r>
        <w:rPr>
          <w:rFonts w:ascii="Arial" w:hAnsi="Arial" w:cs="Arial"/>
          <w:color w:val="273239"/>
          <w:spacing w:val="2"/>
          <w:sz w:val="26"/>
          <w:szCs w:val="26"/>
        </w:rPr>
        <w:t>Consumer -&gt; Bi-Consumer</w:t>
      </w:r>
    </w:p>
    <w:p w14:paraId="58E4615B" w14:textId="77777777" w:rsidR="001A4CDD" w:rsidRDefault="001A4CDD" w:rsidP="00467FB4">
      <w:pPr>
        <w:widowControl/>
        <w:numPr>
          <w:ilvl w:val="0"/>
          <w:numId w:val="35"/>
        </w:numPr>
        <w:shd w:val="clear" w:color="auto" w:fill="FFFFFF"/>
        <w:autoSpaceDE/>
        <w:autoSpaceDN/>
        <w:ind w:left="1080"/>
        <w:textAlignment w:val="baseline"/>
        <w:rPr>
          <w:rFonts w:ascii="Arial" w:hAnsi="Arial" w:cs="Arial"/>
          <w:color w:val="273239"/>
          <w:spacing w:val="2"/>
          <w:sz w:val="26"/>
          <w:szCs w:val="26"/>
        </w:rPr>
      </w:pPr>
      <w:r>
        <w:rPr>
          <w:rFonts w:ascii="Arial" w:hAnsi="Arial" w:cs="Arial"/>
          <w:color w:val="273239"/>
          <w:spacing w:val="2"/>
          <w:sz w:val="26"/>
          <w:szCs w:val="26"/>
        </w:rPr>
        <w:t>Predicate -&gt; Bi-Predicate</w:t>
      </w:r>
    </w:p>
    <w:p w14:paraId="4C77CA15" w14:textId="77777777" w:rsidR="001A4CDD" w:rsidRDefault="001A4CDD" w:rsidP="00467FB4">
      <w:pPr>
        <w:widowControl/>
        <w:numPr>
          <w:ilvl w:val="0"/>
          <w:numId w:val="35"/>
        </w:numPr>
        <w:shd w:val="clear" w:color="auto" w:fill="FFFFFF"/>
        <w:autoSpaceDE/>
        <w:autoSpaceDN/>
        <w:ind w:left="1080"/>
        <w:textAlignment w:val="baseline"/>
        <w:rPr>
          <w:rFonts w:ascii="Arial" w:hAnsi="Arial" w:cs="Arial"/>
          <w:color w:val="273239"/>
          <w:spacing w:val="2"/>
          <w:sz w:val="26"/>
          <w:szCs w:val="26"/>
        </w:rPr>
      </w:pPr>
      <w:r>
        <w:rPr>
          <w:rFonts w:ascii="Arial" w:hAnsi="Arial" w:cs="Arial"/>
          <w:color w:val="273239"/>
          <w:spacing w:val="2"/>
          <w:sz w:val="26"/>
          <w:szCs w:val="26"/>
        </w:rPr>
        <w:t>Function -&gt; Bi-Function, Unary Operator, Binary Operator </w:t>
      </w:r>
    </w:p>
    <w:p w14:paraId="7A414336" w14:textId="77777777" w:rsidR="005D74E3" w:rsidRPr="00225F6A" w:rsidRDefault="005D74E3" w:rsidP="00225F6A">
      <w:pPr>
        <w:pStyle w:val="Heading4"/>
        <w:shd w:val="clear" w:color="auto" w:fill="FFFFFF"/>
        <w:spacing w:before="0"/>
        <w:textAlignment w:val="baseline"/>
        <w:rPr>
          <w:rFonts w:ascii="Arial" w:eastAsia="Times New Roman" w:hAnsi="Arial" w:cs="Arial"/>
          <w:b/>
          <w:bCs/>
          <w:i w:val="0"/>
          <w:iCs w:val="0"/>
          <w:color w:val="273239"/>
          <w:spacing w:val="2"/>
          <w:sz w:val="20"/>
          <w:szCs w:val="20"/>
          <w:u w:val="single"/>
        </w:rPr>
      </w:pPr>
      <w:r w:rsidRPr="00225F6A">
        <w:rPr>
          <w:rFonts w:ascii="Arial" w:hAnsi="Arial" w:cs="Arial"/>
          <w:b/>
          <w:bCs/>
          <w:i w:val="0"/>
          <w:iCs w:val="0"/>
          <w:color w:val="273239"/>
          <w:spacing w:val="2"/>
          <w:u w:val="single"/>
        </w:rPr>
        <w:t>1. Consumer </w:t>
      </w:r>
    </w:p>
    <w:p w14:paraId="34BC69BA" w14:textId="77777777" w:rsidR="005D74E3" w:rsidRPr="00225F6A" w:rsidRDefault="005D74E3" w:rsidP="00225F6A">
      <w:pPr>
        <w:pStyle w:val="NormalWeb"/>
        <w:shd w:val="clear" w:color="auto" w:fill="FFFFFF"/>
        <w:spacing w:before="0" w:beforeAutospacing="0" w:after="150" w:afterAutospacing="0"/>
        <w:textAlignment w:val="baseline"/>
        <w:rPr>
          <w:rFonts w:ascii="Arial" w:hAnsi="Arial" w:cs="Arial"/>
          <w:color w:val="273239"/>
          <w:spacing w:val="2"/>
        </w:rPr>
      </w:pPr>
      <w:r w:rsidRPr="00225F6A">
        <w:rPr>
          <w:rFonts w:ascii="Arial" w:hAnsi="Arial" w:cs="Arial"/>
          <w:color w:val="273239"/>
          <w:spacing w:val="2"/>
        </w:rPr>
        <w:t>The consumer interface of the functional interface is the one that accepts only one argument or a gentrified argument. The consumer interface has no return value. </w:t>
      </w:r>
    </w:p>
    <w:p w14:paraId="6779212E" w14:textId="77777777" w:rsidR="001E3B86" w:rsidRPr="001E3B86" w:rsidRDefault="001E3B86" w:rsidP="00225F6A">
      <w:pPr>
        <w:pStyle w:val="ListParagraph"/>
        <w:tabs>
          <w:tab w:val="left" w:pos="1180"/>
          <w:tab w:val="left" w:pos="1181"/>
        </w:tabs>
        <w:spacing w:before="26"/>
        <w:ind w:left="1440"/>
        <w:rPr>
          <w:sz w:val="24"/>
          <w:szCs w:val="20"/>
          <w:lang w:val="en-IN"/>
        </w:rPr>
      </w:pPr>
      <w:r w:rsidRPr="001E3B86">
        <w:rPr>
          <w:b/>
          <w:bCs/>
          <w:sz w:val="24"/>
          <w:szCs w:val="20"/>
          <w:lang w:val="en-IN"/>
        </w:rPr>
        <w:t>Syntax / Prototype of Consumer Functional Interface – </w:t>
      </w:r>
    </w:p>
    <w:p w14:paraId="2E308AAE" w14:textId="18B538E4" w:rsidR="001A4CDD" w:rsidRPr="00225F6A" w:rsidRDefault="001E3B86" w:rsidP="00225F6A">
      <w:pPr>
        <w:pStyle w:val="ListParagraph"/>
        <w:tabs>
          <w:tab w:val="left" w:pos="1180"/>
          <w:tab w:val="left" w:pos="1181"/>
        </w:tabs>
        <w:spacing w:before="26"/>
        <w:ind w:left="1440"/>
        <w:rPr>
          <w:sz w:val="24"/>
          <w:szCs w:val="20"/>
          <w:lang w:val="en-IN"/>
        </w:rPr>
      </w:pPr>
      <w:r w:rsidRPr="001E3B86">
        <w:rPr>
          <w:sz w:val="24"/>
          <w:szCs w:val="20"/>
          <w:lang w:val="en-IN"/>
        </w:rPr>
        <w:t>Consumer&lt;Integer&gt; consumer = (value) -&gt; System.out.println(value);</w:t>
      </w:r>
    </w:p>
    <w:p w14:paraId="6A3DEE4A" w14:textId="609EB4B9" w:rsidR="00225F6A" w:rsidRPr="00225F6A" w:rsidRDefault="00225F6A" w:rsidP="00225F6A">
      <w:pPr>
        <w:pStyle w:val="ListParagraph"/>
        <w:tabs>
          <w:tab w:val="left" w:pos="1180"/>
          <w:tab w:val="left" w:pos="1181"/>
        </w:tabs>
        <w:spacing w:before="26"/>
        <w:ind w:left="1440"/>
        <w:rPr>
          <w:b/>
          <w:bCs/>
          <w:sz w:val="24"/>
          <w:szCs w:val="20"/>
          <w:u w:val="single"/>
          <w:lang w:val="en-IN"/>
        </w:rPr>
      </w:pPr>
      <w:r w:rsidRPr="00225F6A">
        <w:rPr>
          <w:b/>
          <w:bCs/>
          <w:sz w:val="24"/>
          <w:szCs w:val="20"/>
          <w:u w:val="single"/>
          <w:lang w:val="en-IN"/>
        </w:rPr>
        <w:t>2.predicate</w:t>
      </w:r>
    </w:p>
    <w:p w14:paraId="55C0AF21" w14:textId="0AAAC2DE" w:rsidR="00225F6A" w:rsidRDefault="00225F6A" w:rsidP="00225F6A">
      <w:pPr>
        <w:pStyle w:val="ListParagraph"/>
        <w:tabs>
          <w:tab w:val="left" w:pos="1180"/>
          <w:tab w:val="left" w:pos="1181"/>
        </w:tabs>
        <w:spacing w:before="26"/>
        <w:ind w:left="1440"/>
        <w:rPr>
          <w:sz w:val="24"/>
          <w:szCs w:val="20"/>
        </w:rPr>
      </w:pPr>
      <w:r w:rsidRPr="00FF678F">
        <w:rPr>
          <w:b/>
          <w:bCs/>
          <w:sz w:val="24"/>
          <w:szCs w:val="20"/>
        </w:rPr>
        <w:lastRenderedPageBreak/>
        <w:t> predicate functional</w:t>
      </w:r>
      <w:r w:rsidRPr="00225F6A">
        <w:rPr>
          <w:sz w:val="24"/>
          <w:szCs w:val="20"/>
        </w:rPr>
        <w:t xml:space="preserve"> interface of java is a type of function which accepts a single value or argument and does some sort of processing on it, and returns a boolean (True/ False) answer. The implementation of the Predicate functional interface also encapsulates the logic of filtering (a process that is used to filter stream components on the base of a provided predicate) in Java.</w:t>
      </w:r>
    </w:p>
    <w:p w14:paraId="31833A58" w14:textId="7C78056F" w:rsidR="00E74FF1" w:rsidRDefault="00A4635C" w:rsidP="00225F6A">
      <w:pPr>
        <w:pStyle w:val="ListParagraph"/>
        <w:tabs>
          <w:tab w:val="left" w:pos="1180"/>
          <w:tab w:val="left" w:pos="1181"/>
        </w:tabs>
        <w:spacing w:before="26"/>
        <w:ind w:left="1440"/>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Bi-Predicate – </w:t>
      </w:r>
      <w:r>
        <w:rPr>
          <w:rFonts w:ascii="Arial" w:hAnsi="Arial" w:cs="Arial"/>
          <w:color w:val="273239"/>
          <w:spacing w:val="2"/>
          <w:sz w:val="26"/>
          <w:szCs w:val="26"/>
          <w:shd w:val="clear" w:color="auto" w:fill="FFFFFF"/>
        </w:rPr>
        <w:t>Bi-Predicate is also an extension of the Predicate functional interface, which, instead of one, takes two arguments, does some processing, and returns the boolean value.</w:t>
      </w:r>
    </w:p>
    <w:p w14:paraId="7CC2BF81" w14:textId="58850E93" w:rsidR="00FF545F" w:rsidRPr="00FF545F" w:rsidRDefault="00FF545F" w:rsidP="00FF545F">
      <w:pPr>
        <w:pStyle w:val="ListParagraph"/>
        <w:tabs>
          <w:tab w:val="left" w:pos="1180"/>
          <w:tab w:val="left" w:pos="1181"/>
        </w:tabs>
        <w:spacing w:before="26"/>
        <w:ind w:left="1440"/>
        <w:rPr>
          <w:sz w:val="24"/>
          <w:szCs w:val="20"/>
          <w:lang w:val="en-IN"/>
        </w:rPr>
      </w:pPr>
      <w:r>
        <w:rPr>
          <w:sz w:val="24"/>
          <w:szCs w:val="20"/>
          <w:lang w:val="en-IN"/>
        </w:rPr>
        <w:tab/>
      </w:r>
      <w:r w:rsidRPr="00FF545F">
        <w:rPr>
          <w:b/>
          <w:bCs/>
          <w:sz w:val="24"/>
          <w:szCs w:val="20"/>
          <w:lang w:val="en-IN"/>
        </w:rPr>
        <w:tab/>
      </w:r>
      <w:r w:rsidRPr="00FF545F">
        <w:rPr>
          <w:b/>
          <w:bCs/>
          <w:sz w:val="24"/>
          <w:szCs w:val="20"/>
          <w:lang w:val="en-IN"/>
        </w:rPr>
        <w:tab/>
        <w:t>Syntax</w:t>
      </w:r>
      <w:r>
        <w:rPr>
          <w:sz w:val="24"/>
          <w:szCs w:val="20"/>
          <w:lang w:val="en-IN"/>
        </w:rPr>
        <w:t>:</w:t>
      </w:r>
      <w:r>
        <w:rPr>
          <w:sz w:val="24"/>
          <w:szCs w:val="20"/>
          <w:lang w:val="en-IN"/>
        </w:rPr>
        <w:tab/>
      </w:r>
      <w:r w:rsidRPr="00FF545F">
        <w:rPr>
          <w:sz w:val="24"/>
          <w:szCs w:val="20"/>
          <w:lang w:val="en-IN"/>
        </w:rPr>
        <w:t>Predicate predicate = (value) -&gt; value != null;</w:t>
      </w:r>
    </w:p>
    <w:p w14:paraId="791E3CDE" w14:textId="77777777" w:rsidR="003271CC" w:rsidRPr="003271CC" w:rsidRDefault="00FF545F" w:rsidP="003271CC">
      <w:pPr>
        <w:pStyle w:val="Heading4"/>
        <w:shd w:val="clear" w:color="auto" w:fill="FFFFFF"/>
        <w:spacing w:before="0"/>
        <w:textAlignment w:val="baseline"/>
        <w:rPr>
          <w:rFonts w:ascii="Arial" w:eastAsia="Times New Roman" w:hAnsi="Arial" w:cs="Arial"/>
          <w:b/>
          <w:bCs/>
          <w:i w:val="0"/>
          <w:iCs w:val="0"/>
          <w:color w:val="273239"/>
          <w:spacing w:val="2"/>
          <w:u w:val="single"/>
        </w:rPr>
      </w:pPr>
      <w:r>
        <w:rPr>
          <w:sz w:val="24"/>
          <w:szCs w:val="20"/>
          <w:lang w:val="en-IN"/>
        </w:rPr>
        <w:tab/>
      </w:r>
      <w:r w:rsidR="003271CC" w:rsidRPr="003271CC">
        <w:rPr>
          <w:rFonts w:ascii="Arial" w:hAnsi="Arial" w:cs="Arial"/>
          <w:b/>
          <w:bCs/>
          <w:i w:val="0"/>
          <w:iCs w:val="0"/>
          <w:color w:val="273239"/>
          <w:spacing w:val="2"/>
          <w:u w:val="single"/>
        </w:rPr>
        <w:t>3. Function  </w:t>
      </w:r>
    </w:p>
    <w:p w14:paraId="1812022B" w14:textId="77777777" w:rsidR="003271CC" w:rsidRDefault="003271CC" w:rsidP="003271CC">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A function is a type of functional interface in Java that receives only a single argument and returns a value after the required processing</w:t>
      </w:r>
    </w:p>
    <w:p w14:paraId="423A0DBB" w14:textId="77777777" w:rsidR="0071437D" w:rsidRPr="0071437D" w:rsidRDefault="0071437D" w:rsidP="0071437D">
      <w:pPr>
        <w:pStyle w:val="Heading4"/>
        <w:shd w:val="clear" w:color="auto" w:fill="FFFFFF"/>
        <w:spacing w:before="0"/>
        <w:textAlignment w:val="baseline"/>
        <w:rPr>
          <w:rFonts w:ascii="Arial" w:eastAsia="Times New Roman" w:hAnsi="Arial" w:cs="Arial"/>
          <w:b/>
          <w:bCs/>
          <w:i w:val="0"/>
          <w:iCs w:val="0"/>
          <w:color w:val="273239"/>
          <w:spacing w:val="2"/>
          <w:u w:val="single"/>
        </w:rPr>
      </w:pPr>
      <w:r w:rsidRPr="0071437D">
        <w:rPr>
          <w:rFonts w:ascii="Arial" w:hAnsi="Arial" w:cs="Arial"/>
          <w:b/>
          <w:bCs/>
          <w:i w:val="0"/>
          <w:iCs w:val="0"/>
          <w:color w:val="273239"/>
          <w:spacing w:val="2"/>
          <w:u w:val="single"/>
        </w:rPr>
        <w:t>4. Supplier </w:t>
      </w:r>
    </w:p>
    <w:p w14:paraId="482DA117" w14:textId="77777777" w:rsidR="0071437D" w:rsidRDefault="0071437D" w:rsidP="0071437D">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The Supplier functional interface is also a type of functional interface that does not take any input or argument and yet returns a single output.</w:t>
      </w:r>
    </w:p>
    <w:p w14:paraId="1663C901" w14:textId="05E9E64B" w:rsidR="00FF545F" w:rsidRPr="00225F6A" w:rsidRDefault="00FF545F" w:rsidP="00225F6A">
      <w:pPr>
        <w:pStyle w:val="ListParagraph"/>
        <w:tabs>
          <w:tab w:val="left" w:pos="1180"/>
          <w:tab w:val="left" w:pos="1181"/>
        </w:tabs>
        <w:spacing w:before="26"/>
        <w:ind w:left="1440"/>
        <w:rPr>
          <w:sz w:val="24"/>
          <w:szCs w:val="20"/>
          <w:lang w:val="en-IN"/>
        </w:rPr>
      </w:pPr>
    </w:p>
    <w:p w14:paraId="72EE5369" w14:textId="5DCE01CA" w:rsidR="00594048" w:rsidRDefault="00CF0667" w:rsidP="00467FB4">
      <w:pPr>
        <w:pStyle w:val="ListParagraph"/>
        <w:numPr>
          <w:ilvl w:val="0"/>
          <w:numId w:val="21"/>
        </w:numPr>
        <w:tabs>
          <w:tab w:val="left" w:pos="1180"/>
          <w:tab w:val="left" w:pos="1181"/>
        </w:tabs>
        <w:spacing w:before="27"/>
        <w:ind w:left="1180" w:hanging="1081"/>
        <w:rPr>
          <w:sz w:val="28"/>
        </w:rPr>
      </w:pPr>
      <w:r>
        <w:rPr>
          <w:sz w:val="28"/>
        </w:rPr>
        <w:t>How</w:t>
      </w:r>
      <w:r>
        <w:rPr>
          <w:spacing w:val="-4"/>
          <w:sz w:val="28"/>
        </w:rPr>
        <w:t xml:space="preserve"> </w:t>
      </w:r>
      <w:r>
        <w:rPr>
          <w:sz w:val="28"/>
        </w:rPr>
        <w:t>will</w:t>
      </w:r>
      <w:r>
        <w:rPr>
          <w:spacing w:val="-1"/>
          <w:sz w:val="28"/>
        </w:rPr>
        <w:t xml:space="preserve"> </w:t>
      </w:r>
      <w:r>
        <w:rPr>
          <w:sz w:val="28"/>
        </w:rPr>
        <w:t>you</w:t>
      </w:r>
      <w:r>
        <w:rPr>
          <w:spacing w:val="-2"/>
          <w:sz w:val="28"/>
        </w:rPr>
        <w:t xml:space="preserve"> </w:t>
      </w:r>
      <w:r>
        <w:rPr>
          <w:sz w:val="28"/>
        </w:rPr>
        <w:t>pass</w:t>
      </w:r>
      <w:r>
        <w:rPr>
          <w:spacing w:val="-4"/>
          <w:sz w:val="28"/>
        </w:rPr>
        <w:t xml:space="preserve"> </w:t>
      </w:r>
      <w:r>
        <w:rPr>
          <w:sz w:val="28"/>
        </w:rPr>
        <w:t>xml</w:t>
      </w:r>
      <w:r>
        <w:rPr>
          <w:spacing w:val="-2"/>
          <w:sz w:val="28"/>
        </w:rPr>
        <w:t xml:space="preserve"> </w:t>
      </w:r>
      <w:r>
        <w:rPr>
          <w:sz w:val="28"/>
        </w:rPr>
        <w:t>in</w:t>
      </w:r>
      <w:r>
        <w:rPr>
          <w:spacing w:val="-1"/>
          <w:sz w:val="28"/>
        </w:rPr>
        <w:t xml:space="preserve"> </w:t>
      </w:r>
      <w:r>
        <w:rPr>
          <w:sz w:val="28"/>
        </w:rPr>
        <w:t>application</w:t>
      </w:r>
      <w:r>
        <w:rPr>
          <w:spacing w:val="62"/>
          <w:sz w:val="28"/>
        </w:rPr>
        <w:t xml:space="preserve"> </w:t>
      </w:r>
      <w:r>
        <w:rPr>
          <w:sz w:val="28"/>
        </w:rPr>
        <w:t>Properties?</w:t>
      </w:r>
    </w:p>
    <w:p w14:paraId="41E9C75A" w14:textId="77777777" w:rsidR="007226A2" w:rsidRDefault="007226A2" w:rsidP="007226A2">
      <w:pPr>
        <w:pStyle w:val="NormalWeb"/>
        <w:shd w:val="clear" w:color="auto" w:fill="FFFFFF"/>
        <w:spacing w:before="0" w:beforeAutospacing="0" w:after="360" w:afterAutospacing="0"/>
        <w:rPr>
          <w:rFonts w:ascii="Raleway" w:hAnsi="Raleway"/>
          <w:color w:val="000000"/>
          <w:sz w:val="27"/>
          <w:szCs w:val="27"/>
        </w:rPr>
      </w:pPr>
      <w:r>
        <w:rPr>
          <w:rFonts w:ascii="Raleway" w:hAnsi="Raleway"/>
          <w:color w:val="000000"/>
          <w:sz w:val="27"/>
          <w:szCs w:val="27"/>
        </w:rPr>
        <w:t>To convert XML file into properties file, best way is to use </w:t>
      </w:r>
      <w:r>
        <w:rPr>
          <w:rStyle w:val="HTMLCode"/>
          <w:rFonts w:ascii="Cascadia Mono" w:hAnsi="Cascadia Mono" w:cs="Cascadia Mono"/>
          <w:color w:val="000000"/>
          <w:sz w:val="26"/>
          <w:szCs w:val="26"/>
        </w:rPr>
        <w:t>java.util.Properties</w:t>
      </w:r>
      <w:r>
        <w:rPr>
          <w:rFonts w:ascii="Raleway" w:hAnsi="Raleway"/>
          <w:color w:val="000000"/>
          <w:sz w:val="27"/>
          <w:szCs w:val="27"/>
        </w:rPr>
        <w:t> class. Process is :</w:t>
      </w:r>
    </w:p>
    <w:p w14:paraId="409197A5" w14:textId="77777777" w:rsidR="007226A2" w:rsidRDefault="007226A2" w:rsidP="00467FB4">
      <w:pPr>
        <w:widowControl/>
        <w:numPr>
          <w:ilvl w:val="0"/>
          <w:numId w:val="36"/>
        </w:numPr>
        <w:shd w:val="clear" w:color="auto" w:fill="FFFFFF"/>
        <w:autoSpaceDE/>
        <w:autoSpaceDN/>
        <w:spacing w:after="150"/>
        <w:ind w:left="1440"/>
        <w:rPr>
          <w:rFonts w:ascii="Raleway" w:hAnsi="Raleway"/>
          <w:color w:val="000000"/>
          <w:sz w:val="27"/>
          <w:szCs w:val="27"/>
        </w:rPr>
      </w:pPr>
      <w:r>
        <w:rPr>
          <w:rFonts w:ascii="Raleway" w:hAnsi="Raleway"/>
          <w:color w:val="000000"/>
          <w:sz w:val="27"/>
          <w:szCs w:val="27"/>
        </w:rPr>
        <w:t>Load XML file into </w:t>
      </w:r>
      <w:r>
        <w:rPr>
          <w:rStyle w:val="HTMLCode"/>
          <w:rFonts w:ascii="Cascadia Mono" w:eastAsia="Calibri" w:hAnsi="Cascadia Mono" w:cs="Cascadia Mono"/>
          <w:color w:val="000000"/>
          <w:sz w:val="26"/>
          <w:szCs w:val="26"/>
        </w:rPr>
        <w:t>java.util.Properties</w:t>
      </w:r>
      <w:r>
        <w:rPr>
          <w:rFonts w:ascii="Raleway" w:hAnsi="Raleway"/>
          <w:color w:val="000000"/>
          <w:sz w:val="27"/>
          <w:szCs w:val="27"/>
        </w:rPr>
        <w:t> class object, using </w:t>
      </w:r>
      <w:r w:rsidR="00681966">
        <w:fldChar w:fldCharType="begin"/>
      </w:r>
      <w:r w:rsidR="00681966">
        <w:instrText xml:space="preserve"> HYPERLINK "https://docs.oracle.com/javase/10/docs/api/java/util/Properties.html" \l "loadFromXML(java.io.InputStream)" \t "_blank" </w:instrText>
      </w:r>
      <w:r w:rsidR="00681966">
        <w:fldChar w:fldCharType="separate"/>
      </w:r>
      <w:r>
        <w:rPr>
          <w:rStyle w:val="Hyperlink"/>
          <w:rFonts w:ascii="Cascadia Mono" w:hAnsi="Cascadia Mono" w:cs="Cascadia Mono"/>
          <w:color w:val="0556F3"/>
          <w:sz w:val="26"/>
          <w:szCs w:val="26"/>
        </w:rPr>
        <w:t>Properties.loadFromXML()</w:t>
      </w:r>
      <w:r w:rsidR="00681966">
        <w:rPr>
          <w:rStyle w:val="Hyperlink"/>
          <w:rFonts w:ascii="Cascadia Mono" w:hAnsi="Cascadia Mono" w:cs="Cascadia Mono"/>
          <w:color w:val="0556F3"/>
          <w:sz w:val="26"/>
          <w:szCs w:val="26"/>
        </w:rPr>
        <w:fldChar w:fldCharType="end"/>
      </w:r>
      <w:r>
        <w:rPr>
          <w:rFonts w:ascii="Raleway" w:hAnsi="Raleway"/>
          <w:color w:val="000000"/>
          <w:sz w:val="27"/>
          <w:szCs w:val="27"/>
        </w:rPr>
        <w:t> method.</w:t>
      </w:r>
    </w:p>
    <w:p w14:paraId="2C736784" w14:textId="77777777" w:rsidR="007226A2" w:rsidRDefault="007226A2" w:rsidP="00467FB4">
      <w:pPr>
        <w:widowControl/>
        <w:numPr>
          <w:ilvl w:val="0"/>
          <w:numId w:val="36"/>
        </w:numPr>
        <w:shd w:val="clear" w:color="auto" w:fill="FFFFFF"/>
        <w:autoSpaceDE/>
        <w:autoSpaceDN/>
        <w:spacing w:after="150"/>
        <w:ind w:left="1440"/>
        <w:rPr>
          <w:rFonts w:ascii="Raleway" w:hAnsi="Raleway"/>
          <w:color w:val="000000"/>
          <w:sz w:val="27"/>
          <w:szCs w:val="27"/>
        </w:rPr>
      </w:pPr>
      <w:r>
        <w:rPr>
          <w:rFonts w:ascii="Raleway" w:hAnsi="Raleway"/>
          <w:color w:val="000000"/>
          <w:sz w:val="27"/>
          <w:szCs w:val="27"/>
        </w:rPr>
        <w:t>Use </w:t>
      </w:r>
      <w:r w:rsidR="00681966">
        <w:fldChar w:fldCharType="begin"/>
      </w:r>
      <w:r w:rsidR="00681966">
        <w:instrText xml:space="preserve"> HYPERLINK "https://docs.oracle.com/javase/10/docs/api/java/util/Properties.html" \l "store(java.io.OutputStream,java.lang.String)" \t "_blank" </w:instrText>
      </w:r>
      <w:r w:rsidR="00681966">
        <w:fldChar w:fldCharType="separate"/>
      </w:r>
      <w:r>
        <w:rPr>
          <w:rStyle w:val="Hyperlink"/>
          <w:rFonts w:ascii="Cascadia Mono" w:hAnsi="Cascadia Mono" w:cs="Cascadia Mono"/>
          <w:color w:val="0556F3"/>
          <w:sz w:val="26"/>
          <w:szCs w:val="26"/>
        </w:rPr>
        <w:t>Properties.store()</w:t>
      </w:r>
      <w:r w:rsidR="00681966">
        <w:rPr>
          <w:rStyle w:val="Hyperlink"/>
          <w:rFonts w:ascii="Cascadia Mono" w:hAnsi="Cascadia Mono" w:cs="Cascadia Mono"/>
          <w:color w:val="0556F3"/>
          <w:sz w:val="26"/>
          <w:szCs w:val="26"/>
        </w:rPr>
        <w:fldChar w:fldCharType="end"/>
      </w:r>
      <w:r>
        <w:rPr>
          <w:rFonts w:ascii="Raleway" w:hAnsi="Raleway"/>
          <w:color w:val="000000"/>
          <w:sz w:val="27"/>
          <w:szCs w:val="27"/>
        </w:rPr>
        <w:t> method to write the content as properties.</w:t>
      </w:r>
    </w:p>
    <w:tbl>
      <w:tblPr>
        <w:tblW w:w="13026" w:type="dxa"/>
        <w:tblCellSpacing w:w="0" w:type="dxa"/>
        <w:tblCellMar>
          <w:left w:w="0" w:type="dxa"/>
          <w:right w:w="0" w:type="dxa"/>
        </w:tblCellMar>
        <w:tblLook w:val="04A0" w:firstRow="1" w:lastRow="0" w:firstColumn="1" w:lastColumn="0" w:noHBand="0" w:noVBand="1"/>
      </w:tblPr>
      <w:tblGrid>
        <w:gridCol w:w="13026"/>
      </w:tblGrid>
      <w:tr w:rsidR="007226A2" w14:paraId="752D82D3" w14:textId="77777777" w:rsidTr="007226A2">
        <w:trPr>
          <w:tblCellSpacing w:w="0" w:type="dxa"/>
        </w:trPr>
        <w:tc>
          <w:tcPr>
            <w:tcW w:w="13026" w:type="dxa"/>
            <w:tcBorders>
              <w:top w:val="nil"/>
              <w:left w:val="nil"/>
              <w:bottom w:val="nil"/>
              <w:right w:val="nil"/>
            </w:tcBorders>
            <w:vAlign w:val="bottom"/>
            <w:hideMark/>
          </w:tcPr>
          <w:p w14:paraId="6256ECDF" w14:textId="77777777" w:rsidR="007226A2" w:rsidRDefault="007226A2">
            <w:pPr>
              <w:shd w:val="clear" w:color="auto" w:fill="F8F8F8"/>
              <w:spacing w:line="343" w:lineRule="atLeast"/>
              <w:textAlignment w:val="baseline"/>
              <w:rPr>
                <w:rFonts w:ascii="Source Code Pro" w:hAnsi="Source Code Pro"/>
              </w:rPr>
            </w:pPr>
            <w:r>
              <w:rPr>
                <w:rStyle w:val="HTMLCode"/>
                <w:rFonts w:ascii="Source Code Pro" w:eastAsia="Calibri" w:hAnsi="Source Code Pro"/>
                <w:b/>
                <w:bCs/>
                <w:color w:val="7F0055"/>
                <w:bdr w:val="none" w:sz="0" w:space="0" w:color="auto" w:frame="1"/>
              </w:rPr>
              <w:t>package</w:t>
            </w:r>
            <w:r>
              <w:rPr>
                <w:rFonts w:ascii="Source Code Pro" w:hAnsi="Source Code Pro"/>
              </w:rPr>
              <w:t xml:space="preserve"> </w:t>
            </w:r>
            <w:r>
              <w:rPr>
                <w:rStyle w:val="HTMLCode"/>
                <w:rFonts w:ascii="Source Code Pro" w:eastAsia="Calibri" w:hAnsi="Source Code Pro"/>
                <w:color w:val="000000"/>
                <w:bdr w:val="none" w:sz="0" w:space="0" w:color="auto" w:frame="1"/>
              </w:rPr>
              <w:t>com.howtodoinjava.demo;</w:t>
            </w:r>
          </w:p>
          <w:p w14:paraId="3BCA1083" w14:textId="77777777" w:rsidR="007226A2" w:rsidRDefault="007226A2">
            <w:pPr>
              <w:shd w:val="clear" w:color="auto" w:fill="F8F8F8"/>
              <w:spacing w:line="343" w:lineRule="atLeast"/>
              <w:textAlignment w:val="baseline"/>
              <w:rPr>
                <w:rFonts w:ascii="Source Code Pro" w:hAnsi="Source Code Pro"/>
              </w:rPr>
            </w:pPr>
            <w:r>
              <w:rPr>
                <w:rFonts w:ascii="Source Code Pro" w:hAnsi="Source Code Pro"/>
              </w:rPr>
              <w:t> </w:t>
            </w:r>
          </w:p>
          <w:p w14:paraId="51E841D6" w14:textId="77777777" w:rsidR="007226A2" w:rsidRDefault="007226A2">
            <w:pPr>
              <w:shd w:val="clear" w:color="auto" w:fill="F8F8F8"/>
              <w:spacing w:line="343" w:lineRule="atLeast"/>
              <w:textAlignment w:val="baseline"/>
              <w:rPr>
                <w:rFonts w:ascii="Source Code Pro" w:hAnsi="Source Code Pro"/>
              </w:rPr>
            </w:pPr>
            <w:r>
              <w:rPr>
                <w:rStyle w:val="HTMLCode"/>
                <w:rFonts w:ascii="Source Code Pro" w:eastAsia="Calibri" w:hAnsi="Source Code Pro"/>
                <w:b/>
                <w:bCs/>
                <w:color w:val="7F0055"/>
                <w:bdr w:val="none" w:sz="0" w:space="0" w:color="auto" w:frame="1"/>
              </w:rPr>
              <w:t>import</w:t>
            </w:r>
            <w:r>
              <w:rPr>
                <w:rFonts w:ascii="Source Code Pro" w:hAnsi="Source Code Pro"/>
              </w:rPr>
              <w:t xml:space="preserve"> </w:t>
            </w:r>
            <w:r>
              <w:rPr>
                <w:rStyle w:val="HTMLCode"/>
                <w:rFonts w:ascii="Source Code Pro" w:eastAsia="Calibri" w:hAnsi="Source Code Pro"/>
                <w:color w:val="000000"/>
                <w:bdr w:val="none" w:sz="0" w:space="0" w:color="auto" w:frame="1"/>
              </w:rPr>
              <w:t>java.io.FileInputStream;</w:t>
            </w:r>
          </w:p>
          <w:p w14:paraId="56329D2F" w14:textId="77777777" w:rsidR="007226A2" w:rsidRDefault="007226A2">
            <w:pPr>
              <w:shd w:val="clear" w:color="auto" w:fill="F8F8F8"/>
              <w:spacing w:line="343" w:lineRule="atLeast"/>
              <w:textAlignment w:val="baseline"/>
              <w:rPr>
                <w:rFonts w:ascii="Source Code Pro" w:hAnsi="Source Code Pro"/>
              </w:rPr>
            </w:pPr>
            <w:r>
              <w:rPr>
                <w:rStyle w:val="HTMLCode"/>
                <w:rFonts w:ascii="Source Code Pro" w:eastAsia="Calibri" w:hAnsi="Source Code Pro"/>
                <w:b/>
                <w:bCs/>
                <w:color w:val="7F0055"/>
                <w:bdr w:val="none" w:sz="0" w:space="0" w:color="auto" w:frame="1"/>
              </w:rPr>
              <w:t>import</w:t>
            </w:r>
            <w:r>
              <w:rPr>
                <w:rFonts w:ascii="Source Code Pro" w:hAnsi="Source Code Pro"/>
              </w:rPr>
              <w:t xml:space="preserve"> </w:t>
            </w:r>
            <w:r>
              <w:rPr>
                <w:rStyle w:val="HTMLCode"/>
                <w:rFonts w:ascii="Source Code Pro" w:eastAsia="Calibri" w:hAnsi="Source Code Pro"/>
                <w:color w:val="000000"/>
                <w:bdr w:val="none" w:sz="0" w:space="0" w:color="auto" w:frame="1"/>
              </w:rPr>
              <w:t>java.io.FileOutputStream;</w:t>
            </w:r>
          </w:p>
          <w:p w14:paraId="6EC50A3C" w14:textId="77777777" w:rsidR="007226A2" w:rsidRDefault="007226A2">
            <w:pPr>
              <w:shd w:val="clear" w:color="auto" w:fill="F8F8F8"/>
              <w:spacing w:line="343" w:lineRule="atLeast"/>
              <w:textAlignment w:val="baseline"/>
              <w:rPr>
                <w:rFonts w:ascii="Source Code Pro" w:hAnsi="Source Code Pro"/>
              </w:rPr>
            </w:pPr>
            <w:r>
              <w:rPr>
                <w:rStyle w:val="HTMLCode"/>
                <w:rFonts w:ascii="Source Code Pro" w:eastAsia="Calibri" w:hAnsi="Source Code Pro"/>
                <w:b/>
                <w:bCs/>
                <w:color w:val="7F0055"/>
                <w:bdr w:val="none" w:sz="0" w:space="0" w:color="auto" w:frame="1"/>
              </w:rPr>
              <w:t>import</w:t>
            </w:r>
            <w:r>
              <w:rPr>
                <w:rFonts w:ascii="Source Code Pro" w:hAnsi="Source Code Pro"/>
              </w:rPr>
              <w:t xml:space="preserve"> </w:t>
            </w:r>
            <w:r>
              <w:rPr>
                <w:rStyle w:val="HTMLCode"/>
                <w:rFonts w:ascii="Source Code Pro" w:eastAsia="Calibri" w:hAnsi="Source Code Pro"/>
                <w:color w:val="000000"/>
                <w:bdr w:val="none" w:sz="0" w:space="0" w:color="auto" w:frame="1"/>
              </w:rPr>
              <w:t>java.io.IOException;</w:t>
            </w:r>
          </w:p>
          <w:p w14:paraId="18268ACC" w14:textId="77777777" w:rsidR="007226A2" w:rsidRDefault="007226A2">
            <w:pPr>
              <w:shd w:val="clear" w:color="auto" w:fill="F8F8F8"/>
              <w:spacing w:line="343" w:lineRule="atLeast"/>
              <w:textAlignment w:val="baseline"/>
              <w:rPr>
                <w:rFonts w:ascii="Source Code Pro" w:hAnsi="Source Code Pro"/>
              </w:rPr>
            </w:pPr>
            <w:r>
              <w:rPr>
                <w:rStyle w:val="HTMLCode"/>
                <w:rFonts w:ascii="Source Code Pro" w:eastAsia="Calibri" w:hAnsi="Source Code Pro"/>
                <w:b/>
                <w:bCs/>
                <w:color w:val="7F0055"/>
                <w:bdr w:val="none" w:sz="0" w:space="0" w:color="auto" w:frame="1"/>
              </w:rPr>
              <w:t>import</w:t>
            </w:r>
            <w:r>
              <w:rPr>
                <w:rFonts w:ascii="Source Code Pro" w:hAnsi="Source Code Pro"/>
              </w:rPr>
              <w:t xml:space="preserve"> </w:t>
            </w:r>
            <w:r>
              <w:rPr>
                <w:rStyle w:val="HTMLCode"/>
                <w:rFonts w:ascii="Source Code Pro" w:eastAsia="Calibri" w:hAnsi="Source Code Pro"/>
                <w:color w:val="000000"/>
                <w:bdr w:val="none" w:sz="0" w:space="0" w:color="auto" w:frame="1"/>
              </w:rPr>
              <w:t>java.io.InputStream;</w:t>
            </w:r>
          </w:p>
          <w:p w14:paraId="19A77646" w14:textId="77777777" w:rsidR="007226A2" w:rsidRDefault="007226A2">
            <w:pPr>
              <w:shd w:val="clear" w:color="auto" w:fill="F8F8F8"/>
              <w:spacing w:line="343" w:lineRule="atLeast"/>
              <w:textAlignment w:val="baseline"/>
              <w:rPr>
                <w:rFonts w:ascii="Source Code Pro" w:hAnsi="Source Code Pro"/>
              </w:rPr>
            </w:pPr>
            <w:r>
              <w:rPr>
                <w:rStyle w:val="HTMLCode"/>
                <w:rFonts w:ascii="Source Code Pro" w:eastAsia="Calibri" w:hAnsi="Source Code Pro"/>
                <w:b/>
                <w:bCs/>
                <w:color w:val="7F0055"/>
                <w:bdr w:val="none" w:sz="0" w:space="0" w:color="auto" w:frame="1"/>
              </w:rPr>
              <w:t>import</w:t>
            </w:r>
            <w:r>
              <w:rPr>
                <w:rFonts w:ascii="Source Code Pro" w:hAnsi="Source Code Pro"/>
              </w:rPr>
              <w:t xml:space="preserve"> </w:t>
            </w:r>
            <w:r>
              <w:rPr>
                <w:rStyle w:val="HTMLCode"/>
                <w:rFonts w:ascii="Source Code Pro" w:eastAsia="Calibri" w:hAnsi="Source Code Pro"/>
                <w:color w:val="000000"/>
                <w:bdr w:val="none" w:sz="0" w:space="0" w:color="auto" w:frame="1"/>
              </w:rPr>
              <w:t>java.io.OutputStream;</w:t>
            </w:r>
          </w:p>
          <w:p w14:paraId="48711DD1" w14:textId="77777777" w:rsidR="007226A2" w:rsidRDefault="007226A2">
            <w:pPr>
              <w:shd w:val="clear" w:color="auto" w:fill="F8F8F8"/>
              <w:spacing w:line="343" w:lineRule="atLeast"/>
              <w:textAlignment w:val="baseline"/>
              <w:rPr>
                <w:rFonts w:ascii="Source Code Pro" w:hAnsi="Source Code Pro"/>
              </w:rPr>
            </w:pPr>
            <w:r>
              <w:rPr>
                <w:rStyle w:val="HTMLCode"/>
                <w:rFonts w:ascii="Source Code Pro" w:eastAsia="Calibri" w:hAnsi="Source Code Pro"/>
                <w:b/>
                <w:bCs/>
                <w:color w:val="7F0055"/>
                <w:bdr w:val="none" w:sz="0" w:space="0" w:color="auto" w:frame="1"/>
              </w:rPr>
              <w:t>import</w:t>
            </w:r>
            <w:r>
              <w:rPr>
                <w:rFonts w:ascii="Source Code Pro" w:hAnsi="Source Code Pro"/>
              </w:rPr>
              <w:t xml:space="preserve"> </w:t>
            </w:r>
            <w:r>
              <w:rPr>
                <w:rStyle w:val="HTMLCode"/>
                <w:rFonts w:ascii="Source Code Pro" w:eastAsia="Calibri" w:hAnsi="Source Code Pro"/>
                <w:color w:val="000000"/>
                <w:bdr w:val="none" w:sz="0" w:space="0" w:color="auto" w:frame="1"/>
              </w:rPr>
              <w:t>java.util.InvalidPropertiesFormatException;</w:t>
            </w:r>
          </w:p>
          <w:p w14:paraId="3691B238" w14:textId="77777777" w:rsidR="007226A2" w:rsidRDefault="007226A2">
            <w:pPr>
              <w:shd w:val="clear" w:color="auto" w:fill="F8F8F8"/>
              <w:spacing w:line="343" w:lineRule="atLeast"/>
              <w:textAlignment w:val="baseline"/>
              <w:rPr>
                <w:rFonts w:ascii="Source Code Pro" w:hAnsi="Source Code Pro"/>
              </w:rPr>
            </w:pPr>
            <w:r>
              <w:rPr>
                <w:rStyle w:val="HTMLCode"/>
                <w:rFonts w:ascii="Source Code Pro" w:eastAsia="Calibri" w:hAnsi="Source Code Pro"/>
                <w:b/>
                <w:bCs/>
                <w:color w:val="7F0055"/>
                <w:bdr w:val="none" w:sz="0" w:space="0" w:color="auto" w:frame="1"/>
              </w:rPr>
              <w:t>import</w:t>
            </w:r>
            <w:r>
              <w:rPr>
                <w:rFonts w:ascii="Source Code Pro" w:hAnsi="Source Code Pro"/>
              </w:rPr>
              <w:t xml:space="preserve"> </w:t>
            </w:r>
            <w:r>
              <w:rPr>
                <w:rStyle w:val="HTMLCode"/>
                <w:rFonts w:ascii="Source Code Pro" w:eastAsia="Calibri" w:hAnsi="Source Code Pro"/>
                <w:color w:val="000000"/>
                <w:bdr w:val="none" w:sz="0" w:space="0" w:color="auto" w:frame="1"/>
              </w:rPr>
              <w:t>java.util.Properties;</w:t>
            </w:r>
          </w:p>
          <w:p w14:paraId="0E6ED947" w14:textId="77777777" w:rsidR="007226A2" w:rsidRDefault="007226A2">
            <w:pPr>
              <w:shd w:val="clear" w:color="auto" w:fill="F8F8F8"/>
              <w:spacing w:line="343" w:lineRule="atLeast"/>
              <w:textAlignment w:val="baseline"/>
              <w:rPr>
                <w:rFonts w:ascii="Source Code Pro" w:hAnsi="Source Code Pro"/>
              </w:rPr>
            </w:pPr>
            <w:r>
              <w:rPr>
                <w:rFonts w:ascii="Source Code Pro" w:hAnsi="Source Code Pro"/>
              </w:rPr>
              <w:t> </w:t>
            </w:r>
          </w:p>
          <w:p w14:paraId="4D921E7B" w14:textId="77777777" w:rsidR="007226A2" w:rsidRDefault="007226A2">
            <w:pPr>
              <w:shd w:val="clear" w:color="auto" w:fill="F8F8F8"/>
              <w:spacing w:line="343" w:lineRule="atLeast"/>
              <w:textAlignment w:val="baseline"/>
              <w:rPr>
                <w:rFonts w:ascii="Source Code Pro" w:hAnsi="Source Code Pro"/>
              </w:rPr>
            </w:pPr>
            <w:r>
              <w:rPr>
                <w:rStyle w:val="HTMLCode"/>
                <w:rFonts w:ascii="Source Code Pro" w:eastAsia="Calibri" w:hAnsi="Source Code Pro"/>
                <w:b/>
                <w:bCs/>
                <w:color w:val="7F0055"/>
                <w:bdr w:val="none" w:sz="0" w:space="0" w:color="auto" w:frame="1"/>
              </w:rPr>
              <w:t>public</w:t>
            </w:r>
            <w:r>
              <w:rPr>
                <w:rFonts w:ascii="Source Code Pro" w:hAnsi="Source Code Pro"/>
              </w:rPr>
              <w:t xml:space="preserve"> </w:t>
            </w:r>
            <w:r>
              <w:rPr>
                <w:rStyle w:val="HTMLCode"/>
                <w:rFonts w:ascii="Source Code Pro" w:eastAsia="Calibri" w:hAnsi="Source Code Pro"/>
                <w:b/>
                <w:bCs/>
                <w:color w:val="7F0055"/>
                <w:bdr w:val="none" w:sz="0" w:space="0" w:color="auto" w:frame="1"/>
              </w:rPr>
              <w:t>class</w:t>
            </w:r>
            <w:r>
              <w:rPr>
                <w:rFonts w:ascii="Source Code Pro" w:hAnsi="Source Code Pro"/>
              </w:rPr>
              <w:t xml:space="preserve"> </w:t>
            </w:r>
            <w:r>
              <w:rPr>
                <w:rStyle w:val="HTMLCode"/>
                <w:rFonts w:ascii="Source Code Pro" w:eastAsia="Calibri" w:hAnsi="Source Code Pro"/>
                <w:color w:val="000000"/>
                <w:bdr w:val="none" w:sz="0" w:space="0" w:color="auto" w:frame="1"/>
              </w:rPr>
              <w:t xml:space="preserve">XMLToProperties </w:t>
            </w:r>
          </w:p>
          <w:p w14:paraId="79A83C88" w14:textId="77777777" w:rsidR="007226A2" w:rsidRDefault="007226A2">
            <w:pPr>
              <w:shd w:val="clear" w:color="auto" w:fill="F8F8F8"/>
              <w:spacing w:line="343" w:lineRule="atLeast"/>
              <w:textAlignment w:val="baseline"/>
              <w:rPr>
                <w:rFonts w:ascii="Source Code Pro" w:hAnsi="Source Code Pro"/>
              </w:rPr>
            </w:pPr>
            <w:r>
              <w:rPr>
                <w:rStyle w:val="HTMLCode"/>
                <w:rFonts w:ascii="Source Code Pro" w:eastAsia="Calibri" w:hAnsi="Source Code Pro"/>
                <w:color w:val="000000"/>
                <w:bdr w:val="none" w:sz="0" w:space="0" w:color="auto" w:frame="1"/>
              </w:rPr>
              <w:t>{</w:t>
            </w:r>
          </w:p>
          <w:p w14:paraId="4627242B" w14:textId="77777777" w:rsidR="007226A2" w:rsidRDefault="007226A2">
            <w:pPr>
              <w:shd w:val="clear" w:color="auto" w:fill="F8F8F8"/>
              <w:spacing w:line="343" w:lineRule="atLeast"/>
              <w:textAlignment w:val="baseline"/>
              <w:rPr>
                <w:rFonts w:ascii="Source Code Pro" w:hAnsi="Source Code Pro"/>
              </w:rPr>
            </w:pPr>
            <w:r>
              <w:rPr>
                <w:rStyle w:val="HTMLCode"/>
                <w:rFonts w:ascii="Source Code Pro" w:eastAsia="Calibri" w:hAnsi="Source Code Pro"/>
                <w:bdr w:val="none" w:sz="0" w:space="0" w:color="auto" w:frame="1"/>
              </w:rPr>
              <w:t>  </w:t>
            </w:r>
            <w:r>
              <w:rPr>
                <w:rStyle w:val="HTMLCode"/>
                <w:rFonts w:ascii="Source Code Pro" w:eastAsia="Calibri" w:hAnsi="Source Code Pro"/>
                <w:b/>
                <w:bCs/>
                <w:color w:val="7F0055"/>
                <w:bdr w:val="none" w:sz="0" w:space="0" w:color="auto" w:frame="1"/>
              </w:rPr>
              <w:t>public</w:t>
            </w:r>
            <w:r>
              <w:rPr>
                <w:rFonts w:ascii="Source Code Pro" w:hAnsi="Source Code Pro"/>
              </w:rPr>
              <w:t xml:space="preserve"> </w:t>
            </w:r>
            <w:r>
              <w:rPr>
                <w:rStyle w:val="HTMLCode"/>
                <w:rFonts w:ascii="Source Code Pro" w:eastAsia="Calibri" w:hAnsi="Source Code Pro"/>
                <w:b/>
                <w:bCs/>
                <w:color w:val="7F0055"/>
                <w:bdr w:val="none" w:sz="0" w:space="0" w:color="auto" w:frame="1"/>
              </w:rPr>
              <w:t>static</w:t>
            </w:r>
            <w:r>
              <w:rPr>
                <w:rFonts w:ascii="Source Code Pro" w:hAnsi="Source Code Pro"/>
              </w:rPr>
              <w:t xml:space="preserve"> </w:t>
            </w:r>
            <w:r>
              <w:rPr>
                <w:rStyle w:val="HTMLCode"/>
                <w:rFonts w:ascii="Source Code Pro" w:eastAsia="Calibri" w:hAnsi="Source Code Pro"/>
                <w:b/>
                <w:bCs/>
                <w:color w:val="7F0055"/>
                <w:bdr w:val="none" w:sz="0" w:space="0" w:color="auto" w:frame="1"/>
              </w:rPr>
              <w:t>void</w:t>
            </w:r>
            <w:r>
              <w:rPr>
                <w:rFonts w:ascii="Source Code Pro" w:hAnsi="Source Code Pro"/>
              </w:rPr>
              <w:t xml:space="preserve"> </w:t>
            </w:r>
            <w:r>
              <w:rPr>
                <w:rStyle w:val="HTMLCode"/>
                <w:rFonts w:ascii="Source Code Pro" w:eastAsia="Calibri" w:hAnsi="Source Code Pro"/>
                <w:color w:val="000000"/>
                <w:bdr w:val="none" w:sz="0" w:space="0" w:color="auto" w:frame="1"/>
              </w:rPr>
              <w:t xml:space="preserve">main(String[] args) </w:t>
            </w:r>
            <w:r>
              <w:rPr>
                <w:rStyle w:val="HTMLCode"/>
                <w:rFonts w:ascii="Source Code Pro" w:eastAsia="Calibri" w:hAnsi="Source Code Pro"/>
                <w:b/>
                <w:bCs/>
                <w:color w:val="7F0055"/>
                <w:bdr w:val="none" w:sz="0" w:space="0" w:color="auto" w:frame="1"/>
              </w:rPr>
              <w:t>throws</w:t>
            </w:r>
            <w:r>
              <w:rPr>
                <w:rFonts w:ascii="Source Code Pro" w:hAnsi="Source Code Pro"/>
              </w:rPr>
              <w:t xml:space="preserve"> </w:t>
            </w:r>
            <w:r>
              <w:rPr>
                <w:rStyle w:val="HTMLCode"/>
                <w:rFonts w:ascii="Source Code Pro" w:eastAsia="Calibri" w:hAnsi="Source Code Pro"/>
                <w:color w:val="000000"/>
                <w:bdr w:val="none" w:sz="0" w:space="0" w:color="auto" w:frame="1"/>
              </w:rPr>
              <w:t xml:space="preserve">InvalidPropertiesFormatException, IOException </w:t>
            </w:r>
          </w:p>
          <w:p w14:paraId="66A35BB6" w14:textId="77777777" w:rsidR="007226A2" w:rsidRDefault="007226A2">
            <w:pPr>
              <w:shd w:val="clear" w:color="auto" w:fill="F8F8F8"/>
              <w:spacing w:line="343" w:lineRule="atLeast"/>
              <w:textAlignment w:val="baseline"/>
              <w:rPr>
                <w:rFonts w:ascii="Source Code Pro" w:hAnsi="Source Code Pro"/>
              </w:rPr>
            </w:pPr>
            <w:r>
              <w:rPr>
                <w:rStyle w:val="HTMLCode"/>
                <w:rFonts w:ascii="Source Code Pro" w:eastAsia="Calibri" w:hAnsi="Source Code Pro"/>
                <w:bdr w:val="none" w:sz="0" w:space="0" w:color="auto" w:frame="1"/>
              </w:rPr>
              <w:t>  </w:t>
            </w:r>
            <w:r>
              <w:rPr>
                <w:rStyle w:val="HTMLCode"/>
                <w:rFonts w:ascii="Source Code Pro" w:eastAsia="Calibri" w:hAnsi="Source Code Pro"/>
                <w:color w:val="000000"/>
                <w:bdr w:val="none" w:sz="0" w:space="0" w:color="auto" w:frame="1"/>
              </w:rPr>
              <w:t>{</w:t>
            </w:r>
          </w:p>
          <w:p w14:paraId="24024A02" w14:textId="77777777" w:rsidR="007226A2" w:rsidRDefault="007226A2">
            <w:pPr>
              <w:shd w:val="clear" w:color="auto" w:fill="C3DEFE"/>
              <w:spacing w:line="343" w:lineRule="atLeast"/>
              <w:textAlignment w:val="baseline"/>
              <w:rPr>
                <w:rFonts w:ascii="Source Code Pro" w:hAnsi="Source Code Pro"/>
              </w:rPr>
            </w:pPr>
            <w:r>
              <w:rPr>
                <w:rStyle w:val="HTMLCode"/>
                <w:rFonts w:ascii="Source Code Pro" w:eastAsia="Calibri" w:hAnsi="Source Code Pro"/>
                <w:bdr w:val="none" w:sz="0" w:space="0" w:color="auto" w:frame="1"/>
              </w:rPr>
              <w:t>    </w:t>
            </w:r>
            <w:r>
              <w:rPr>
                <w:rStyle w:val="HTMLCode"/>
                <w:rFonts w:ascii="Source Code Pro" w:eastAsia="Calibri" w:hAnsi="Source Code Pro"/>
                <w:color w:val="000000"/>
                <w:bdr w:val="none" w:sz="0" w:space="0" w:color="auto" w:frame="1"/>
              </w:rPr>
              <w:t xml:space="preserve">String outPropertiesFile = </w:t>
            </w:r>
            <w:r>
              <w:rPr>
                <w:rStyle w:val="HTMLCode"/>
                <w:rFonts w:ascii="Source Code Pro" w:eastAsia="Calibri" w:hAnsi="Source Code Pro"/>
                <w:color w:val="2A00FF"/>
                <w:bdr w:val="none" w:sz="0" w:space="0" w:color="auto" w:frame="1"/>
              </w:rPr>
              <w:t>"application.properties"</w:t>
            </w:r>
            <w:r>
              <w:rPr>
                <w:rStyle w:val="HTMLCode"/>
                <w:rFonts w:ascii="Source Code Pro" w:eastAsia="Calibri" w:hAnsi="Source Code Pro"/>
                <w:color w:val="000000"/>
                <w:bdr w:val="none" w:sz="0" w:space="0" w:color="auto" w:frame="1"/>
              </w:rPr>
              <w:t>;</w:t>
            </w:r>
          </w:p>
          <w:p w14:paraId="06DDEFFE" w14:textId="77777777" w:rsidR="007226A2" w:rsidRDefault="007226A2">
            <w:pPr>
              <w:shd w:val="clear" w:color="auto" w:fill="C3DEFE"/>
              <w:spacing w:line="343" w:lineRule="atLeast"/>
              <w:textAlignment w:val="baseline"/>
              <w:rPr>
                <w:rFonts w:ascii="Source Code Pro" w:hAnsi="Source Code Pro"/>
              </w:rPr>
            </w:pPr>
            <w:r>
              <w:rPr>
                <w:rStyle w:val="HTMLCode"/>
                <w:rFonts w:ascii="Source Code Pro" w:eastAsia="Calibri" w:hAnsi="Source Code Pro"/>
                <w:bdr w:val="none" w:sz="0" w:space="0" w:color="auto" w:frame="1"/>
              </w:rPr>
              <w:t>    </w:t>
            </w:r>
            <w:r>
              <w:rPr>
                <w:rStyle w:val="HTMLCode"/>
                <w:rFonts w:ascii="Source Code Pro" w:eastAsia="Calibri" w:hAnsi="Source Code Pro"/>
                <w:color w:val="000000"/>
                <w:bdr w:val="none" w:sz="0" w:space="0" w:color="auto" w:frame="1"/>
              </w:rPr>
              <w:t xml:space="preserve">String inXmlFile = </w:t>
            </w:r>
            <w:r>
              <w:rPr>
                <w:rStyle w:val="HTMLCode"/>
                <w:rFonts w:ascii="Source Code Pro" w:eastAsia="Calibri" w:hAnsi="Source Code Pro"/>
                <w:color w:val="2A00FF"/>
                <w:bdr w:val="none" w:sz="0" w:space="0" w:color="auto" w:frame="1"/>
              </w:rPr>
              <w:t>"applicationProperties.xml"</w:t>
            </w:r>
            <w:r>
              <w:rPr>
                <w:rStyle w:val="HTMLCode"/>
                <w:rFonts w:ascii="Source Code Pro" w:eastAsia="Calibri" w:hAnsi="Source Code Pro"/>
                <w:color w:val="000000"/>
                <w:bdr w:val="none" w:sz="0" w:space="0" w:color="auto" w:frame="1"/>
              </w:rPr>
              <w:t>;</w:t>
            </w:r>
          </w:p>
          <w:p w14:paraId="0B4C9EC5" w14:textId="77777777" w:rsidR="007226A2" w:rsidRDefault="007226A2">
            <w:pPr>
              <w:shd w:val="clear" w:color="auto" w:fill="F8F8F8"/>
              <w:spacing w:line="343" w:lineRule="atLeast"/>
              <w:textAlignment w:val="baseline"/>
              <w:rPr>
                <w:rFonts w:ascii="Source Code Pro" w:hAnsi="Source Code Pro"/>
              </w:rPr>
            </w:pPr>
            <w:r>
              <w:rPr>
                <w:rFonts w:ascii="Source Code Pro" w:hAnsi="Source Code Pro"/>
              </w:rPr>
              <w:t> </w:t>
            </w:r>
          </w:p>
          <w:p w14:paraId="1573A796" w14:textId="77777777" w:rsidR="007226A2" w:rsidRDefault="007226A2">
            <w:pPr>
              <w:shd w:val="clear" w:color="auto" w:fill="F8F8F8"/>
              <w:spacing w:line="343" w:lineRule="atLeast"/>
              <w:textAlignment w:val="baseline"/>
              <w:rPr>
                <w:rFonts w:ascii="Source Code Pro" w:hAnsi="Source Code Pro"/>
              </w:rPr>
            </w:pPr>
            <w:r>
              <w:rPr>
                <w:rStyle w:val="HTMLCode"/>
                <w:rFonts w:ascii="Source Code Pro" w:eastAsia="Calibri" w:hAnsi="Source Code Pro"/>
                <w:bdr w:val="none" w:sz="0" w:space="0" w:color="auto" w:frame="1"/>
              </w:rPr>
              <w:t>    </w:t>
            </w:r>
            <w:r>
              <w:rPr>
                <w:rStyle w:val="HTMLCode"/>
                <w:rFonts w:ascii="Source Code Pro" w:eastAsia="Calibri" w:hAnsi="Source Code Pro"/>
                <w:color w:val="000000"/>
                <w:bdr w:val="none" w:sz="0" w:space="0" w:color="auto" w:frame="1"/>
              </w:rPr>
              <w:t xml:space="preserve">InputStream inStream = </w:t>
            </w:r>
            <w:r>
              <w:rPr>
                <w:rStyle w:val="HTMLCode"/>
                <w:rFonts w:ascii="Source Code Pro" w:eastAsia="Calibri" w:hAnsi="Source Code Pro"/>
                <w:b/>
                <w:bCs/>
                <w:color w:val="7F0055"/>
                <w:bdr w:val="none" w:sz="0" w:space="0" w:color="auto" w:frame="1"/>
              </w:rPr>
              <w:t>new</w:t>
            </w:r>
            <w:r>
              <w:rPr>
                <w:rFonts w:ascii="Source Code Pro" w:hAnsi="Source Code Pro"/>
              </w:rPr>
              <w:t xml:space="preserve"> </w:t>
            </w:r>
            <w:r>
              <w:rPr>
                <w:rStyle w:val="HTMLCode"/>
                <w:rFonts w:ascii="Source Code Pro" w:eastAsia="Calibri" w:hAnsi="Source Code Pro"/>
                <w:color w:val="000000"/>
                <w:bdr w:val="none" w:sz="0" w:space="0" w:color="auto" w:frame="1"/>
              </w:rPr>
              <w:t xml:space="preserve">FileInputStream(inXmlFile);      </w:t>
            </w:r>
            <w:r>
              <w:rPr>
                <w:rStyle w:val="HTMLCode"/>
                <w:rFonts w:ascii="Source Code Pro" w:eastAsia="Calibri" w:hAnsi="Source Code Pro"/>
                <w:color w:val="3F5FBF"/>
                <w:bdr w:val="none" w:sz="0" w:space="0" w:color="auto" w:frame="1"/>
              </w:rPr>
              <w:t>//Input XML File</w:t>
            </w:r>
          </w:p>
          <w:p w14:paraId="10F0EBEE" w14:textId="77777777" w:rsidR="007226A2" w:rsidRDefault="007226A2">
            <w:pPr>
              <w:shd w:val="clear" w:color="auto" w:fill="F8F8F8"/>
              <w:spacing w:line="343" w:lineRule="atLeast"/>
              <w:textAlignment w:val="baseline"/>
              <w:rPr>
                <w:rFonts w:ascii="Source Code Pro" w:hAnsi="Source Code Pro"/>
              </w:rPr>
            </w:pPr>
            <w:r>
              <w:rPr>
                <w:rStyle w:val="HTMLCode"/>
                <w:rFonts w:ascii="Source Code Pro" w:eastAsia="Calibri" w:hAnsi="Source Code Pro"/>
                <w:bdr w:val="none" w:sz="0" w:space="0" w:color="auto" w:frame="1"/>
              </w:rPr>
              <w:lastRenderedPageBreak/>
              <w:t>    </w:t>
            </w:r>
            <w:r>
              <w:rPr>
                <w:rStyle w:val="HTMLCode"/>
                <w:rFonts w:ascii="Source Code Pro" w:eastAsia="Calibri" w:hAnsi="Source Code Pro"/>
                <w:color w:val="000000"/>
                <w:bdr w:val="none" w:sz="0" w:space="0" w:color="auto" w:frame="1"/>
              </w:rPr>
              <w:t xml:space="preserve">OutputStream outStream = </w:t>
            </w:r>
            <w:r>
              <w:rPr>
                <w:rStyle w:val="HTMLCode"/>
                <w:rFonts w:ascii="Source Code Pro" w:eastAsia="Calibri" w:hAnsi="Source Code Pro"/>
                <w:b/>
                <w:bCs/>
                <w:color w:val="7F0055"/>
                <w:bdr w:val="none" w:sz="0" w:space="0" w:color="auto" w:frame="1"/>
              </w:rPr>
              <w:t>new</w:t>
            </w:r>
            <w:r>
              <w:rPr>
                <w:rFonts w:ascii="Source Code Pro" w:hAnsi="Source Code Pro"/>
              </w:rPr>
              <w:t xml:space="preserve"> </w:t>
            </w:r>
            <w:r>
              <w:rPr>
                <w:rStyle w:val="HTMLCode"/>
                <w:rFonts w:ascii="Source Code Pro" w:eastAsia="Calibri" w:hAnsi="Source Code Pro"/>
                <w:color w:val="000000"/>
                <w:bdr w:val="none" w:sz="0" w:space="0" w:color="auto" w:frame="1"/>
              </w:rPr>
              <w:t xml:space="preserve">FileOutputStream(outPropertiesFile); </w:t>
            </w:r>
            <w:r>
              <w:rPr>
                <w:rStyle w:val="HTMLCode"/>
                <w:rFonts w:ascii="Source Code Pro" w:eastAsia="Calibri" w:hAnsi="Source Code Pro"/>
                <w:color w:val="3F5FBF"/>
                <w:bdr w:val="none" w:sz="0" w:space="0" w:color="auto" w:frame="1"/>
              </w:rPr>
              <w:t>//Output properties File</w:t>
            </w:r>
          </w:p>
          <w:p w14:paraId="0597B30D" w14:textId="77777777" w:rsidR="007226A2" w:rsidRDefault="007226A2">
            <w:pPr>
              <w:shd w:val="clear" w:color="auto" w:fill="F8F8F8"/>
              <w:spacing w:line="343" w:lineRule="atLeast"/>
              <w:textAlignment w:val="baseline"/>
              <w:rPr>
                <w:rFonts w:ascii="Source Code Pro" w:hAnsi="Source Code Pro"/>
              </w:rPr>
            </w:pPr>
            <w:r>
              <w:rPr>
                <w:rStyle w:val="HTMLCode"/>
                <w:rFonts w:ascii="Source Code Pro" w:eastAsia="Calibri" w:hAnsi="Source Code Pro"/>
                <w:bdr w:val="none" w:sz="0" w:space="0" w:color="auto" w:frame="1"/>
              </w:rPr>
              <w:t>    </w:t>
            </w:r>
            <w:r>
              <w:rPr>
                <w:rFonts w:ascii="Source Code Pro" w:hAnsi="Source Code Pro"/>
              </w:rPr>
              <w:t> </w:t>
            </w:r>
          </w:p>
          <w:p w14:paraId="27BCA5EF" w14:textId="77777777" w:rsidR="007226A2" w:rsidRDefault="007226A2">
            <w:pPr>
              <w:shd w:val="clear" w:color="auto" w:fill="F8F8F8"/>
              <w:spacing w:line="343" w:lineRule="atLeast"/>
              <w:textAlignment w:val="baseline"/>
              <w:rPr>
                <w:rFonts w:ascii="Source Code Pro" w:hAnsi="Source Code Pro"/>
              </w:rPr>
            </w:pPr>
            <w:r>
              <w:rPr>
                <w:rStyle w:val="HTMLCode"/>
                <w:rFonts w:ascii="Source Code Pro" w:eastAsia="Calibri" w:hAnsi="Source Code Pro"/>
                <w:bdr w:val="none" w:sz="0" w:space="0" w:color="auto" w:frame="1"/>
              </w:rPr>
              <w:t>    </w:t>
            </w:r>
            <w:r>
              <w:rPr>
                <w:rStyle w:val="HTMLCode"/>
                <w:rFonts w:ascii="Source Code Pro" w:eastAsia="Calibri" w:hAnsi="Source Code Pro"/>
                <w:color w:val="000000"/>
                <w:bdr w:val="none" w:sz="0" w:space="0" w:color="auto" w:frame="1"/>
              </w:rPr>
              <w:t xml:space="preserve">Properties props = </w:t>
            </w:r>
            <w:r>
              <w:rPr>
                <w:rStyle w:val="HTMLCode"/>
                <w:rFonts w:ascii="Source Code Pro" w:eastAsia="Calibri" w:hAnsi="Source Code Pro"/>
                <w:b/>
                <w:bCs/>
                <w:color w:val="7F0055"/>
                <w:bdr w:val="none" w:sz="0" w:space="0" w:color="auto" w:frame="1"/>
              </w:rPr>
              <w:t>new</w:t>
            </w:r>
            <w:r>
              <w:rPr>
                <w:rFonts w:ascii="Source Code Pro" w:hAnsi="Source Code Pro"/>
              </w:rPr>
              <w:t xml:space="preserve"> </w:t>
            </w:r>
            <w:r>
              <w:rPr>
                <w:rStyle w:val="HTMLCode"/>
                <w:rFonts w:ascii="Source Code Pro" w:eastAsia="Calibri" w:hAnsi="Source Code Pro"/>
                <w:color w:val="000000"/>
                <w:bdr w:val="none" w:sz="0" w:space="0" w:color="auto" w:frame="1"/>
              </w:rPr>
              <w:t>Properties();</w:t>
            </w:r>
          </w:p>
          <w:p w14:paraId="0B367BBF" w14:textId="77777777" w:rsidR="007226A2" w:rsidRDefault="007226A2">
            <w:pPr>
              <w:shd w:val="clear" w:color="auto" w:fill="F8F8F8"/>
              <w:spacing w:line="343" w:lineRule="atLeast"/>
              <w:textAlignment w:val="baseline"/>
              <w:rPr>
                <w:rFonts w:ascii="Source Code Pro" w:hAnsi="Source Code Pro"/>
              </w:rPr>
            </w:pPr>
            <w:r>
              <w:rPr>
                <w:rStyle w:val="HTMLCode"/>
                <w:rFonts w:ascii="Source Code Pro" w:eastAsia="Calibri" w:hAnsi="Source Code Pro"/>
                <w:bdr w:val="none" w:sz="0" w:space="0" w:color="auto" w:frame="1"/>
              </w:rPr>
              <w:t>    </w:t>
            </w:r>
            <w:r>
              <w:rPr>
                <w:rFonts w:ascii="Source Code Pro" w:hAnsi="Source Code Pro"/>
              </w:rPr>
              <w:t> </w:t>
            </w:r>
          </w:p>
          <w:p w14:paraId="44361186" w14:textId="77777777" w:rsidR="007226A2" w:rsidRDefault="007226A2">
            <w:pPr>
              <w:shd w:val="clear" w:color="auto" w:fill="F8F8F8"/>
              <w:spacing w:line="343" w:lineRule="atLeast"/>
              <w:textAlignment w:val="baseline"/>
              <w:rPr>
                <w:rFonts w:ascii="Source Code Pro" w:hAnsi="Source Code Pro"/>
              </w:rPr>
            </w:pPr>
            <w:r>
              <w:rPr>
                <w:rStyle w:val="HTMLCode"/>
                <w:rFonts w:ascii="Source Code Pro" w:eastAsia="Calibri" w:hAnsi="Source Code Pro"/>
                <w:bdr w:val="none" w:sz="0" w:space="0" w:color="auto" w:frame="1"/>
              </w:rPr>
              <w:t>    </w:t>
            </w:r>
            <w:r>
              <w:rPr>
                <w:rStyle w:val="HTMLCode"/>
                <w:rFonts w:ascii="Source Code Pro" w:eastAsia="Calibri" w:hAnsi="Source Code Pro"/>
                <w:color w:val="3F5FBF"/>
                <w:bdr w:val="none" w:sz="0" w:space="0" w:color="auto" w:frame="1"/>
              </w:rPr>
              <w:t>//Load XML file</w:t>
            </w:r>
          </w:p>
          <w:p w14:paraId="694B11ED" w14:textId="77777777" w:rsidR="007226A2" w:rsidRDefault="007226A2">
            <w:pPr>
              <w:shd w:val="clear" w:color="auto" w:fill="C3DEFE"/>
              <w:spacing w:line="343" w:lineRule="atLeast"/>
              <w:textAlignment w:val="baseline"/>
              <w:rPr>
                <w:rFonts w:ascii="Source Code Pro" w:hAnsi="Source Code Pro"/>
              </w:rPr>
            </w:pPr>
            <w:r>
              <w:rPr>
                <w:rStyle w:val="HTMLCode"/>
                <w:rFonts w:ascii="Source Code Pro" w:eastAsia="Calibri" w:hAnsi="Source Code Pro"/>
                <w:bdr w:val="none" w:sz="0" w:space="0" w:color="auto" w:frame="1"/>
              </w:rPr>
              <w:t>    </w:t>
            </w:r>
            <w:r>
              <w:rPr>
                <w:rStyle w:val="HTMLCode"/>
                <w:rFonts w:ascii="Source Code Pro" w:eastAsia="Calibri" w:hAnsi="Source Code Pro"/>
                <w:color w:val="000000"/>
                <w:bdr w:val="none" w:sz="0" w:space="0" w:color="auto" w:frame="1"/>
              </w:rPr>
              <w:t>props.loadFromXML(inStream);</w:t>
            </w:r>
          </w:p>
          <w:p w14:paraId="7FFB9F8A" w14:textId="77777777" w:rsidR="007226A2" w:rsidRDefault="007226A2">
            <w:pPr>
              <w:shd w:val="clear" w:color="auto" w:fill="F8F8F8"/>
              <w:spacing w:line="343" w:lineRule="atLeast"/>
              <w:textAlignment w:val="baseline"/>
              <w:rPr>
                <w:rFonts w:ascii="Source Code Pro" w:hAnsi="Source Code Pro"/>
              </w:rPr>
            </w:pPr>
            <w:r>
              <w:rPr>
                <w:rStyle w:val="HTMLCode"/>
                <w:rFonts w:ascii="Source Code Pro" w:eastAsia="Calibri" w:hAnsi="Source Code Pro"/>
                <w:bdr w:val="none" w:sz="0" w:space="0" w:color="auto" w:frame="1"/>
              </w:rPr>
              <w:t>    </w:t>
            </w:r>
            <w:r>
              <w:rPr>
                <w:rFonts w:ascii="Source Code Pro" w:hAnsi="Source Code Pro"/>
              </w:rPr>
              <w:t> </w:t>
            </w:r>
          </w:p>
          <w:p w14:paraId="7324674B" w14:textId="77777777" w:rsidR="007226A2" w:rsidRDefault="007226A2">
            <w:pPr>
              <w:shd w:val="clear" w:color="auto" w:fill="F8F8F8"/>
              <w:spacing w:line="343" w:lineRule="atLeast"/>
              <w:textAlignment w:val="baseline"/>
              <w:rPr>
                <w:rFonts w:ascii="Source Code Pro" w:hAnsi="Source Code Pro"/>
              </w:rPr>
            </w:pPr>
            <w:r>
              <w:rPr>
                <w:rStyle w:val="HTMLCode"/>
                <w:rFonts w:ascii="Source Code Pro" w:eastAsia="Calibri" w:hAnsi="Source Code Pro"/>
                <w:bdr w:val="none" w:sz="0" w:space="0" w:color="auto" w:frame="1"/>
              </w:rPr>
              <w:t>    </w:t>
            </w:r>
            <w:r>
              <w:rPr>
                <w:rStyle w:val="HTMLCode"/>
                <w:rFonts w:ascii="Source Code Pro" w:eastAsia="Calibri" w:hAnsi="Source Code Pro"/>
                <w:color w:val="3F5FBF"/>
                <w:bdr w:val="none" w:sz="0" w:space="0" w:color="auto" w:frame="1"/>
              </w:rPr>
              <w:t>//Store to properties file</w:t>
            </w:r>
          </w:p>
          <w:p w14:paraId="569B9351" w14:textId="77777777" w:rsidR="007226A2" w:rsidRDefault="007226A2">
            <w:pPr>
              <w:shd w:val="clear" w:color="auto" w:fill="C3DEFE"/>
              <w:spacing w:line="343" w:lineRule="atLeast"/>
              <w:textAlignment w:val="baseline"/>
              <w:rPr>
                <w:rFonts w:ascii="Source Code Pro" w:hAnsi="Source Code Pro"/>
              </w:rPr>
            </w:pPr>
            <w:r>
              <w:rPr>
                <w:rStyle w:val="HTMLCode"/>
                <w:rFonts w:ascii="Source Code Pro" w:eastAsia="Calibri" w:hAnsi="Source Code Pro"/>
                <w:bdr w:val="none" w:sz="0" w:space="0" w:color="auto" w:frame="1"/>
              </w:rPr>
              <w:t>    </w:t>
            </w:r>
            <w:r>
              <w:rPr>
                <w:rStyle w:val="HTMLCode"/>
                <w:rFonts w:ascii="Source Code Pro" w:eastAsia="Calibri" w:hAnsi="Source Code Pro"/>
                <w:color w:val="000000"/>
                <w:bdr w:val="none" w:sz="0" w:space="0" w:color="auto" w:frame="1"/>
              </w:rPr>
              <w:t xml:space="preserve">props.store(outStream, </w:t>
            </w:r>
            <w:r>
              <w:rPr>
                <w:rStyle w:val="HTMLCode"/>
                <w:rFonts w:ascii="Source Code Pro" w:eastAsia="Calibri" w:hAnsi="Source Code Pro"/>
                <w:color w:val="2A00FF"/>
                <w:bdr w:val="none" w:sz="0" w:space="0" w:color="auto" w:frame="1"/>
              </w:rPr>
              <w:t>"Converted from applicationProperties.xml"</w:t>
            </w:r>
            <w:r>
              <w:rPr>
                <w:rStyle w:val="HTMLCode"/>
                <w:rFonts w:ascii="Source Code Pro" w:eastAsia="Calibri" w:hAnsi="Source Code Pro"/>
                <w:color w:val="000000"/>
                <w:bdr w:val="none" w:sz="0" w:space="0" w:color="auto" w:frame="1"/>
              </w:rPr>
              <w:t>);</w:t>
            </w:r>
          </w:p>
          <w:p w14:paraId="296F79FF" w14:textId="77777777" w:rsidR="007226A2" w:rsidRDefault="007226A2">
            <w:pPr>
              <w:shd w:val="clear" w:color="auto" w:fill="F8F8F8"/>
              <w:spacing w:line="343" w:lineRule="atLeast"/>
              <w:textAlignment w:val="baseline"/>
              <w:rPr>
                <w:rFonts w:ascii="Source Code Pro" w:hAnsi="Source Code Pro"/>
              </w:rPr>
            </w:pPr>
            <w:r>
              <w:rPr>
                <w:rStyle w:val="HTMLCode"/>
                <w:rFonts w:ascii="Source Code Pro" w:eastAsia="Calibri" w:hAnsi="Source Code Pro"/>
                <w:bdr w:val="none" w:sz="0" w:space="0" w:color="auto" w:frame="1"/>
              </w:rPr>
              <w:t>    </w:t>
            </w:r>
            <w:r>
              <w:rPr>
                <w:rFonts w:ascii="Source Code Pro" w:hAnsi="Source Code Pro"/>
              </w:rPr>
              <w:t> </w:t>
            </w:r>
          </w:p>
          <w:p w14:paraId="34A7F0DF" w14:textId="77777777" w:rsidR="007226A2" w:rsidRDefault="007226A2">
            <w:pPr>
              <w:shd w:val="clear" w:color="auto" w:fill="F8F8F8"/>
              <w:spacing w:line="343" w:lineRule="atLeast"/>
              <w:textAlignment w:val="baseline"/>
              <w:rPr>
                <w:rFonts w:ascii="Source Code Pro" w:hAnsi="Source Code Pro"/>
              </w:rPr>
            </w:pPr>
            <w:r>
              <w:rPr>
                <w:rStyle w:val="HTMLCode"/>
                <w:rFonts w:ascii="Source Code Pro" w:eastAsia="Calibri" w:hAnsi="Source Code Pro"/>
                <w:bdr w:val="none" w:sz="0" w:space="0" w:color="auto" w:frame="1"/>
              </w:rPr>
              <w:t>    </w:t>
            </w:r>
            <w:r>
              <w:rPr>
                <w:rStyle w:val="HTMLCode"/>
                <w:rFonts w:ascii="Source Code Pro" w:eastAsia="Calibri" w:hAnsi="Source Code Pro"/>
                <w:color w:val="3F5FBF"/>
                <w:bdr w:val="none" w:sz="0" w:space="0" w:color="auto" w:frame="1"/>
              </w:rPr>
              <w:t>//Use properties in code</w:t>
            </w:r>
          </w:p>
          <w:p w14:paraId="29D06E8F" w14:textId="77777777" w:rsidR="007226A2" w:rsidRDefault="007226A2">
            <w:pPr>
              <w:shd w:val="clear" w:color="auto" w:fill="C3DEFE"/>
              <w:spacing w:line="343" w:lineRule="atLeast"/>
              <w:textAlignment w:val="baseline"/>
              <w:rPr>
                <w:rFonts w:ascii="Source Code Pro" w:hAnsi="Source Code Pro"/>
              </w:rPr>
            </w:pPr>
            <w:r>
              <w:rPr>
                <w:rStyle w:val="HTMLCode"/>
                <w:rFonts w:ascii="Source Code Pro" w:eastAsia="Calibri" w:hAnsi="Source Code Pro"/>
                <w:bdr w:val="none" w:sz="0" w:space="0" w:color="auto" w:frame="1"/>
              </w:rPr>
              <w:t>    </w:t>
            </w:r>
            <w:r>
              <w:rPr>
                <w:rStyle w:val="HTMLCode"/>
                <w:rFonts w:ascii="Source Code Pro" w:eastAsia="Calibri" w:hAnsi="Source Code Pro"/>
                <w:color w:val="000000"/>
                <w:bdr w:val="none" w:sz="0" w:space="0" w:color="auto" w:frame="1"/>
              </w:rPr>
              <w:t>System.out.println(props.get(</w:t>
            </w:r>
            <w:r>
              <w:rPr>
                <w:rStyle w:val="HTMLCode"/>
                <w:rFonts w:ascii="Source Code Pro" w:eastAsia="Calibri" w:hAnsi="Source Code Pro"/>
                <w:color w:val="2A00FF"/>
                <w:bdr w:val="none" w:sz="0" w:space="0" w:color="auto" w:frame="1"/>
              </w:rPr>
              <w:t>"input.dir"</w:t>
            </w:r>
            <w:r>
              <w:rPr>
                <w:rStyle w:val="HTMLCode"/>
                <w:rFonts w:ascii="Source Code Pro" w:eastAsia="Calibri" w:hAnsi="Source Code Pro"/>
                <w:color w:val="000000"/>
                <w:bdr w:val="none" w:sz="0" w:space="0" w:color="auto" w:frame="1"/>
              </w:rPr>
              <w:t xml:space="preserve">));     </w:t>
            </w:r>
            <w:r>
              <w:rPr>
                <w:rStyle w:val="HTMLCode"/>
                <w:rFonts w:ascii="Source Code Pro" w:eastAsia="Calibri" w:hAnsi="Source Code Pro"/>
                <w:color w:val="3F5FBF"/>
                <w:bdr w:val="none" w:sz="0" w:space="0" w:color="auto" w:frame="1"/>
              </w:rPr>
              <w:t>//Prints 'c:/temp/input'</w:t>
            </w:r>
          </w:p>
          <w:p w14:paraId="3C2E2BBB" w14:textId="77777777" w:rsidR="007226A2" w:rsidRDefault="007226A2">
            <w:pPr>
              <w:shd w:val="clear" w:color="auto" w:fill="F8F8F8"/>
              <w:spacing w:line="343" w:lineRule="atLeast"/>
              <w:textAlignment w:val="baseline"/>
              <w:rPr>
                <w:rFonts w:ascii="Source Code Pro" w:hAnsi="Source Code Pro"/>
              </w:rPr>
            </w:pPr>
            <w:r>
              <w:rPr>
                <w:rStyle w:val="HTMLCode"/>
                <w:rFonts w:ascii="Source Code Pro" w:eastAsia="Calibri" w:hAnsi="Source Code Pro"/>
                <w:bdr w:val="none" w:sz="0" w:space="0" w:color="auto" w:frame="1"/>
              </w:rPr>
              <w:t>  </w:t>
            </w:r>
            <w:r>
              <w:rPr>
                <w:rStyle w:val="HTMLCode"/>
                <w:rFonts w:ascii="Source Code Pro" w:eastAsia="Calibri" w:hAnsi="Source Code Pro"/>
                <w:color w:val="000000"/>
                <w:bdr w:val="none" w:sz="0" w:space="0" w:color="auto" w:frame="1"/>
              </w:rPr>
              <w:t>}</w:t>
            </w:r>
          </w:p>
          <w:p w14:paraId="52507F39" w14:textId="77777777" w:rsidR="007226A2" w:rsidRDefault="007226A2">
            <w:pPr>
              <w:shd w:val="clear" w:color="auto" w:fill="F8F8F8"/>
              <w:spacing w:line="343" w:lineRule="atLeast"/>
              <w:textAlignment w:val="baseline"/>
              <w:rPr>
                <w:rFonts w:ascii="Source Code Pro" w:hAnsi="Source Code Pro"/>
              </w:rPr>
            </w:pPr>
            <w:r>
              <w:rPr>
                <w:rStyle w:val="HTMLCode"/>
                <w:rFonts w:ascii="Source Code Pro" w:eastAsia="Calibri" w:hAnsi="Source Code Pro"/>
                <w:color w:val="000000"/>
                <w:bdr w:val="none" w:sz="0" w:space="0" w:color="auto" w:frame="1"/>
              </w:rPr>
              <w:t>}</w:t>
            </w:r>
          </w:p>
        </w:tc>
      </w:tr>
      <w:tr w:rsidR="007226A2" w14:paraId="2DC646C3" w14:textId="77777777" w:rsidTr="007226A2">
        <w:trPr>
          <w:tblCellSpacing w:w="0" w:type="dxa"/>
        </w:trPr>
        <w:tc>
          <w:tcPr>
            <w:tcW w:w="0" w:type="auto"/>
            <w:tcBorders>
              <w:top w:val="nil"/>
              <w:left w:val="nil"/>
              <w:bottom w:val="nil"/>
              <w:right w:val="nil"/>
            </w:tcBorders>
            <w:vAlign w:val="center"/>
            <w:hideMark/>
          </w:tcPr>
          <w:p w14:paraId="6E00BFAD" w14:textId="77777777" w:rsidR="007226A2" w:rsidRDefault="007226A2">
            <w:pPr>
              <w:shd w:val="clear" w:color="auto" w:fill="F4F4F4"/>
              <w:spacing w:after="300" w:line="343" w:lineRule="atLeast"/>
              <w:ind w:left="-300" w:right="-300"/>
              <w:textAlignment w:val="baseline"/>
              <w:rPr>
                <w:rFonts w:ascii="Source Code Pro" w:hAnsi="Source Code Pro"/>
                <w:color w:val="333333"/>
              </w:rPr>
            </w:pPr>
            <w:r>
              <w:rPr>
                <w:rFonts w:ascii="Source Code Pro" w:hAnsi="Source Code Pro"/>
                <w:color w:val="333333"/>
              </w:rPr>
              <w:lastRenderedPageBreak/>
              <w:t>XMLToProperties.java</w:t>
            </w:r>
          </w:p>
        </w:tc>
      </w:tr>
    </w:tbl>
    <w:p w14:paraId="5FA079AC" w14:textId="77777777" w:rsidR="00C6140C" w:rsidRDefault="00C6140C" w:rsidP="00A96025">
      <w:pPr>
        <w:pStyle w:val="ListParagraph"/>
        <w:spacing w:before="27"/>
        <w:ind w:left="0" w:hanging="755"/>
        <w:rPr>
          <w:sz w:val="28"/>
        </w:rPr>
      </w:pPr>
    </w:p>
    <w:p w14:paraId="3C02E0E0" w14:textId="432793C0" w:rsidR="00594048" w:rsidRDefault="00CF0667" w:rsidP="00467FB4">
      <w:pPr>
        <w:pStyle w:val="ListParagraph"/>
        <w:numPr>
          <w:ilvl w:val="0"/>
          <w:numId w:val="21"/>
        </w:numPr>
        <w:tabs>
          <w:tab w:val="left" w:pos="1180"/>
          <w:tab w:val="left" w:pos="1181"/>
        </w:tabs>
        <w:ind w:left="1180" w:hanging="1081"/>
        <w:rPr>
          <w:sz w:val="28"/>
        </w:rPr>
      </w:pPr>
      <w:r>
        <w:rPr>
          <w:sz w:val="28"/>
        </w:rPr>
        <w:t>What</w:t>
      </w:r>
      <w:r>
        <w:rPr>
          <w:spacing w:val="-3"/>
          <w:sz w:val="28"/>
        </w:rPr>
        <w:t xml:space="preserve"> </w:t>
      </w:r>
      <w:r>
        <w:rPr>
          <w:sz w:val="28"/>
        </w:rPr>
        <w:t>is</w:t>
      </w:r>
      <w:r>
        <w:rPr>
          <w:spacing w:val="-1"/>
          <w:sz w:val="28"/>
        </w:rPr>
        <w:t xml:space="preserve"> </w:t>
      </w:r>
      <w:r>
        <w:rPr>
          <w:sz w:val="28"/>
        </w:rPr>
        <w:t>postman?</w:t>
      </w:r>
    </w:p>
    <w:p w14:paraId="72B4299B" w14:textId="6475769B" w:rsidR="0014410C" w:rsidRDefault="0020745E" w:rsidP="0020745E">
      <w:pPr>
        <w:pStyle w:val="ListParagraph"/>
        <w:tabs>
          <w:tab w:val="left" w:pos="1180"/>
          <w:tab w:val="left" w:pos="1181"/>
        </w:tabs>
        <w:ind w:firstLine="0"/>
        <w:rPr>
          <w:sz w:val="28"/>
        </w:rPr>
      </w:pPr>
      <w:r>
        <w:rPr>
          <w:sz w:val="28"/>
        </w:rPr>
        <w:t xml:space="preserve">Ans: </w:t>
      </w:r>
      <w:r w:rsidR="0014410C">
        <w:rPr>
          <w:sz w:val="28"/>
        </w:rPr>
        <w:t xml:space="preserve">postman is software tool used to test web </w:t>
      </w:r>
      <w:r w:rsidR="00C80D5C">
        <w:rPr>
          <w:sz w:val="28"/>
        </w:rPr>
        <w:t>services.</w:t>
      </w:r>
    </w:p>
    <w:p w14:paraId="1554ED84" w14:textId="3BDEF044" w:rsidR="00596874" w:rsidRDefault="0020745E" w:rsidP="0020745E">
      <w:pPr>
        <w:pStyle w:val="ListParagraph"/>
        <w:tabs>
          <w:tab w:val="left" w:pos="1180"/>
          <w:tab w:val="left" w:pos="1181"/>
        </w:tabs>
        <w:ind w:firstLine="0"/>
        <w:rPr>
          <w:sz w:val="28"/>
        </w:rPr>
      </w:pPr>
      <w:r>
        <w:rPr>
          <w:rFonts w:ascii="Arial" w:hAnsi="Arial" w:cs="Arial"/>
          <w:color w:val="202124"/>
          <w:shd w:val="clear" w:color="auto" w:fill="FFFFFF"/>
        </w:rPr>
        <w:t>Postman is </w:t>
      </w:r>
      <w:r>
        <w:rPr>
          <w:rFonts w:ascii="Arial" w:hAnsi="Arial" w:cs="Arial"/>
          <w:b/>
          <w:bCs/>
          <w:color w:val="202124"/>
          <w:shd w:val="clear" w:color="auto" w:fill="FFFFFF"/>
        </w:rPr>
        <w:t>an API client that makes it easy for developers to create, share, test and document APIs</w:t>
      </w:r>
      <w:r>
        <w:rPr>
          <w:rFonts w:ascii="Arial" w:hAnsi="Arial" w:cs="Arial"/>
          <w:color w:val="202124"/>
          <w:shd w:val="clear" w:color="auto" w:fill="FFFFFF"/>
        </w:rPr>
        <w:t>. This is done by allowing users to create and save simple and complex HTTP/s requests, as well as read their responses. The result - more efficient and less tedious work.</w:t>
      </w:r>
    </w:p>
    <w:p w14:paraId="5579C36C" w14:textId="261063A1" w:rsidR="00594048" w:rsidRDefault="00CF0667" w:rsidP="00467FB4">
      <w:pPr>
        <w:pStyle w:val="ListParagraph"/>
        <w:numPr>
          <w:ilvl w:val="0"/>
          <w:numId w:val="21"/>
        </w:numPr>
        <w:tabs>
          <w:tab w:val="left" w:pos="1180"/>
          <w:tab w:val="left" w:pos="1181"/>
        </w:tabs>
        <w:spacing w:before="26"/>
        <w:ind w:left="1180" w:hanging="1081"/>
        <w:rPr>
          <w:sz w:val="28"/>
        </w:rPr>
      </w:pPr>
      <w:r>
        <w:rPr>
          <w:sz w:val="28"/>
        </w:rPr>
        <w:t>Repository</w:t>
      </w:r>
      <w:r>
        <w:rPr>
          <w:spacing w:val="-1"/>
          <w:sz w:val="28"/>
        </w:rPr>
        <w:t xml:space="preserve"> </w:t>
      </w:r>
      <w:r>
        <w:rPr>
          <w:sz w:val="28"/>
        </w:rPr>
        <w:t>layer and</w:t>
      </w:r>
      <w:r>
        <w:rPr>
          <w:spacing w:val="1"/>
          <w:sz w:val="28"/>
        </w:rPr>
        <w:t xml:space="preserve"> </w:t>
      </w:r>
      <w:r>
        <w:rPr>
          <w:sz w:val="28"/>
        </w:rPr>
        <w:t>how it</w:t>
      </w:r>
      <w:r>
        <w:rPr>
          <w:spacing w:val="-2"/>
          <w:sz w:val="28"/>
        </w:rPr>
        <w:t xml:space="preserve"> </w:t>
      </w:r>
      <w:r>
        <w:rPr>
          <w:sz w:val="28"/>
        </w:rPr>
        <w:t>will</w:t>
      </w:r>
      <w:r>
        <w:rPr>
          <w:spacing w:val="-3"/>
          <w:sz w:val="28"/>
        </w:rPr>
        <w:t xml:space="preserve"> </w:t>
      </w:r>
      <w:r>
        <w:rPr>
          <w:sz w:val="28"/>
        </w:rPr>
        <w:t>work?</w:t>
      </w:r>
    </w:p>
    <w:p w14:paraId="5520B889" w14:textId="69A3621F" w:rsidR="00C8396F" w:rsidRDefault="00C8396F" w:rsidP="00C8396F">
      <w:pPr>
        <w:pStyle w:val="ListParagraph"/>
        <w:tabs>
          <w:tab w:val="left" w:pos="1180"/>
          <w:tab w:val="left" w:pos="1181"/>
        </w:tabs>
        <w:spacing w:before="26"/>
        <w:ind w:firstLine="0"/>
        <w:rPr>
          <w:sz w:val="28"/>
        </w:rPr>
      </w:pPr>
      <w:r w:rsidRPr="00C8396F">
        <w:rPr>
          <w:b/>
          <w:bCs/>
          <w:sz w:val="28"/>
        </w:rPr>
        <w:t>Java repositories</w:t>
      </w:r>
      <w:r w:rsidRPr="00C8396F">
        <w:rPr>
          <w:sz w:val="28"/>
        </w:rPr>
        <w:t xml:space="preserve"> are commonly known as JPA based repositories used under JAVA spring framework. Repositories define a new elegant method of storing, updating, and extracting the data </w:t>
      </w:r>
      <w:r w:rsidR="009D3A30">
        <w:rPr>
          <w:sz w:val="28"/>
        </w:rPr>
        <w:t>+………..</w:t>
      </w:r>
      <w:r w:rsidRPr="00C8396F">
        <w:rPr>
          <w:sz w:val="28"/>
        </w:rPr>
        <w:t>stored from JAVA applications in the backend. All of the CRUD (Create, read, update, and delete) operations can be implemented with the help of a repository interface.</w:t>
      </w:r>
    </w:p>
    <w:p w14:paraId="71FDBDBB" w14:textId="77777777" w:rsidR="008362F6" w:rsidRPr="008362F6" w:rsidRDefault="008362F6" w:rsidP="008362F6">
      <w:pPr>
        <w:pStyle w:val="ListParagraph"/>
        <w:tabs>
          <w:tab w:val="left" w:pos="1180"/>
          <w:tab w:val="left" w:pos="1181"/>
        </w:tabs>
        <w:spacing w:before="26"/>
        <w:rPr>
          <w:b/>
          <w:bCs/>
          <w:sz w:val="28"/>
          <w:lang w:val="en-IN"/>
        </w:rPr>
      </w:pPr>
      <w:r w:rsidRPr="008362F6">
        <w:rPr>
          <w:b/>
          <w:bCs/>
          <w:sz w:val="28"/>
          <w:lang w:val="en-IN"/>
        </w:rPr>
        <w:t>How does the JPA Repository Work?</w:t>
      </w:r>
    </w:p>
    <w:p w14:paraId="2E64AB17" w14:textId="77777777" w:rsidR="008362F6" w:rsidRPr="008362F6" w:rsidRDefault="008362F6" w:rsidP="008362F6">
      <w:pPr>
        <w:pStyle w:val="ListParagraph"/>
        <w:tabs>
          <w:tab w:val="left" w:pos="1180"/>
          <w:tab w:val="left" w:pos="1181"/>
        </w:tabs>
        <w:spacing w:before="26"/>
        <w:rPr>
          <w:sz w:val="28"/>
          <w:lang w:val="en-IN"/>
        </w:rPr>
      </w:pPr>
      <w:r w:rsidRPr="008362F6">
        <w:rPr>
          <w:sz w:val="28"/>
          <w:lang w:val="en-IN"/>
        </w:rPr>
        <w:t>JPA repositories are created by extending the JpaRepository library consisting of implementation of different functions, methods, and other related dependent data types to enable persistence in web or desktop applications designed using JAVA. To have these interfaces working all the dependent libraries are to be loaded in the classpath.</w:t>
      </w:r>
    </w:p>
    <w:p w14:paraId="67046A71" w14:textId="77777777" w:rsidR="008362F6" w:rsidRPr="008362F6" w:rsidRDefault="008362F6" w:rsidP="008362F6">
      <w:pPr>
        <w:pStyle w:val="ListParagraph"/>
        <w:tabs>
          <w:tab w:val="left" w:pos="1180"/>
          <w:tab w:val="left" w:pos="1181"/>
        </w:tabs>
        <w:spacing w:before="26"/>
        <w:rPr>
          <w:b/>
          <w:bCs/>
          <w:sz w:val="28"/>
          <w:lang w:val="en-IN"/>
        </w:rPr>
      </w:pPr>
      <w:r w:rsidRPr="008362F6">
        <w:rPr>
          <w:b/>
          <w:bCs/>
          <w:sz w:val="28"/>
          <w:lang w:val="en-IN"/>
        </w:rPr>
        <w:t>Once the interface is created then functions like “</w:t>
      </w:r>
      <w:proofErr w:type="gramStart"/>
      <w:r w:rsidRPr="008362F6">
        <w:rPr>
          <w:b/>
          <w:bCs/>
          <w:sz w:val="28"/>
          <w:lang w:val="en-IN"/>
        </w:rPr>
        <w:t>save(</w:t>
      </w:r>
      <w:proofErr w:type="gramEnd"/>
      <w:r w:rsidRPr="008362F6">
        <w:rPr>
          <w:b/>
          <w:bCs/>
          <w:sz w:val="28"/>
          <w:lang w:val="en-IN"/>
        </w:rPr>
        <w:t>)”, “count()”, “info()”, “findAll()”, “sort()” and others are used to accomplish the data query or required data manipulation</w:t>
      </w:r>
    </w:p>
    <w:p w14:paraId="1B8EAD8E" w14:textId="77777777" w:rsidR="00C8396F" w:rsidRDefault="00C8396F" w:rsidP="00C8396F">
      <w:pPr>
        <w:pStyle w:val="ListParagraph"/>
        <w:tabs>
          <w:tab w:val="left" w:pos="1180"/>
          <w:tab w:val="left" w:pos="1181"/>
        </w:tabs>
        <w:spacing w:before="26"/>
        <w:ind w:firstLine="0"/>
        <w:rPr>
          <w:sz w:val="28"/>
        </w:rPr>
      </w:pPr>
    </w:p>
    <w:p w14:paraId="3B4ADC1A" w14:textId="5DCAEC88" w:rsidR="00594048" w:rsidRDefault="00CF0667" w:rsidP="00467FB4">
      <w:pPr>
        <w:pStyle w:val="ListParagraph"/>
        <w:numPr>
          <w:ilvl w:val="0"/>
          <w:numId w:val="21"/>
        </w:numPr>
        <w:tabs>
          <w:tab w:val="left" w:pos="1180"/>
          <w:tab w:val="left" w:pos="1181"/>
        </w:tabs>
        <w:spacing w:before="27"/>
        <w:ind w:left="1180" w:hanging="1081"/>
        <w:rPr>
          <w:sz w:val="28"/>
        </w:rPr>
      </w:pPr>
      <w:r>
        <w:rPr>
          <w:sz w:val="28"/>
        </w:rPr>
        <w:t>Where</w:t>
      </w:r>
      <w:r>
        <w:rPr>
          <w:spacing w:val="-3"/>
          <w:sz w:val="28"/>
        </w:rPr>
        <w:t xml:space="preserve"> </w:t>
      </w:r>
      <w:r>
        <w:rPr>
          <w:sz w:val="28"/>
        </w:rPr>
        <w:t>we</w:t>
      </w:r>
      <w:r>
        <w:rPr>
          <w:spacing w:val="-1"/>
          <w:sz w:val="28"/>
        </w:rPr>
        <w:t xml:space="preserve"> </w:t>
      </w:r>
      <w:r>
        <w:rPr>
          <w:sz w:val="28"/>
        </w:rPr>
        <w:t>store</w:t>
      </w:r>
      <w:r>
        <w:rPr>
          <w:spacing w:val="-2"/>
          <w:sz w:val="28"/>
        </w:rPr>
        <w:t xml:space="preserve"> </w:t>
      </w:r>
      <w:r>
        <w:rPr>
          <w:sz w:val="28"/>
        </w:rPr>
        <w:t>java</w:t>
      </w:r>
      <w:r>
        <w:rPr>
          <w:spacing w:val="-4"/>
          <w:sz w:val="28"/>
        </w:rPr>
        <w:t xml:space="preserve"> </w:t>
      </w:r>
      <w:r>
        <w:rPr>
          <w:sz w:val="28"/>
        </w:rPr>
        <w:t>code?</w:t>
      </w:r>
    </w:p>
    <w:p w14:paraId="0B46826A" w14:textId="77777777" w:rsidR="00FA45EE" w:rsidRDefault="00764179" w:rsidP="00764179">
      <w:pPr>
        <w:pStyle w:val="ListParagraph"/>
        <w:tabs>
          <w:tab w:val="left" w:pos="1180"/>
          <w:tab w:val="left" w:pos="1181"/>
        </w:tabs>
        <w:spacing w:before="27"/>
        <w:ind w:firstLine="0"/>
        <w:rPr>
          <w:sz w:val="28"/>
        </w:rPr>
      </w:pPr>
      <w:r>
        <w:rPr>
          <w:sz w:val="28"/>
        </w:rPr>
        <w:lastRenderedPageBreak/>
        <w:t xml:space="preserve">Ans: </w:t>
      </w:r>
      <w:r>
        <w:rPr>
          <w:sz w:val="28"/>
        </w:rPr>
        <w:tab/>
      </w:r>
      <w:r w:rsidRPr="00764179">
        <w:rPr>
          <w:sz w:val="28"/>
        </w:rPr>
        <w:t xml:space="preserve">In the standard Java development environment, Java source code, binaries, and resources are stored as files in a file system, as follows: </w:t>
      </w:r>
    </w:p>
    <w:p w14:paraId="19FB17F0" w14:textId="2BA8F187" w:rsidR="00764179" w:rsidRDefault="00764179" w:rsidP="00467FB4">
      <w:pPr>
        <w:pStyle w:val="ListParagraph"/>
        <w:numPr>
          <w:ilvl w:val="0"/>
          <w:numId w:val="28"/>
        </w:numPr>
        <w:tabs>
          <w:tab w:val="left" w:pos="1180"/>
          <w:tab w:val="left" w:pos="1181"/>
        </w:tabs>
        <w:spacing w:before="27"/>
        <w:rPr>
          <w:sz w:val="28"/>
        </w:rPr>
      </w:pPr>
      <w:r w:rsidRPr="00764179">
        <w:rPr>
          <w:sz w:val="28"/>
        </w:rPr>
        <w:t xml:space="preserve">Source code files are saved </w:t>
      </w:r>
      <w:proofErr w:type="gramStart"/>
      <w:r w:rsidRPr="00764179">
        <w:rPr>
          <w:sz w:val="28"/>
        </w:rPr>
        <w:t>as .</w:t>
      </w:r>
      <w:proofErr w:type="gramEnd"/>
      <w:r w:rsidRPr="00764179">
        <w:rPr>
          <w:sz w:val="28"/>
        </w:rPr>
        <w:t xml:space="preserve"> java files.</w:t>
      </w:r>
    </w:p>
    <w:p w14:paraId="30E57C54" w14:textId="77777777" w:rsidR="00FA45EE" w:rsidRPr="00FA45EE" w:rsidRDefault="00FA45EE" w:rsidP="00467FB4">
      <w:pPr>
        <w:widowControl/>
        <w:numPr>
          <w:ilvl w:val="0"/>
          <w:numId w:val="28"/>
        </w:numPr>
        <w:shd w:val="clear" w:color="auto" w:fill="FCFBFA"/>
        <w:autoSpaceDE/>
        <w:autoSpaceDN/>
        <w:spacing w:after="120"/>
        <w:rPr>
          <w:rFonts w:ascii="Segoe UI" w:eastAsia="Times New Roman" w:hAnsi="Segoe UI" w:cs="Segoe UI"/>
          <w:color w:val="1A1816"/>
          <w:sz w:val="24"/>
          <w:szCs w:val="24"/>
          <w:lang w:val="en-IN" w:eastAsia="en-IN"/>
        </w:rPr>
      </w:pPr>
      <w:r w:rsidRPr="00FA45EE">
        <w:rPr>
          <w:rFonts w:ascii="Segoe UI" w:eastAsia="Times New Roman" w:hAnsi="Segoe UI" w:cs="Segoe UI"/>
          <w:color w:val="1A1816"/>
          <w:sz w:val="24"/>
          <w:szCs w:val="24"/>
          <w:lang w:val="en-IN" w:eastAsia="en-IN"/>
        </w:rPr>
        <w:t>Compiled Java binary files are saved as </w:t>
      </w:r>
      <w:r w:rsidRPr="00FA45EE">
        <w:rPr>
          <w:rFonts w:ascii="Courier New" w:eastAsia="Times New Roman" w:hAnsi="Courier New" w:cs="Courier New"/>
          <w:color w:val="1A1816"/>
          <w:sz w:val="20"/>
          <w:szCs w:val="20"/>
          <w:lang w:val="en-IN" w:eastAsia="en-IN"/>
        </w:rPr>
        <w:t>.class</w:t>
      </w:r>
      <w:r w:rsidRPr="00FA45EE">
        <w:rPr>
          <w:rFonts w:ascii="Segoe UI" w:eastAsia="Times New Roman" w:hAnsi="Segoe UI" w:cs="Segoe UI"/>
          <w:color w:val="1A1816"/>
          <w:sz w:val="24"/>
          <w:szCs w:val="24"/>
          <w:lang w:val="en-IN" w:eastAsia="en-IN"/>
        </w:rPr>
        <w:t> files.</w:t>
      </w:r>
    </w:p>
    <w:p w14:paraId="6EDF68F2" w14:textId="77777777" w:rsidR="00FA45EE" w:rsidRPr="00FA45EE" w:rsidRDefault="00FA45EE" w:rsidP="00467FB4">
      <w:pPr>
        <w:widowControl/>
        <w:numPr>
          <w:ilvl w:val="0"/>
          <w:numId w:val="28"/>
        </w:numPr>
        <w:shd w:val="clear" w:color="auto" w:fill="FCFBFA"/>
        <w:autoSpaceDE/>
        <w:autoSpaceDN/>
        <w:spacing w:after="120"/>
        <w:rPr>
          <w:rFonts w:ascii="Segoe UI" w:eastAsia="Times New Roman" w:hAnsi="Segoe UI" w:cs="Segoe UI"/>
          <w:color w:val="1A1816"/>
          <w:sz w:val="24"/>
          <w:szCs w:val="24"/>
          <w:lang w:val="en-IN" w:eastAsia="en-IN"/>
        </w:rPr>
      </w:pPr>
      <w:r w:rsidRPr="00FA45EE">
        <w:rPr>
          <w:rFonts w:ascii="Segoe UI" w:eastAsia="Times New Roman" w:hAnsi="Segoe UI" w:cs="Segoe UI"/>
          <w:color w:val="1A1816"/>
          <w:sz w:val="24"/>
          <w:szCs w:val="24"/>
          <w:lang w:val="en-IN" w:eastAsia="en-IN"/>
        </w:rPr>
        <w:t xml:space="preserve">Resources are any data files, such </w:t>
      </w:r>
      <w:proofErr w:type="gramStart"/>
      <w:r w:rsidRPr="00FA45EE">
        <w:rPr>
          <w:rFonts w:ascii="Segoe UI" w:eastAsia="Times New Roman" w:hAnsi="Segoe UI" w:cs="Segoe UI"/>
          <w:color w:val="1A1816"/>
          <w:sz w:val="24"/>
          <w:szCs w:val="24"/>
          <w:lang w:val="en-IN" w:eastAsia="en-IN"/>
        </w:rPr>
        <w:t>as </w:t>
      </w:r>
      <w:r w:rsidRPr="00FA45EE">
        <w:rPr>
          <w:rFonts w:ascii="Courier New" w:eastAsia="Times New Roman" w:hAnsi="Courier New" w:cs="Courier New"/>
          <w:color w:val="1A1816"/>
          <w:sz w:val="20"/>
          <w:szCs w:val="20"/>
          <w:lang w:val="en-IN" w:eastAsia="en-IN"/>
        </w:rPr>
        <w:t>.properties</w:t>
      </w:r>
      <w:proofErr w:type="gramEnd"/>
      <w:r w:rsidRPr="00FA45EE">
        <w:rPr>
          <w:rFonts w:ascii="Segoe UI" w:eastAsia="Times New Roman" w:hAnsi="Segoe UI" w:cs="Segoe UI"/>
          <w:color w:val="1A1816"/>
          <w:sz w:val="24"/>
          <w:szCs w:val="24"/>
          <w:lang w:val="en-IN" w:eastAsia="en-IN"/>
        </w:rPr>
        <w:t> or </w:t>
      </w:r>
      <w:r w:rsidRPr="00FA45EE">
        <w:rPr>
          <w:rFonts w:ascii="Courier New" w:eastAsia="Times New Roman" w:hAnsi="Courier New" w:cs="Courier New"/>
          <w:color w:val="1A1816"/>
          <w:sz w:val="20"/>
          <w:szCs w:val="20"/>
          <w:lang w:val="en-IN" w:eastAsia="en-IN"/>
        </w:rPr>
        <w:t>.ser</w:t>
      </w:r>
      <w:r w:rsidRPr="00FA45EE">
        <w:rPr>
          <w:rFonts w:ascii="Segoe UI" w:eastAsia="Times New Roman" w:hAnsi="Segoe UI" w:cs="Segoe UI"/>
          <w:color w:val="1A1816"/>
          <w:sz w:val="24"/>
          <w:szCs w:val="24"/>
          <w:lang w:val="en-IN" w:eastAsia="en-IN"/>
        </w:rPr>
        <w:t> files, that are stored in the file system hierarchy and are loaded and used at run time.</w:t>
      </w:r>
    </w:p>
    <w:p w14:paraId="3EED46F1" w14:textId="77777777" w:rsidR="00FA45EE" w:rsidRDefault="00FA45EE" w:rsidP="00FA45EE">
      <w:pPr>
        <w:pStyle w:val="ListParagraph"/>
        <w:tabs>
          <w:tab w:val="left" w:pos="1180"/>
          <w:tab w:val="left" w:pos="1181"/>
        </w:tabs>
        <w:spacing w:before="27"/>
        <w:ind w:left="2160" w:firstLine="0"/>
        <w:rPr>
          <w:sz w:val="28"/>
        </w:rPr>
      </w:pPr>
    </w:p>
    <w:p w14:paraId="41EAB16E" w14:textId="77777777" w:rsidR="00594048" w:rsidRDefault="00CF0667" w:rsidP="00467FB4">
      <w:pPr>
        <w:pStyle w:val="ListParagraph"/>
        <w:numPr>
          <w:ilvl w:val="0"/>
          <w:numId w:val="21"/>
        </w:numPr>
        <w:tabs>
          <w:tab w:val="left" w:pos="1180"/>
          <w:tab w:val="left" w:pos="1181"/>
        </w:tabs>
        <w:ind w:left="1180" w:hanging="1081"/>
        <w:rPr>
          <w:sz w:val="28"/>
        </w:rPr>
      </w:pPr>
      <w:r>
        <w:rPr>
          <w:sz w:val="28"/>
        </w:rPr>
        <w:t>Jenkins</w:t>
      </w:r>
    </w:p>
    <w:p w14:paraId="455006D6" w14:textId="664E64C1" w:rsidR="008D6809" w:rsidRPr="008D6809" w:rsidRDefault="008D6809" w:rsidP="008D6809">
      <w:pPr>
        <w:shd w:val="clear" w:color="auto" w:fill="FFFFFF"/>
        <w:rPr>
          <w:rFonts w:ascii="Arial" w:eastAsia="Times New Roman" w:hAnsi="Arial" w:cs="Arial"/>
          <w:color w:val="4D5156"/>
          <w:sz w:val="21"/>
          <w:szCs w:val="21"/>
          <w:lang w:val="en-IN" w:eastAsia="en-IN"/>
        </w:rPr>
      </w:pPr>
      <w:r>
        <w:rPr>
          <w:sz w:val="28"/>
        </w:rPr>
        <w:t>Ans:</w:t>
      </w:r>
      <w:r w:rsidRPr="008D6809">
        <w:rPr>
          <w:rFonts w:ascii="Arial" w:hAnsi="Arial" w:cs="Arial"/>
          <w:b/>
          <w:bCs/>
          <w:i/>
          <w:iCs/>
          <w:color w:val="5F6368"/>
          <w:sz w:val="21"/>
          <w:szCs w:val="21"/>
        </w:rPr>
        <w:t xml:space="preserve"> </w:t>
      </w:r>
      <w:r w:rsidRPr="008D6809">
        <w:rPr>
          <w:rFonts w:ascii="Arial" w:eastAsia="Times New Roman" w:hAnsi="Arial" w:cs="Arial"/>
          <w:b/>
          <w:bCs/>
          <w:color w:val="5F6368"/>
          <w:sz w:val="21"/>
          <w:szCs w:val="21"/>
          <w:lang w:val="en-IN" w:eastAsia="en-IN"/>
        </w:rPr>
        <w:t>Jenkins</w:t>
      </w:r>
      <w:r w:rsidRPr="008D6809">
        <w:rPr>
          <w:rFonts w:ascii="Arial" w:eastAsia="Times New Roman" w:hAnsi="Arial" w:cs="Arial"/>
          <w:color w:val="4D5156"/>
          <w:sz w:val="21"/>
          <w:szCs w:val="21"/>
          <w:lang w:val="en-IN" w:eastAsia="en-IN"/>
        </w:rPr>
        <w:t xml:space="preserve"> – an </w:t>
      </w:r>
      <w:proofErr w:type="gramStart"/>
      <w:r w:rsidRPr="008D6809">
        <w:rPr>
          <w:rFonts w:ascii="Arial" w:eastAsia="Times New Roman" w:hAnsi="Arial" w:cs="Arial"/>
          <w:color w:val="4D5156"/>
          <w:sz w:val="21"/>
          <w:szCs w:val="21"/>
          <w:lang w:val="en-IN" w:eastAsia="en-IN"/>
        </w:rPr>
        <w:t>open source</w:t>
      </w:r>
      <w:proofErr w:type="gramEnd"/>
      <w:r w:rsidRPr="008D6809">
        <w:rPr>
          <w:rFonts w:ascii="Arial" w:eastAsia="Times New Roman" w:hAnsi="Arial" w:cs="Arial"/>
          <w:color w:val="4D5156"/>
          <w:sz w:val="21"/>
          <w:szCs w:val="21"/>
          <w:lang w:val="en-IN" w:eastAsia="en-IN"/>
        </w:rPr>
        <w:t xml:space="preserve"> automation server which enables developers around the world to reliably build, test, and deploy their software.</w:t>
      </w:r>
    </w:p>
    <w:p w14:paraId="70FC067B" w14:textId="2A23111E" w:rsidR="008D6809" w:rsidRDefault="008D6809" w:rsidP="008D6809">
      <w:pPr>
        <w:pStyle w:val="ListParagraph"/>
        <w:tabs>
          <w:tab w:val="left" w:pos="1180"/>
          <w:tab w:val="left" w:pos="1181"/>
        </w:tabs>
        <w:ind w:firstLine="0"/>
        <w:rPr>
          <w:sz w:val="28"/>
        </w:rPr>
      </w:pPr>
    </w:p>
    <w:p w14:paraId="63A59696" w14:textId="4CE0FD77" w:rsidR="00594048" w:rsidRDefault="00CF0667" w:rsidP="00467FB4">
      <w:pPr>
        <w:pStyle w:val="ListParagraph"/>
        <w:numPr>
          <w:ilvl w:val="0"/>
          <w:numId w:val="21"/>
        </w:numPr>
        <w:tabs>
          <w:tab w:val="left" w:pos="1180"/>
          <w:tab w:val="left" w:pos="1181"/>
        </w:tabs>
        <w:ind w:left="1180" w:hanging="1081"/>
        <w:rPr>
          <w:sz w:val="28"/>
        </w:rPr>
      </w:pPr>
      <w:r>
        <w:rPr>
          <w:sz w:val="28"/>
        </w:rPr>
        <w:t>Difference</w:t>
      </w:r>
      <w:r>
        <w:rPr>
          <w:spacing w:val="-5"/>
          <w:sz w:val="28"/>
        </w:rPr>
        <w:t xml:space="preserve"> </w:t>
      </w:r>
      <w:r>
        <w:rPr>
          <w:sz w:val="28"/>
        </w:rPr>
        <w:t>between</w:t>
      </w:r>
      <w:r>
        <w:rPr>
          <w:spacing w:val="-3"/>
          <w:sz w:val="28"/>
        </w:rPr>
        <w:t xml:space="preserve"> </w:t>
      </w:r>
      <w:r>
        <w:rPr>
          <w:sz w:val="28"/>
        </w:rPr>
        <w:t>session</w:t>
      </w:r>
      <w:r>
        <w:rPr>
          <w:spacing w:val="-2"/>
          <w:sz w:val="28"/>
        </w:rPr>
        <w:t xml:space="preserve"> </w:t>
      </w:r>
      <w:r>
        <w:rPr>
          <w:sz w:val="28"/>
        </w:rPr>
        <w:t>and</w:t>
      </w:r>
      <w:r>
        <w:rPr>
          <w:spacing w:val="-3"/>
          <w:sz w:val="28"/>
        </w:rPr>
        <w:t xml:space="preserve"> </w:t>
      </w:r>
      <w:r>
        <w:rPr>
          <w:sz w:val="28"/>
        </w:rPr>
        <w:t>session</w:t>
      </w:r>
      <w:r>
        <w:rPr>
          <w:spacing w:val="-2"/>
          <w:sz w:val="28"/>
        </w:rPr>
        <w:t xml:space="preserve"> </w:t>
      </w:r>
      <w:r>
        <w:rPr>
          <w:sz w:val="28"/>
        </w:rPr>
        <w:t>factory?</w:t>
      </w:r>
    </w:p>
    <w:p w14:paraId="628ED939" w14:textId="6E6892D2" w:rsidR="00594048" w:rsidRDefault="00CF0667" w:rsidP="00467FB4">
      <w:pPr>
        <w:pStyle w:val="ListParagraph"/>
        <w:numPr>
          <w:ilvl w:val="0"/>
          <w:numId w:val="21"/>
        </w:numPr>
        <w:tabs>
          <w:tab w:val="left" w:pos="1180"/>
          <w:tab w:val="left" w:pos="1181"/>
        </w:tabs>
        <w:spacing w:before="26"/>
        <w:ind w:left="1180" w:hanging="1081"/>
        <w:rPr>
          <w:sz w:val="28"/>
        </w:rPr>
      </w:pPr>
      <w:r>
        <w:rPr>
          <w:sz w:val="28"/>
        </w:rPr>
        <w:t>Replace</w:t>
      </w:r>
      <w:r>
        <w:rPr>
          <w:spacing w:val="-3"/>
          <w:sz w:val="28"/>
        </w:rPr>
        <w:t xml:space="preserve"> </w:t>
      </w:r>
      <w:r>
        <w:rPr>
          <w:sz w:val="28"/>
        </w:rPr>
        <w:t>and replace</w:t>
      </w:r>
      <w:r>
        <w:rPr>
          <w:spacing w:val="-4"/>
          <w:sz w:val="28"/>
        </w:rPr>
        <w:t xml:space="preserve"> </w:t>
      </w:r>
      <w:r>
        <w:rPr>
          <w:sz w:val="28"/>
        </w:rPr>
        <w:t>all</w:t>
      </w:r>
      <w:r>
        <w:rPr>
          <w:spacing w:val="-1"/>
          <w:sz w:val="28"/>
        </w:rPr>
        <w:t xml:space="preserve"> </w:t>
      </w:r>
      <w:r>
        <w:rPr>
          <w:sz w:val="28"/>
        </w:rPr>
        <w:t>methods?</w:t>
      </w:r>
    </w:p>
    <w:p w14:paraId="7B367FFA" w14:textId="77777777" w:rsidR="00DD45A4" w:rsidRDefault="00123892" w:rsidP="00123892">
      <w:pPr>
        <w:pStyle w:val="ListParagraph"/>
        <w:tabs>
          <w:tab w:val="left" w:pos="1180"/>
          <w:tab w:val="left" w:pos="1181"/>
        </w:tabs>
        <w:spacing w:before="26"/>
        <w:ind w:firstLine="0"/>
        <w:rPr>
          <w:sz w:val="28"/>
        </w:rPr>
      </w:pPr>
      <w:r>
        <w:rPr>
          <w:sz w:val="28"/>
        </w:rPr>
        <w:t>Ans:</w:t>
      </w:r>
    </w:p>
    <w:p w14:paraId="01640A92" w14:textId="346BABFF" w:rsidR="00123892" w:rsidRDefault="00DD45A4" w:rsidP="00123892">
      <w:pPr>
        <w:pStyle w:val="ListParagraph"/>
        <w:tabs>
          <w:tab w:val="left" w:pos="1180"/>
          <w:tab w:val="left" w:pos="1181"/>
        </w:tabs>
        <w:spacing w:before="26"/>
        <w:ind w:firstLine="0"/>
        <w:rPr>
          <w:sz w:val="28"/>
        </w:rPr>
      </w:pPr>
      <w:proofErr w:type="gramStart"/>
      <w:r w:rsidRPr="00DD45A4">
        <w:rPr>
          <w:b/>
          <w:bCs/>
          <w:sz w:val="28"/>
          <w:u w:val="single"/>
        </w:rPr>
        <w:t>replace(</w:t>
      </w:r>
      <w:proofErr w:type="gramEnd"/>
      <w:r w:rsidRPr="00DD45A4">
        <w:rPr>
          <w:b/>
          <w:bCs/>
          <w:sz w:val="28"/>
          <w:u w:val="single"/>
        </w:rPr>
        <w:t>)</w:t>
      </w:r>
      <w:r w:rsidRPr="00DD45A4">
        <w:rPr>
          <w:sz w:val="28"/>
          <w:u w:val="single"/>
        </w:rPr>
        <w:t> :</w:t>
      </w:r>
      <w:r w:rsidR="00123892">
        <w:rPr>
          <w:sz w:val="28"/>
        </w:rPr>
        <w:t xml:space="preserve"> </w:t>
      </w:r>
      <w:r w:rsidR="00123892" w:rsidRPr="00123892">
        <w:rPr>
          <w:sz w:val="28"/>
        </w:rPr>
        <w:t>The </w:t>
      </w:r>
      <w:r w:rsidR="00123892" w:rsidRPr="00123892">
        <w:rPr>
          <w:b/>
          <w:bCs/>
          <w:sz w:val="28"/>
        </w:rPr>
        <w:t>Java String class replace()</w:t>
      </w:r>
      <w:r w:rsidR="00123892" w:rsidRPr="00123892">
        <w:rPr>
          <w:sz w:val="28"/>
        </w:rPr>
        <w:t> method returns a string replacing all the old char or Char Sequence to new char or Char Sequence.</w:t>
      </w:r>
    </w:p>
    <w:p w14:paraId="0D989ED0" w14:textId="77777777" w:rsidR="005A31EB" w:rsidRDefault="009E0A60" w:rsidP="009E0A60">
      <w:pPr>
        <w:pStyle w:val="NormalWeb"/>
        <w:shd w:val="clear" w:color="auto" w:fill="FFFFFF"/>
        <w:jc w:val="both"/>
        <w:rPr>
          <w:rFonts w:ascii="Segoe UI" w:hAnsi="Segoe UI" w:cs="Segoe UI"/>
          <w:color w:val="333333"/>
        </w:rPr>
      </w:pPr>
      <w:r>
        <w:rPr>
          <w:rFonts w:ascii="Segoe UI" w:hAnsi="Segoe UI" w:cs="Segoe UI"/>
          <w:color w:val="333333"/>
        </w:rPr>
        <w:t xml:space="preserve">There are two types of </w:t>
      </w:r>
      <w:proofErr w:type="gramStart"/>
      <w:r>
        <w:rPr>
          <w:rFonts w:ascii="Segoe UI" w:hAnsi="Segoe UI" w:cs="Segoe UI"/>
          <w:color w:val="333333"/>
        </w:rPr>
        <w:t>replace(</w:t>
      </w:r>
      <w:proofErr w:type="gramEnd"/>
      <w:r>
        <w:rPr>
          <w:rFonts w:ascii="Segoe UI" w:hAnsi="Segoe UI" w:cs="Segoe UI"/>
          <w:color w:val="333333"/>
        </w:rPr>
        <w:t>) methods in Java String class</w:t>
      </w:r>
    </w:p>
    <w:p w14:paraId="7B5528EA" w14:textId="77777777" w:rsidR="005A31EB" w:rsidRDefault="005A31EB" w:rsidP="005A31EB">
      <w:pPr>
        <w:pStyle w:val="NormalWeb"/>
        <w:shd w:val="clear" w:color="auto" w:fill="FFFFFF"/>
        <w:jc w:val="both"/>
        <w:rPr>
          <w:rFonts w:ascii="Segoe UI" w:hAnsi="Segoe UI" w:cs="Segoe UI"/>
          <w:color w:val="000000"/>
          <w:bdr w:val="none" w:sz="0" w:space="0" w:color="auto" w:frame="1"/>
        </w:rPr>
      </w:pPr>
      <w:r>
        <w:rPr>
          <w:rFonts w:ascii="Segoe UI" w:hAnsi="Segoe UI" w:cs="Segoe UI"/>
          <w:color w:val="333333"/>
        </w:rPr>
        <w:t>1</w:t>
      </w:r>
      <w:r w:rsidR="009E0A60">
        <w:rPr>
          <w:rStyle w:val="keyword"/>
          <w:rFonts w:ascii="Segoe UI" w:hAnsi="Segoe UI" w:cs="Segoe UI"/>
          <w:b/>
          <w:bCs/>
          <w:color w:val="006699"/>
          <w:bdr w:val="none" w:sz="0" w:space="0" w:color="auto" w:frame="1"/>
        </w:rPr>
        <w:t>.public</w:t>
      </w:r>
      <w:r w:rsidR="009E0A60">
        <w:rPr>
          <w:rFonts w:ascii="Segoe UI" w:hAnsi="Segoe UI" w:cs="Segoe UI"/>
          <w:color w:val="000000"/>
          <w:bdr w:val="none" w:sz="0" w:space="0" w:color="auto" w:frame="1"/>
        </w:rPr>
        <w:t> String </w:t>
      </w:r>
      <w:proofErr w:type="gramStart"/>
      <w:r w:rsidR="009E0A60">
        <w:rPr>
          <w:rFonts w:ascii="Segoe UI" w:hAnsi="Segoe UI" w:cs="Segoe UI"/>
          <w:color w:val="000000"/>
          <w:bdr w:val="none" w:sz="0" w:space="0" w:color="auto" w:frame="1"/>
        </w:rPr>
        <w:t>replace(</w:t>
      </w:r>
      <w:proofErr w:type="gramEnd"/>
      <w:r w:rsidR="009E0A60">
        <w:rPr>
          <w:rStyle w:val="keyword"/>
          <w:rFonts w:ascii="Segoe UI" w:hAnsi="Segoe UI" w:cs="Segoe UI"/>
          <w:b/>
          <w:bCs/>
          <w:color w:val="006699"/>
          <w:bdr w:val="none" w:sz="0" w:space="0" w:color="auto" w:frame="1"/>
        </w:rPr>
        <w:t>char</w:t>
      </w:r>
      <w:r w:rsidR="009E0A60">
        <w:rPr>
          <w:rFonts w:ascii="Segoe UI" w:hAnsi="Segoe UI" w:cs="Segoe UI"/>
          <w:color w:val="000000"/>
          <w:bdr w:val="none" w:sz="0" w:space="0" w:color="auto" w:frame="1"/>
        </w:rPr>
        <w:t> oldChar, </w:t>
      </w:r>
      <w:r w:rsidR="009E0A60">
        <w:rPr>
          <w:rStyle w:val="keyword"/>
          <w:rFonts w:ascii="Segoe UI" w:hAnsi="Segoe UI" w:cs="Segoe UI"/>
          <w:b/>
          <w:bCs/>
          <w:color w:val="006699"/>
          <w:bdr w:val="none" w:sz="0" w:space="0" w:color="auto" w:frame="1"/>
        </w:rPr>
        <w:t>char</w:t>
      </w:r>
      <w:r w:rsidR="009E0A60">
        <w:rPr>
          <w:rFonts w:ascii="Segoe UI" w:hAnsi="Segoe UI" w:cs="Segoe UI"/>
          <w:color w:val="000000"/>
          <w:bdr w:val="none" w:sz="0" w:space="0" w:color="auto" w:frame="1"/>
        </w:rPr>
        <w:t> newChar)    </w:t>
      </w:r>
    </w:p>
    <w:p w14:paraId="4CC1729E" w14:textId="1014934E" w:rsidR="00C458E4" w:rsidRPr="00C458E4" w:rsidRDefault="00C458E4" w:rsidP="005A31EB">
      <w:pPr>
        <w:pStyle w:val="NormalWeb"/>
        <w:shd w:val="clear" w:color="auto" w:fill="FFFFFF"/>
        <w:jc w:val="both"/>
        <w:rPr>
          <w:rFonts w:ascii="Segoe UI" w:hAnsi="Segoe UI" w:cs="Segoe UI"/>
          <w:b/>
          <w:bCs/>
          <w:color w:val="000000"/>
          <w:bdr w:val="none" w:sz="0" w:space="0" w:color="auto" w:frame="1"/>
        </w:rPr>
      </w:pPr>
      <w:r w:rsidRPr="00C458E4">
        <w:rPr>
          <w:rFonts w:ascii="Segoe UI" w:hAnsi="Segoe UI" w:cs="Segoe UI"/>
          <w:b/>
          <w:bCs/>
          <w:color w:val="000000"/>
          <w:bdr w:val="none" w:sz="0" w:space="0" w:color="auto" w:frame="1"/>
        </w:rPr>
        <w:t>e.g:</w:t>
      </w:r>
    </w:p>
    <w:p w14:paraId="5335C4EB" w14:textId="77777777" w:rsidR="005A23B6" w:rsidRPr="005A23B6" w:rsidRDefault="005A23B6" w:rsidP="005A23B6">
      <w:pPr>
        <w:widowControl/>
        <w:numPr>
          <w:ilvl w:val="0"/>
          <w:numId w:val="39"/>
        </w:numPr>
        <w:autoSpaceDE/>
        <w:autoSpaceDN/>
        <w:spacing w:line="375" w:lineRule="atLeast"/>
        <w:jc w:val="both"/>
        <w:rPr>
          <w:rFonts w:ascii="Segoe UI" w:eastAsia="Times New Roman" w:hAnsi="Segoe UI" w:cs="Segoe UI"/>
          <w:color w:val="000000"/>
          <w:sz w:val="24"/>
          <w:szCs w:val="24"/>
          <w:lang w:val="en-IN" w:eastAsia="en-IN"/>
        </w:rPr>
      </w:pPr>
      <w:r w:rsidRPr="005A23B6">
        <w:rPr>
          <w:rFonts w:ascii="Segoe UI" w:eastAsia="Times New Roman" w:hAnsi="Segoe UI" w:cs="Segoe UI"/>
          <w:b/>
          <w:bCs/>
          <w:color w:val="006699"/>
          <w:sz w:val="24"/>
          <w:szCs w:val="24"/>
          <w:bdr w:val="none" w:sz="0" w:space="0" w:color="auto" w:frame="1"/>
          <w:lang w:val="en-IN" w:eastAsia="en-IN"/>
        </w:rPr>
        <w:t>public</w:t>
      </w:r>
      <w:r w:rsidRPr="005A23B6">
        <w:rPr>
          <w:rFonts w:ascii="Segoe UI" w:eastAsia="Times New Roman" w:hAnsi="Segoe UI" w:cs="Segoe UI"/>
          <w:color w:val="000000"/>
          <w:sz w:val="24"/>
          <w:szCs w:val="24"/>
          <w:bdr w:val="none" w:sz="0" w:space="0" w:color="auto" w:frame="1"/>
          <w:lang w:val="en-IN" w:eastAsia="en-IN"/>
        </w:rPr>
        <w:t> </w:t>
      </w:r>
      <w:r w:rsidRPr="005A23B6">
        <w:rPr>
          <w:rFonts w:ascii="Segoe UI" w:eastAsia="Times New Roman" w:hAnsi="Segoe UI" w:cs="Segoe UI"/>
          <w:b/>
          <w:bCs/>
          <w:color w:val="006699"/>
          <w:sz w:val="24"/>
          <w:szCs w:val="24"/>
          <w:bdr w:val="none" w:sz="0" w:space="0" w:color="auto" w:frame="1"/>
          <w:lang w:val="en-IN" w:eastAsia="en-IN"/>
        </w:rPr>
        <w:t>class</w:t>
      </w:r>
      <w:r w:rsidRPr="005A23B6">
        <w:rPr>
          <w:rFonts w:ascii="Segoe UI" w:eastAsia="Times New Roman" w:hAnsi="Segoe UI" w:cs="Segoe UI"/>
          <w:color w:val="000000"/>
          <w:sz w:val="24"/>
          <w:szCs w:val="24"/>
          <w:bdr w:val="none" w:sz="0" w:space="0" w:color="auto" w:frame="1"/>
          <w:lang w:val="en-IN" w:eastAsia="en-IN"/>
        </w:rPr>
        <w:t> ReplaceExample1{  </w:t>
      </w:r>
    </w:p>
    <w:p w14:paraId="50D05086" w14:textId="77777777" w:rsidR="005A23B6" w:rsidRPr="005A23B6" w:rsidRDefault="005A23B6" w:rsidP="005A23B6">
      <w:pPr>
        <w:widowControl/>
        <w:numPr>
          <w:ilvl w:val="0"/>
          <w:numId w:val="39"/>
        </w:numPr>
        <w:autoSpaceDE/>
        <w:autoSpaceDN/>
        <w:spacing w:line="375" w:lineRule="atLeast"/>
        <w:jc w:val="both"/>
        <w:rPr>
          <w:rFonts w:ascii="Segoe UI" w:eastAsia="Times New Roman" w:hAnsi="Segoe UI" w:cs="Segoe UI"/>
          <w:color w:val="000000"/>
          <w:sz w:val="24"/>
          <w:szCs w:val="24"/>
          <w:lang w:val="en-IN" w:eastAsia="en-IN"/>
        </w:rPr>
      </w:pPr>
      <w:r w:rsidRPr="005A23B6">
        <w:rPr>
          <w:rFonts w:ascii="Segoe UI" w:eastAsia="Times New Roman" w:hAnsi="Segoe UI" w:cs="Segoe UI"/>
          <w:b/>
          <w:bCs/>
          <w:color w:val="006699"/>
          <w:sz w:val="24"/>
          <w:szCs w:val="24"/>
          <w:bdr w:val="none" w:sz="0" w:space="0" w:color="auto" w:frame="1"/>
          <w:lang w:val="en-IN" w:eastAsia="en-IN"/>
        </w:rPr>
        <w:t>public</w:t>
      </w:r>
      <w:r w:rsidRPr="005A23B6">
        <w:rPr>
          <w:rFonts w:ascii="Segoe UI" w:eastAsia="Times New Roman" w:hAnsi="Segoe UI" w:cs="Segoe UI"/>
          <w:color w:val="000000"/>
          <w:sz w:val="24"/>
          <w:szCs w:val="24"/>
          <w:bdr w:val="none" w:sz="0" w:space="0" w:color="auto" w:frame="1"/>
          <w:lang w:val="en-IN" w:eastAsia="en-IN"/>
        </w:rPr>
        <w:t> </w:t>
      </w:r>
      <w:r w:rsidRPr="005A23B6">
        <w:rPr>
          <w:rFonts w:ascii="Segoe UI" w:eastAsia="Times New Roman" w:hAnsi="Segoe UI" w:cs="Segoe UI"/>
          <w:b/>
          <w:bCs/>
          <w:color w:val="006699"/>
          <w:sz w:val="24"/>
          <w:szCs w:val="24"/>
          <w:bdr w:val="none" w:sz="0" w:space="0" w:color="auto" w:frame="1"/>
          <w:lang w:val="en-IN" w:eastAsia="en-IN"/>
        </w:rPr>
        <w:t>static</w:t>
      </w:r>
      <w:r w:rsidRPr="005A23B6">
        <w:rPr>
          <w:rFonts w:ascii="Segoe UI" w:eastAsia="Times New Roman" w:hAnsi="Segoe UI" w:cs="Segoe UI"/>
          <w:color w:val="000000"/>
          <w:sz w:val="24"/>
          <w:szCs w:val="24"/>
          <w:bdr w:val="none" w:sz="0" w:space="0" w:color="auto" w:frame="1"/>
          <w:lang w:val="en-IN" w:eastAsia="en-IN"/>
        </w:rPr>
        <w:t> </w:t>
      </w:r>
      <w:r w:rsidRPr="005A23B6">
        <w:rPr>
          <w:rFonts w:ascii="Segoe UI" w:eastAsia="Times New Roman" w:hAnsi="Segoe UI" w:cs="Segoe UI"/>
          <w:b/>
          <w:bCs/>
          <w:color w:val="006699"/>
          <w:sz w:val="24"/>
          <w:szCs w:val="24"/>
          <w:bdr w:val="none" w:sz="0" w:space="0" w:color="auto" w:frame="1"/>
          <w:lang w:val="en-IN" w:eastAsia="en-IN"/>
        </w:rPr>
        <w:t>void</w:t>
      </w:r>
      <w:r w:rsidRPr="005A23B6">
        <w:rPr>
          <w:rFonts w:ascii="Segoe UI" w:eastAsia="Times New Roman" w:hAnsi="Segoe UI" w:cs="Segoe UI"/>
          <w:color w:val="000000"/>
          <w:sz w:val="24"/>
          <w:szCs w:val="24"/>
          <w:bdr w:val="none" w:sz="0" w:space="0" w:color="auto" w:frame="1"/>
          <w:lang w:val="en-IN" w:eastAsia="en-IN"/>
        </w:rPr>
        <w:t> </w:t>
      </w:r>
      <w:proofErr w:type="gramStart"/>
      <w:r w:rsidRPr="005A23B6">
        <w:rPr>
          <w:rFonts w:ascii="Segoe UI" w:eastAsia="Times New Roman" w:hAnsi="Segoe UI" w:cs="Segoe UI"/>
          <w:color w:val="000000"/>
          <w:sz w:val="24"/>
          <w:szCs w:val="24"/>
          <w:bdr w:val="none" w:sz="0" w:space="0" w:color="auto" w:frame="1"/>
          <w:lang w:val="en-IN" w:eastAsia="en-IN"/>
        </w:rPr>
        <w:t>main(</w:t>
      </w:r>
      <w:proofErr w:type="gramEnd"/>
      <w:r w:rsidRPr="005A23B6">
        <w:rPr>
          <w:rFonts w:ascii="Segoe UI" w:eastAsia="Times New Roman" w:hAnsi="Segoe UI" w:cs="Segoe UI"/>
          <w:color w:val="000000"/>
          <w:sz w:val="24"/>
          <w:szCs w:val="24"/>
          <w:bdr w:val="none" w:sz="0" w:space="0" w:color="auto" w:frame="1"/>
          <w:lang w:val="en-IN" w:eastAsia="en-IN"/>
        </w:rPr>
        <w:t>String args[]){  </w:t>
      </w:r>
    </w:p>
    <w:p w14:paraId="62AE06C2" w14:textId="77777777" w:rsidR="005A23B6" w:rsidRPr="005A23B6" w:rsidRDefault="005A23B6" w:rsidP="005A23B6">
      <w:pPr>
        <w:widowControl/>
        <w:numPr>
          <w:ilvl w:val="0"/>
          <w:numId w:val="39"/>
        </w:numPr>
        <w:autoSpaceDE/>
        <w:autoSpaceDN/>
        <w:spacing w:line="375" w:lineRule="atLeast"/>
        <w:jc w:val="both"/>
        <w:rPr>
          <w:rFonts w:ascii="Segoe UI" w:eastAsia="Times New Roman" w:hAnsi="Segoe UI" w:cs="Segoe UI"/>
          <w:color w:val="000000"/>
          <w:sz w:val="24"/>
          <w:szCs w:val="24"/>
          <w:lang w:val="en-IN" w:eastAsia="en-IN"/>
        </w:rPr>
      </w:pPr>
      <w:r w:rsidRPr="005A23B6">
        <w:rPr>
          <w:rFonts w:ascii="Segoe UI" w:eastAsia="Times New Roman" w:hAnsi="Segoe UI" w:cs="Segoe UI"/>
          <w:color w:val="000000"/>
          <w:sz w:val="24"/>
          <w:szCs w:val="24"/>
          <w:bdr w:val="none" w:sz="0" w:space="0" w:color="auto" w:frame="1"/>
          <w:lang w:val="en-IN" w:eastAsia="en-IN"/>
        </w:rPr>
        <w:t>String s1=</w:t>
      </w:r>
      <w:r w:rsidRPr="005A23B6">
        <w:rPr>
          <w:rFonts w:ascii="Segoe UI" w:eastAsia="Times New Roman" w:hAnsi="Segoe UI" w:cs="Segoe UI"/>
          <w:color w:val="0000FF"/>
          <w:sz w:val="24"/>
          <w:szCs w:val="24"/>
          <w:bdr w:val="none" w:sz="0" w:space="0" w:color="auto" w:frame="1"/>
          <w:lang w:val="en-IN" w:eastAsia="en-IN"/>
        </w:rPr>
        <w:t>"javatpoint is a very good website"</w:t>
      </w:r>
      <w:r w:rsidRPr="005A23B6">
        <w:rPr>
          <w:rFonts w:ascii="Segoe UI" w:eastAsia="Times New Roman" w:hAnsi="Segoe UI" w:cs="Segoe UI"/>
          <w:color w:val="000000"/>
          <w:sz w:val="24"/>
          <w:szCs w:val="24"/>
          <w:bdr w:val="none" w:sz="0" w:space="0" w:color="auto" w:frame="1"/>
          <w:lang w:val="en-IN" w:eastAsia="en-IN"/>
        </w:rPr>
        <w:t>;  </w:t>
      </w:r>
    </w:p>
    <w:p w14:paraId="494637C3" w14:textId="77777777" w:rsidR="005A23B6" w:rsidRPr="005A23B6" w:rsidRDefault="005A23B6" w:rsidP="005A23B6">
      <w:pPr>
        <w:widowControl/>
        <w:numPr>
          <w:ilvl w:val="0"/>
          <w:numId w:val="39"/>
        </w:numPr>
        <w:autoSpaceDE/>
        <w:autoSpaceDN/>
        <w:spacing w:line="375" w:lineRule="atLeast"/>
        <w:jc w:val="both"/>
        <w:rPr>
          <w:rFonts w:ascii="Segoe UI" w:eastAsia="Times New Roman" w:hAnsi="Segoe UI" w:cs="Segoe UI"/>
          <w:color w:val="000000"/>
          <w:sz w:val="24"/>
          <w:szCs w:val="24"/>
          <w:lang w:val="en-IN" w:eastAsia="en-IN"/>
        </w:rPr>
      </w:pPr>
      <w:r w:rsidRPr="005A23B6">
        <w:rPr>
          <w:rFonts w:ascii="Segoe UI" w:eastAsia="Times New Roman" w:hAnsi="Segoe UI" w:cs="Segoe UI"/>
          <w:color w:val="000000"/>
          <w:sz w:val="24"/>
          <w:szCs w:val="24"/>
          <w:bdr w:val="none" w:sz="0" w:space="0" w:color="auto" w:frame="1"/>
          <w:lang w:val="en-IN" w:eastAsia="en-IN"/>
        </w:rPr>
        <w:t>String replaceString=s1.replace(</w:t>
      </w:r>
      <w:r w:rsidRPr="005A23B6">
        <w:rPr>
          <w:rFonts w:ascii="Segoe UI" w:eastAsia="Times New Roman" w:hAnsi="Segoe UI" w:cs="Segoe UI"/>
          <w:color w:val="0000FF"/>
          <w:sz w:val="24"/>
          <w:szCs w:val="24"/>
          <w:bdr w:val="none" w:sz="0" w:space="0" w:color="auto" w:frame="1"/>
          <w:lang w:val="en-IN" w:eastAsia="en-IN"/>
        </w:rPr>
        <w:t>'a'</w:t>
      </w:r>
      <w:r w:rsidRPr="005A23B6">
        <w:rPr>
          <w:rFonts w:ascii="Segoe UI" w:eastAsia="Times New Roman" w:hAnsi="Segoe UI" w:cs="Segoe UI"/>
          <w:color w:val="000000"/>
          <w:sz w:val="24"/>
          <w:szCs w:val="24"/>
          <w:bdr w:val="none" w:sz="0" w:space="0" w:color="auto" w:frame="1"/>
          <w:lang w:val="en-IN" w:eastAsia="en-IN"/>
        </w:rPr>
        <w:t>,</w:t>
      </w:r>
      <w:r w:rsidRPr="005A23B6">
        <w:rPr>
          <w:rFonts w:ascii="Segoe UI" w:eastAsia="Times New Roman" w:hAnsi="Segoe UI" w:cs="Segoe UI"/>
          <w:color w:val="0000FF"/>
          <w:sz w:val="24"/>
          <w:szCs w:val="24"/>
          <w:bdr w:val="none" w:sz="0" w:space="0" w:color="auto" w:frame="1"/>
          <w:lang w:val="en-IN" w:eastAsia="en-IN"/>
        </w:rPr>
        <w:t>'e</w:t>
      </w:r>
      <w:proofErr w:type="gramStart"/>
      <w:r w:rsidRPr="005A23B6">
        <w:rPr>
          <w:rFonts w:ascii="Segoe UI" w:eastAsia="Times New Roman" w:hAnsi="Segoe UI" w:cs="Segoe UI"/>
          <w:color w:val="0000FF"/>
          <w:sz w:val="24"/>
          <w:szCs w:val="24"/>
          <w:bdr w:val="none" w:sz="0" w:space="0" w:color="auto" w:frame="1"/>
          <w:lang w:val="en-IN" w:eastAsia="en-IN"/>
        </w:rPr>
        <w:t>'</w:t>
      </w:r>
      <w:r w:rsidRPr="005A23B6">
        <w:rPr>
          <w:rFonts w:ascii="Segoe UI" w:eastAsia="Times New Roman" w:hAnsi="Segoe UI" w:cs="Segoe UI"/>
          <w:color w:val="000000"/>
          <w:sz w:val="24"/>
          <w:szCs w:val="24"/>
          <w:bdr w:val="none" w:sz="0" w:space="0" w:color="auto" w:frame="1"/>
          <w:lang w:val="en-IN" w:eastAsia="en-IN"/>
        </w:rPr>
        <w:t>);</w:t>
      </w:r>
      <w:r w:rsidRPr="005A23B6">
        <w:rPr>
          <w:rFonts w:ascii="Segoe UI" w:eastAsia="Times New Roman" w:hAnsi="Segoe UI" w:cs="Segoe UI"/>
          <w:color w:val="008200"/>
          <w:sz w:val="24"/>
          <w:szCs w:val="24"/>
          <w:bdr w:val="none" w:sz="0" w:space="0" w:color="auto" w:frame="1"/>
          <w:lang w:val="en-IN" w:eastAsia="en-IN"/>
        </w:rPr>
        <w:t>/</w:t>
      </w:r>
      <w:proofErr w:type="gramEnd"/>
      <w:r w:rsidRPr="005A23B6">
        <w:rPr>
          <w:rFonts w:ascii="Segoe UI" w:eastAsia="Times New Roman" w:hAnsi="Segoe UI" w:cs="Segoe UI"/>
          <w:color w:val="008200"/>
          <w:sz w:val="24"/>
          <w:szCs w:val="24"/>
          <w:bdr w:val="none" w:sz="0" w:space="0" w:color="auto" w:frame="1"/>
          <w:lang w:val="en-IN" w:eastAsia="en-IN"/>
        </w:rPr>
        <w:t>/replaces all occurrences of 'a' to 'e'</w:t>
      </w:r>
      <w:r w:rsidRPr="005A23B6">
        <w:rPr>
          <w:rFonts w:ascii="Segoe UI" w:eastAsia="Times New Roman" w:hAnsi="Segoe UI" w:cs="Segoe UI"/>
          <w:color w:val="000000"/>
          <w:sz w:val="24"/>
          <w:szCs w:val="24"/>
          <w:bdr w:val="none" w:sz="0" w:space="0" w:color="auto" w:frame="1"/>
          <w:lang w:val="en-IN" w:eastAsia="en-IN"/>
        </w:rPr>
        <w:t>  </w:t>
      </w:r>
    </w:p>
    <w:p w14:paraId="25D61446" w14:textId="77777777" w:rsidR="005A23B6" w:rsidRPr="005A23B6" w:rsidRDefault="005A23B6" w:rsidP="005A23B6">
      <w:pPr>
        <w:widowControl/>
        <w:numPr>
          <w:ilvl w:val="0"/>
          <w:numId w:val="39"/>
        </w:numPr>
        <w:autoSpaceDE/>
        <w:autoSpaceDN/>
        <w:spacing w:line="375" w:lineRule="atLeast"/>
        <w:jc w:val="both"/>
        <w:rPr>
          <w:rFonts w:ascii="Segoe UI" w:eastAsia="Times New Roman" w:hAnsi="Segoe UI" w:cs="Segoe UI"/>
          <w:color w:val="000000"/>
          <w:sz w:val="24"/>
          <w:szCs w:val="24"/>
          <w:lang w:val="en-IN" w:eastAsia="en-IN"/>
        </w:rPr>
      </w:pPr>
      <w:r w:rsidRPr="005A23B6">
        <w:rPr>
          <w:rFonts w:ascii="Segoe UI" w:eastAsia="Times New Roman" w:hAnsi="Segoe UI" w:cs="Segoe UI"/>
          <w:color w:val="000000"/>
          <w:sz w:val="24"/>
          <w:szCs w:val="24"/>
          <w:bdr w:val="none" w:sz="0" w:space="0" w:color="auto" w:frame="1"/>
          <w:lang w:val="en-IN" w:eastAsia="en-IN"/>
        </w:rPr>
        <w:t>System.out.println(replaceString);  </w:t>
      </w:r>
    </w:p>
    <w:p w14:paraId="20D49281" w14:textId="77777777" w:rsidR="005A23B6" w:rsidRPr="005A23B6" w:rsidRDefault="005A23B6" w:rsidP="005A23B6">
      <w:pPr>
        <w:widowControl/>
        <w:numPr>
          <w:ilvl w:val="0"/>
          <w:numId w:val="39"/>
        </w:numPr>
        <w:autoSpaceDE/>
        <w:autoSpaceDN/>
        <w:spacing w:line="375" w:lineRule="atLeast"/>
        <w:jc w:val="both"/>
        <w:rPr>
          <w:rFonts w:ascii="Segoe UI" w:eastAsia="Times New Roman" w:hAnsi="Segoe UI" w:cs="Segoe UI"/>
          <w:color w:val="000000"/>
          <w:sz w:val="24"/>
          <w:szCs w:val="24"/>
          <w:lang w:val="en-IN" w:eastAsia="en-IN"/>
        </w:rPr>
      </w:pPr>
      <w:r w:rsidRPr="005A23B6">
        <w:rPr>
          <w:rFonts w:ascii="Segoe UI" w:eastAsia="Times New Roman" w:hAnsi="Segoe UI" w:cs="Segoe UI"/>
          <w:color w:val="000000"/>
          <w:sz w:val="24"/>
          <w:szCs w:val="24"/>
          <w:bdr w:val="none" w:sz="0" w:space="0" w:color="auto" w:frame="1"/>
          <w:lang w:val="en-IN" w:eastAsia="en-IN"/>
        </w:rPr>
        <w:t>}}  </w:t>
      </w:r>
    </w:p>
    <w:p w14:paraId="21148B6A" w14:textId="77777777" w:rsidR="00047023" w:rsidRDefault="00047023" w:rsidP="005A31EB">
      <w:pPr>
        <w:pStyle w:val="NormalWeb"/>
        <w:shd w:val="clear" w:color="auto" w:fill="FFFFFF"/>
        <w:jc w:val="both"/>
        <w:rPr>
          <w:rFonts w:ascii="Segoe UI" w:hAnsi="Segoe UI" w:cs="Segoe UI"/>
          <w:color w:val="000000"/>
          <w:bdr w:val="none" w:sz="0" w:space="0" w:color="auto" w:frame="1"/>
        </w:rPr>
      </w:pPr>
    </w:p>
    <w:p w14:paraId="6E1E804A" w14:textId="27C67D33" w:rsidR="009E0A60" w:rsidRDefault="005A31EB" w:rsidP="005A31EB">
      <w:pPr>
        <w:pStyle w:val="NormalWeb"/>
        <w:shd w:val="clear" w:color="auto" w:fill="FFFFFF"/>
        <w:jc w:val="both"/>
        <w:rPr>
          <w:rFonts w:ascii="Segoe UI" w:hAnsi="Segoe UI" w:cs="Segoe UI"/>
          <w:color w:val="000000"/>
          <w:bdr w:val="none" w:sz="0" w:space="0" w:color="auto" w:frame="1"/>
        </w:rPr>
      </w:pPr>
      <w:r>
        <w:rPr>
          <w:rFonts w:ascii="Segoe UI" w:hAnsi="Segoe UI" w:cs="Segoe UI"/>
          <w:color w:val="000000"/>
          <w:bdr w:val="none" w:sz="0" w:space="0" w:color="auto" w:frame="1"/>
        </w:rPr>
        <w:t>2.</w:t>
      </w:r>
      <w:r w:rsidR="009E0A60">
        <w:rPr>
          <w:rStyle w:val="keyword"/>
          <w:rFonts w:ascii="Segoe UI" w:hAnsi="Segoe UI" w:cs="Segoe UI"/>
          <w:b/>
          <w:bCs/>
          <w:color w:val="006699"/>
          <w:bdr w:val="none" w:sz="0" w:space="0" w:color="auto" w:frame="1"/>
        </w:rPr>
        <w:t>public</w:t>
      </w:r>
      <w:r w:rsidR="009E0A60">
        <w:rPr>
          <w:rFonts w:ascii="Segoe UI" w:hAnsi="Segoe UI" w:cs="Segoe UI"/>
          <w:color w:val="000000"/>
          <w:bdr w:val="none" w:sz="0" w:space="0" w:color="auto" w:frame="1"/>
        </w:rPr>
        <w:t> String </w:t>
      </w:r>
      <w:proofErr w:type="gramStart"/>
      <w:r w:rsidR="009E0A60">
        <w:rPr>
          <w:rFonts w:ascii="Segoe UI" w:hAnsi="Segoe UI" w:cs="Segoe UI"/>
          <w:color w:val="000000"/>
          <w:bdr w:val="none" w:sz="0" w:space="0" w:color="auto" w:frame="1"/>
        </w:rPr>
        <w:t>replace(</w:t>
      </w:r>
      <w:proofErr w:type="gramEnd"/>
      <w:r w:rsidR="009E0A60">
        <w:rPr>
          <w:rFonts w:ascii="Segoe UI" w:hAnsi="Segoe UI" w:cs="Segoe UI"/>
          <w:color w:val="000000"/>
          <w:bdr w:val="none" w:sz="0" w:space="0" w:color="auto" w:frame="1"/>
        </w:rPr>
        <w:t>CharSequence target, CharSequence replacement)    </w:t>
      </w:r>
    </w:p>
    <w:p w14:paraId="12AFD07A" w14:textId="4CD49708" w:rsidR="00C458E4" w:rsidRPr="00C458E4" w:rsidRDefault="00C458E4" w:rsidP="005A31EB">
      <w:pPr>
        <w:pStyle w:val="NormalWeb"/>
        <w:shd w:val="clear" w:color="auto" w:fill="FFFFFF"/>
        <w:jc w:val="both"/>
        <w:rPr>
          <w:rFonts w:ascii="Segoe UI" w:hAnsi="Segoe UI" w:cs="Segoe UI"/>
          <w:b/>
          <w:bCs/>
          <w:color w:val="333333"/>
        </w:rPr>
      </w:pPr>
      <w:r w:rsidRPr="00C458E4">
        <w:rPr>
          <w:rFonts w:ascii="Segoe UI" w:hAnsi="Segoe UI" w:cs="Segoe UI"/>
          <w:b/>
          <w:bCs/>
          <w:color w:val="000000"/>
          <w:bdr w:val="none" w:sz="0" w:space="0" w:color="auto" w:frame="1"/>
        </w:rPr>
        <w:t>e.g:</w:t>
      </w:r>
    </w:p>
    <w:p w14:paraId="53080614" w14:textId="77777777" w:rsidR="00DE5B80" w:rsidRPr="00DE5B80" w:rsidRDefault="00DE5B80" w:rsidP="00DE5B80">
      <w:pPr>
        <w:widowControl/>
        <w:numPr>
          <w:ilvl w:val="0"/>
          <w:numId w:val="40"/>
        </w:numPr>
        <w:autoSpaceDE/>
        <w:autoSpaceDN/>
        <w:spacing w:line="375" w:lineRule="atLeast"/>
        <w:jc w:val="both"/>
        <w:rPr>
          <w:rFonts w:ascii="Segoe UI" w:eastAsia="Times New Roman" w:hAnsi="Segoe UI" w:cs="Segoe UI"/>
          <w:color w:val="000000"/>
          <w:sz w:val="24"/>
          <w:szCs w:val="24"/>
          <w:lang w:val="en-IN" w:eastAsia="en-IN"/>
        </w:rPr>
      </w:pPr>
      <w:r w:rsidRPr="00DE5B80">
        <w:rPr>
          <w:rFonts w:ascii="Segoe UI" w:eastAsia="Times New Roman" w:hAnsi="Segoe UI" w:cs="Segoe UI"/>
          <w:b/>
          <w:bCs/>
          <w:color w:val="006699"/>
          <w:sz w:val="24"/>
          <w:szCs w:val="24"/>
          <w:bdr w:val="none" w:sz="0" w:space="0" w:color="auto" w:frame="1"/>
          <w:lang w:val="en-IN" w:eastAsia="en-IN"/>
        </w:rPr>
        <w:t>public</w:t>
      </w:r>
      <w:r w:rsidRPr="00DE5B80">
        <w:rPr>
          <w:rFonts w:ascii="Segoe UI" w:eastAsia="Times New Roman" w:hAnsi="Segoe UI" w:cs="Segoe UI"/>
          <w:color w:val="000000"/>
          <w:sz w:val="24"/>
          <w:szCs w:val="24"/>
          <w:bdr w:val="none" w:sz="0" w:space="0" w:color="auto" w:frame="1"/>
          <w:lang w:val="en-IN" w:eastAsia="en-IN"/>
        </w:rPr>
        <w:t> </w:t>
      </w:r>
      <w:r w:rsidRPr="00DE5B80">
        <w:rPr>
          <w:rFonts w:ascii="Segoe UI" w:eastAsia="Times New Roman" w:hAnsi="Segoe UI" w:cs="Segoe UI"/>
          <w:b/>
          <w:bCs/>
          <w:color w:val="006699"/>
          <w:sz w:val="24"/>
          <w:szCs w:val="24"/>
          <w:bdr w:val="none" w:sz="0" w:space="0" w:color="auto" w:frame="1"/>
          <w:lang w:val="en-IN" w:eastAsia="en-IN"/>
        </w:rPr>
        <w:t>class</w:t>
      </w:r>
      <w:r w:rsidRPr="00DE5B80">
        <w:rPr>
          <w:rFonts w:ascii="Segoe UI" w:eastAsia="Times New Roman" w:hAnsi="Segoe UI" w:cs="Segoe UI"/>
          <w:color w:val="000000"/>
          <w:sz w:val="24"/>
          <w:szCs w:val="24"/>
          <w:bdr w:val="none" w:sz="0" w:space="0" w:color="auto" w:frame="1"/>
          <w:lang w:val="en-IN" w:eastAsia="en-IN"/>
        </w:rPr>
        <w:t> ReplaceExample2{  </w:t>
      </w:r>
    </w:p>
    <w:p w14:paraId="75DE151D" w14:textId="77777777" w:rsidR="00DE5B80" w:rsidRPr="00DE5B80" w:rsidRDefault="00DE5B80" w:rsidP="00DE5B80">
      <w:pPr>
        <w:widowControl/>
        <w:numPr>
          <w:ilvl w:val="0"/>
          <w:numId w:val="40"/>
        </w:numPr>
        <w:autoSpaceDE/>
        <w:autoSpaceDN/>
        <w:spacing w:line="375" w:lineRule="atLeast"/>
        <w:jc w:val="both"/>
        <w:rPr>
          <w:rFonts w:ascii="Segoe UI" w:eastAsia="Times New Roman" w:hAnsi="Segoe UI" w:cs="Segoe UI"/>
          <w:color w:val="000000"/>
          <w:sz w:val="24"/>
          <w:szCs w:val="24"/>
          <w:lang w:val="en-IN" w:eastAsia="en-IN"/>
        </w:rPr>
      </w:pPr>
      <w:r w:rsidRPr="00DE5B80">
        <w:rPr>
          <w:rFonts w:ascii="Segoe UI" w:eastAsia="Times New Roman" w:hAnsi="Segoe UI" w:cs="Segoe UI"/>
          <w:b/>
          <w:bCs/>
          <w:color w:val="006699"/>
          <w:sz w:val="24"/>
          <w:szCs w:val="24"/>
          <w:bdr w:val="none" w:sz="0" w:space="0" w:color="auto" w:frame="1"/>
          <w:lang w:val="en-IN" w:eastAsia="en-IN"/>
        </w:rPr>
        <w:t>public</w:t>
      </w:r>
      <w:r w:rsidRPr="00DE5B80">
        <w:rPr>
          <w:rFonts w:ascii="Segoe UI" w:eastAsia="Times New Roman" w:hAnsi="Segoe UI" w:cs="Segoe UI"/>
          <w:color w:val="000000"/>
          <w:sz w:val="24"/>
          <w:szCs w:val="24"/>
          <w:bdr w:val="none" w:sz="0" w:space="0" w:color="auto" w:frame="1"/>
          <w:lang w:val="en-IN" w:eastAsia="en-IN"/>
        </w:rPr>
        <w:t> </w:t>
      </w:r>
      <w:r w:rsidRPr="00DE5B80">
        <w:rPr>
          <w:rFonts w:ascii="Segoe UI" w:eastAsia="Times New Roman" w:hAnsi="Segoe UI" w:cs="Segoe UI"/>
          <w:b/>
          <w:bCs/>
          <w:color w:val="006699"/>
          <w:sz w:val="24"/>
          <w:szCs w:val="24"/>
          <w:bdr w:val="none" w:sz="0" w:space="0" w:color="auto" w:frame="1"/>
          <w:lang w:val="en-IN" w:eastAsia="en-IN"/>
        </w:rPr>
        <w:t>static</w:t>
      </w:r>
      <w:r w:rsidRPr="00DE5B80">
        <w:rPr>
          <w:rFonts w:ascii="Segoe UI" w:eastAsia="Times New Roman" w:hAnsi="Segoe UI" w:cs="Segoe UI"/>
          <w:color w:val="000000"/>
          <w:sz w:val="24"/>
          <w:szCs w:val="24"/>
          <w:bdr w:val="none" w:sz="0" w:space="0" w:color="auto" w:frame="1"/>
          <w:lang w:val="en-IN" w:eastAsia="en-IN"/>
        </w:rPr>
        <w:t> </w:t>
      </w:r>
      <w:r w:rsidRPr="00DE5B80">
        <w:rPr>
          <w:rFonts w:ascii="Segoe UI" w:eastAsia="Times New Roman" w:hAnsi="Segoe UI" w:cs="Segoe UI"/>
          <w:b/>
          <w:bCs/>
          <w:color w:val="006699"/>
          <w:sz w:val="24"/>
          <w:szCs w:val="24"/>
          <w:bdr w:val="none" w:sz="0" w:space="0" w:color="auto" w:frame="1"/>
          <w:lang w:val="en-IN" w:eastAsia="en-IN"/>
        </w:rPr>
        <w:t>void</w:t>
      </w:r>
      <w:r w:rsidRPr="00DE5B80">
        <w:rPr>
          <w:rFonts w:ascii="Segoe UI" w:eastAsia="Times New Roman" w:hAnsi="Segoe UI" w:cs="Segoe UI"/>
          <w:color w:val="000000"/>
          <w:sz w:val="24"/>
          <w:szCs w:val="24"/>
          <w:bdr w:val="none" w:sz="0" w:space="0" w:color="auto" w:frame="1"/>
          <w:lang w:val="en-IN" w:eastAsia="en-IN"/>
        </w:rPr>
        <w:t> </w:t>
      </w:r>
      <w:proofErr w:type="gramStart"/>
      <w:r w:rsidRPr="00DE5B80">
        <w:rPr>
          <w:rFonts w:ascii="Segoe UI" w:eastAsia="Times New Roman" w:hAnsi="Segoe UI" w:cs="Segoe UI"/>
          <w:color w:val="000000"/>
          <w:sz w:val="24"/>
          <w:szCs w:val="24"/>
          <w:bdr w:val="none" w:sz="0" w:space="0" w:color="auto" w:frame="1"/>
          <w:lang w:val="en-IN" w:eastAsia="en-IN"/>
        </w:rPr>
        <w:t>main(</w:t>
      </w:r>
      <w:proofErr w:type="gramEnd"/>
      <w:r w:rsidRPr="00DE5B80">
        <w:rPr>
          <w:rFonts w:ascii="Segoe UI" w:eastAsia="Times New Roman" w:hAnsi="Segoe UI" w:cs="Segoe UI"/>
          <w:color w:val="000000"/>
          <w:sz w:val="24"/>
          <w:szCs w:val="24"/>
          <w:bdr w:val="none" w:sz="0" w:space="0" w:color="auto" w:frame="1"/>
          <w:lang w:val="en-IN" w:eastAsia="en-IN"/>
        </w:rPr>
        <w:t>String args[]){  </w:t>
      </w:r>
    </w:p>
    <w:p w14:paraId="63DCF04B" w14:textId="77777777" w:rsidR="00DE5B80" w:rsidRPr="00DE5B80" w:rsidRDefault="00DE5B80" w:rsidP="00DE5B80">
      <w:pPr>
        <w:widowControl/>
        <w:numPr>
          <w:ilvl w:val="0"/>
          <w:numId w:val="40"/>
        </w:numPr>
        <w:autoSpaceDE/>
        <w:autoSpaceDN/>
        <w:spacing w:line="375" w:lineRule="atLeast"/>
        <w:jc w:val="both"/>
        <w:rPr>
          <w:rFonts w:ascii="Segoe UI" w:eastAsia="Times New Roman" w:hAnsi="Segoe UI" w:cs="Segoe UI"/>
          <w:color w:val="000000"/>
          <w:sz w:val="24"/>
          <w:szCs w:val="24"/>
          <w:lang w:val="en-IN" w:eastAsia="en-IN"/>
        </w:rPr>
      </w:pPr>
      <w:r w:rsidRPr="00DE5B80">
        <w:rPr>
          <w:rFonts w:ascii="Segoe UI" w:eastAsia="Times New Roman" w:hAnsi="Segoe UI" w:cs="Segoe UI"/>
          <w:color w:val="000000"/>
          <w:sz w:val="24"/>
          <w:szCs w:val="24"/>
          <w:bdr w:val="none" w:sz="0" w:space="0" w:color="auto" w:frame="1"/>
          <w:lang w:val="en-IN" w:eastAsia="en-IN"/>
        </w:rPr>
        <w:lastRenderedPageBreak/>
        <w:t>String s1=</w:t>
      </w:r>
      <w:r w:rsidRPr="00DE5B80">
        <w:rPr>
          <w:rFonts w:ascii="Segoe UI" w:eastAsia="Times New Roman" w:hAnsi="Segoe UI" w:cs="Segoe UI"/>
          <w:color w:val="0000FF"/>
          <w:sz w:val="24"/>
          <w:szCs w:val="24"/>
          <w:bdr w:val="none" w:sz="0" w:space="0" w:color="auto" w:frame="1"/>
          <w:lang w:val="en-IN" w:eastAsia="en-IN"/>
        </w:rPr>
        <w:t>"my name is khan my name is java"</w:t>
      </w:r>
      <w:r w:rsidRPr="00DE5B80">
        <w:rPr>
          <w:rFonts w:ascii="Segoe UI" w:eastAsia="Times New Roman" w:hAnsi="Segoe UI" w:cs="Segoe UI"/>
          <w:color w:val="000000"/>
          <w:sz w:val="24"/>
          <w:szCs w:val="24"/>
          <w:bdr w:val="none" w:sz="0" w:space="0" w:color="auto" w:frame="1"/>
          <w:lang w:val="en-IN" w:eastAsia="en-IN"/>
        </w:rPr>
        <w:t>;  </w:t>
      </w:r>
    </w:p>
    <w:p w14:paraId="2DFB69B4" w14:textId="77777777" w:rsidR="00DE5B80" w:rsidRPr="00DE5B80" w:rsidRDefault="00DE5B80" w:rsidP="00DE5B80">
      <w:pPr>
        <w:widowControl/>
        <w:numPr>
          <w:ilvl w:val="0"/>
          <w:numId w:val="40"/>
        </w:numPr>
        <w:autoSpaceDE/>
        <w:autoSpaceDN/>
        <w:spacing w:line="375" w:lineRule="atLeast"/>
        <w:jc w:val="both"/>
        <w:rPr>
          <w:rFonts w:ascii="Segoe UI" w:eastAsia="Times New Roman" w:hAnsi="Segoe UI" w:cs="Segoe UI"/>
          <w:color w:val="000000"/>
          <w:sz w:val="24"/>
          <w:szCs w:val="24"/>
          <w:lang w:val="en-IN" w:eastAsia="en-IN"/>
        </w:rPr>
      </w:pPr>
      <w:r w:rsidRPr="00DE5B80">
        <w:rPr>
          <w:rFonts w:ascii="Segoe UI" w:eastAsia="Times New Roman" w:hAnsi="Segoe UI" w:cs="Segoe UI"/>
          <w:color w:val="000000"/>
          <w:sz w:val="24"/>
          <w:szCs w:val="24"/>
          <w:bdr w:val="none" w:sz="0" w:space="0" w:color="auto" w:frame="1"/>
          <w:lang w:val="en-IN" w:eastAsia="en-IN"/>
        </w:rPr>
        <w:t>String replaceString=s1.replace(</w:t>
      </w:r>
      <w:r w:rsidRPr="00DE5B80">
        <w:rPr>
          <w:rFonts w:ascii="Segoe UI" w:eastAsia="Times New Roman" w:hAnsi="Segoe UI" w:cs="Segoe UI"/>
          <w:color w:val="0000FF"/>
          <w:sz w:val="24"/>
          <w:szCs w:val="24"/>
          <w:bdr w:val="none" w:sz="0" w:space="0" w:color="auto" w:frame="1"/>
          <w:lang w:val="en-IN" w:eastAsia="en-IN"/>
        </w:rPr>
        <w:t>"is"</w:t>
      </w:r>
      <w:r w:rsidRPr="00DE5B80">
        <w:rPr>
          <w:rFonts w:ascii="Segoe UI" w:eastAsia="Times New Roman" w:hAnsi="Segoe UI" w:cs="Segoe UI"/>
          <w:color w:val="000000"/>
          <w:sz w:val="24"/>
          <w:szCs w:val="24"/>
          <w:bdr w:val="none" w:sz="0" w:space="0" w:color="auto" w:frame="1"/>
          <w:lang w:val="en-IN" w:eastAsia="en-IN"/>
        </w:rPr>
        <w:t>,</w:t>
      </w:r>
      <w:r w:rsidRPr="00DE5B80">
        <w:rPr>
          <w:rFonts w:ascii="Segoe UI" w:eastAsia="Times New Roman" w:hAnsi="Segoe UI" w:cs="Segoe UI"/>
          <w:color w:val="0000FF"/>
          <w:sz w:val="24"/>
          <w:szCs w:val="24"/>
          <w:bdr w:val="none" w:sz="0" w:space="0" w:color="auto" w:frame="1"/>
          <w:lang w:val="en-IN" w:eastAsia="en-IN"/>
        </w:rPr>
        <w:t>"was</w:t>
      </w:r>
      <w:proofErr w:type="gramStart"/>
      <w:r w:rsidRPr="00DE5B80">
        <w:rPr>
          <w:rFonts w:ascii="Segoe UI" w:eastAsia="Times New Roman" w:hAnsi="Segoe UI" w:cs="Segoe UI"/>
          <w:color w:val="0000FF"/>
          <w:sz w:val="24"/>
          <w:szCs w:val="24"/>
          <w:bdr w:val="none" w:sz="0" w:space="0" w:color="auto" w:frame="1"/>
          <w:lang w:val="en-IN" w:eastAsia="en-IN"/>
        </w:rPr>
        <w:t>"</w:t>
      </w:r>
      <w:r w:rsidRPr="00DE5B80">
        <w:rPr>
          <w:rFonts w:ascii="Segoe UI" w:eastAsia="Times New Roman" w:hAnsi="Segoe UI" w:cs="Segoe UI"/>
          <w:color w:val="000000"/>
          <w:sz w:val="24"/>
          <w:szCs w:val="24"/>
          <w:bdr w:val="none" w:sz="0" w:space="0" w:color="auto" w:frame="1"/>
          <w:lang w:val="en-IN" w:eastAsia="en-IN"/>
        </w:rPr>
        <w:t>);</w:t>
      </w:r>
      <w:r w:rsidRPr="00DE5B80">
        <w:rPr>
          <w:rFonts w:ascii="Segoe UI" w:eastAsia="Times New Roman" w:hAnsi="Segoe UI" w:cs="Segoe UI"/>
          <w:color w:val="008200"/>
          <w:sz w:val="24"/>
          <w:szCs w:val="24"/>
          <w:bdr w:val="none" w:sz="0" w:space="0" w:color="auto" w:frame="1"/>
          <w:lang w:val="en-IN" w:eastAsia="en-IN"/>
        </w:rPr>
        <w:t>/</w:t>
      </w:r>
      <w:proofErr w:type="gramEnd"/>
      <w:r w:rsidRPr="00DE5B80">
        <w:rPr>
          <w:rFonts w:ascii="Segoe UI" w:eastAsia="Times New Roman" w:hAnsi="Segoe UI" w:cs="Segoe UI"/>
          <w:color w:val="008200"/>
          <w:sz w:val="24"/>
          <w:szCs w:val="24"/>
          <w:bdr w:val="none" w:sz="0" w:space="0" w:color="auto" w:frame="1"/>
          <w:lang w:val="en-IN" w:eastAsia="en-IN"/>
        </w:rPr>
        <w:t>/replaces all occurrences of "is" to "was"</w:t>
      </w:r>
      <w:r w:rsidRPr="00DE5B80">
        <w:rPr>
          <w:rFonts w:ascii="Segoe UI" w:eastAsia="Times New Roman" w:hAnsi="Segoe UI" w:cs="Segoe UI"/>
          <w:color w:val="000000"/>
          <w:sz w:val="24"/>
          <w:szCs w:val="24"/>
          <w:bdr w:val="none" w:sz="0" w:space="0" w:color="auto" w:frame="1"/>
          <w:lang w:val="en-IN" w:eastAsia="en-IN"/>
        </w:rPr>
        <w:t>  </w:t>
      </w:r>
    </w:p>
    <w:p w14:paraId="2112ECEB" w14:textId="77777777" w:rsidR="00DE5B80" w:rsidRPr="00DE5B80" w:rsidRDefault="00DE5B80" w:rsidP="00DE5B80">
      <w:pPr>
        <w:widowControl/>
        <w:numPr>
          <w:ilvl w:val="0"/>
          <w:numId w:val="40"/>
        </w:numPr>
        <w:autoSpaceDE/>
        <w:autoSpaceDN/>
        <w:spacing w:line="375" w:lineRule="atLeast"/>
        <w:jc w:val="both"/>
        <w:rPr>
          <w:rFonts w:ascii="Segoe UI" w:eastAsia="Times New Roman" w:hAnsi="Segoe UI" w:cs="Segoe UI"/>
          <w:color w:val="000000"/>
          <w:sz w:val="24"/>
          <w:szCs w:val="24"/>
          <w:lang w:val="en-IN" w:eastAsia="en-IN"/>
        </w:rPr>
      </w:pPr>
      <w:r w:rsidRPr="00DE5B80">
        <w:rPr>
          <w:rFonts w:ascii="Segoe UI" w:eastAsia="Times New Roman" w:hAnsi="Segoe UI" w:cs="Segoe UI"/>
          <w:color w:val="000000"/>
          <w:sz w:val="24"/>
          <w:szCs w:val="24"/>
          <w:bdr w:val="none" w:sz="0" w:space="0" w:color="auto" w:frame="1"/>
          <w:lang w:val="en-IN" w:eastAsia="en-IN"/>
        </w:rPr>
        <w:t>System.out.println(replaceString);  </w:t>
      </w:r>
    </w:p>
    <w:p w14:paraId="6E17B4A2" w14:textId="77777777" w:rsidR="00DE5B80" w:rsidRPr="00AD2EF3" w:rsidRDefault="00DE5B80" w:rsidP="00DE5B80">
      <w:pPr>
        <w:widowControl/>
        <w:numPr>
          <w:ilvl w:val="0"/>
          <w:numId w:val="40"/>
        </w:numPr>
        <w:autoSpaceDE/>
        <w:autoSpaceDN/>
        <w:spacing w:line="375" w:lineRule="atLeast"/>
        <w:jc w:val="both"/>
        <w:rPr>
          <w:rFonts w:ascii="Segoe UI" w:eastAsia="Times New Roman" w:hAnsi="Segoe UI" w:cs="Segoe UI"/>
          <w:color w:val="000000"/>
          <w:sz w:val="24"/>
          <w:szCs w:val="24"/>
          <w:lang w:val="en-IN" w:eastAsia="en-IN"/>
        </w:rPr>
      </w:pPr>
      <w:r w:rsidRPr="00DE5B80">
        <w:rPr>
          <w:rFonts w:ascii="Segoe UI" w:eastAsia="Times New Roman" w:hAnsi="Segoe UI" w:cs="Segoe UI"/>
          <w:color w:val="000000"/>
          <w:sz w:val="24"/>
          <w:szCs w:val="24"/>
          <w:bdr w:val="none" w:sz="0" w:space="0" w:color="auto" w:frame="1"/>
          <w:lang w:val="en-IN" w:eastAsia="en-IN"/>
        </w:rPr>
        <w:t>}} </w:t>
      </w:r>
    </w:p>
    <w:p w14:paraId="78B75E49" w14:textId="77777777" w:rsidR="00AD2EF3" w:rsidRDefault="00AD2EF3" w:rsidP="00AD2EF3">
      <w:pPr>
        <w:widowControl/>
        <w:autoSpaceDE/>
        <w:autoSpaceDN/>
        <w:spacing w:line="375" w:lineRule="atLeast"/>
        <w:jc w:val="both"/>
        <w:rPr>
          <w:rFonts w:ascii="Segoe UI" w:eastAsia="Times New Roman" w:hAnsi="Segoe UI" w:cs="Segoe UI"/>
          <w:color w:val="000000"/>
          <w:sz w:val="24"/>
          <w:szCs w:val="24"/>
          <w:bdr w:val="none" w:sz="0" w:space="0" w:color="auto" w:frame="1"/>
          <w:lang w:val="en-IN" w:eastAsia="en-IN"/>
        </w:rPr>
      </w:pPr>
    </w:p>
    <w:p w14:paraId="47922EB8" w14:textId="77777777" w:rsidR="00AD2EF3" w:rsidRPr="00DE5B80" w:rsidRDefault="00AD2EF3" w:rsidP="00AD2EF3">
      <w:pPr>
        <w:widowControl/>
        <w:autoSpaceDE/>
        <w:autoSpaceDN/>
        <w:spacing w:line="375" w:lineRule="atLeast"/>
        <w:jc w:val="both"/>
        <w:rPr>
          <w:rFonts w:ascii="Segoe UI" w:eastAsia="Times New Roman" w:hAnsi="Segoe UI" w:cs="Segoe UI"/>
          <w:color w:val="000000"/>
          <w:sz w:val="24"/>
          <w:szCs w:val="24"/>
          <w:lang w:val="en-IN" w:eastAsia="en-IN"/>
        </w:rPr>
      </w:pPr>
    </w:p>
    <w:p w14:paraId="32DD4AB6" w14:textId="5B2D419E" w:rsidR="00123892" w:rsidRDefault="00DD45A4" w:rsidP="00123892">
      <w:pPr>
        <w:pStyle w:val="ListParagraph"/>
        <w:tabs>
          <w:tab w:val="left" w:pos="1180"/>
          <w:tab w:val="left" w:pos="1181"/>
        </w:tabs>
        <w:spacing w:before="26"/>
        <w:ind w:firstLine="0"/>
        <w:rPr>
          <w:rFonts w:ascii="Segoe UI" w:hAnsi="Segoe UI" w:cs="Segoe UI"/>
          <w:color w:val="333333"/>
          <w:shd w:val="clear" w:color="auto" w:fill="FFFFFF"/>
        </w:rPr>
      </w:pPr>
      <w:proofErr w:type="gramStart"/>
      <w:r w:rsidRPr="00DD45A4">
        <w:rPr>
          <w:rFonts w:ascii="Segoe UI" w:hAnsi="Segoe UI" w:cs="Segoe UI"/>
          <w:b/>
          <w:bCs/>
          <w:color w:val="333333"/>
          <w:u w:val="single"/>
          <w:shd w:val="clear" w:color="auto" w:fill="FFFFFF"/>
        </w:rPr>
        <w:t>replaceAll(</w:t>
      </w:r>
      <w:proofErr w:type="gramEnd"/>
      <w:r w:rsidRPr="00DD45A4">
        <w:rPr>
          <w:rFonts w:ascii="Segoe UI" w:hAnsi="Segoe UI" w:cs="Segoe UI"/>
          <w:b/>
          <w:bCs/>
          <w:color w:val="333333"/>
          <w:u w:val="single"/>
          <w:shd w:val="clear" w:color="auto" w:fill="FFFFFF"/>
        </w:rPr>
        <w:t>)</w:t>
      </w:r>
      <w:r>
        <w:rPr>
          <w:rFonts w:ascii="Segoe UI" w:hAnsi="Segoe UI" w:cs="Segoe UI"/>
          <w:color w:val="333333"/>
          <w:shd w:val="clear" w:color="auto" w:fill="FFFFFF"/>
        </w:rPr>
        <w:t xml:space="preserve"> :The Java String class </w:t>
      </w:r>
      <w:r w:rsidRPr="00DD45A4">
        <w:rPr>
          <w:rFonts w:ascii="Segoe UI" w:hAnsi="Segoe UI" w:cs="Segoe UI"/>
          <w:b/>
          <w:bCs/>
          <w:color w:val="333333"/>
          <w:shd w:val="clear" w:color="auto" w:fill="FFFFFF"/>
        </w:rPr>
        <w:t>replaceAll()</w:t>
      </w:r>
      <w:r>
        <w:rPr>
          <w:rFonts w:ascii="Segoe UI" w:hAnsi="Segoe UI" w:cs="Segoe UI"/>
          <w:color w:val="333333"/>
          <w:shd w:val="clear" w:color="auto" w:fill="FFFFFF"/>
        </w:rPr>
        <w:t xml:space="preserve"> method returns a string replacing all the sequence of characters matching regex and replacement string.</w:t>
      </w:r>
    </w:p>
    <w:p w14:paraId="0A0260A4" w14:textId="2455E7D5" w:rsidR="00AD2EF3" w:rsidRPr="00AD2EF3" w:rsidRDefault="00AD2EF3" w:rsidP="00AD2EF3">
      <w:pPr>
        <w:widowControl/>
        <w:autoSpaceDE/>
        <w:autoSpaceDN/>
        <w:spacing w:line="375" w:lineRule="atLeast"/>
        <w:ind w:left="720"/>
        <w:jc w:val="both"/>
        <w:rPr>
          <w:rFonts w:ascii="Segoe UI" w:eastAsia="Times New Roman" w:hAnsi="Segoe UI" w:cs="Segoe UI"/>
          <w:color w:val="000000"/>
          <w:sz w:val="24"/>
          <w:szCs w:val="24"/>
          <w:lang w:val="en-IN" w:eastAsia="en-IN"/>
        </w:rPr>
      </w:pPr>
      <w:r>
        <w:rPr>
          <w:rFonts w:ascii="Segoe UI" w:eastAsia="Times New Roman" w:hAnsi="Segoe UI" w:cs="Segoe UI"/>
          <w:b/>
          <w:bCs/>
          <w:color w:val="006699"/>
          <w:sz w:val="24"/>
          <w:szCs w:val="24"/>
          <w:bdr w:val="none" w:sz="0" w:space="0" w:color="auto" w:frame="1"/>
          <w:lang w:val="en-IN" w:eastAsia="en-IN"/>
        </w:rPr>
        <w:t xml:space="preserve">Syntax:  </w:t>
      </w:r>
      <w:r w:rsidRPr="00AD2EF3">
        <w:rPr>
          <w:rFonts w:ascii="Segoe UI" w:eastAsia="Times New Roman" w:hAnsi="Segoe UI" w:cs="Segoe UI"/>
          <w:b/>
          <w:bCs/>
          <w:color w:val="006699"/>
          <w:sz w:val="24"/>
          <w:szCs w:val="24"/>
          <w:bdr w:val="none" w:sz="0" w:space="0" w:color="auto" w:frame="1"/>
          <w:lang w:val="en-IN" w:eastAsia="en-IN"/>
        </w:rPr>
        <w:t>public</w:t>
      </w:r>
      <w:r w:rsidRPr="00AD2EF3">
        <w:rPr>
          <w:rFonts w:ascii="Segoe UI" w:eastAsia="Times New Roman" w:hAnsi="Segoe UI" w:cs="Segoe UI"/>
          <w:color w:val="000000"/>
          <w:sz w:val="24"/>
          <w:szCs w:val="24"/>
          <w:bdr w:val="none" w:sz="0" w:space="0" w:color="auto" w:frame="1"/>
          <w:lang w:val="en-IN" w:eastAsia="en-IN"/>
        </w:rPr>
        <w:t> String </w:t>
      </w:r>
      <w:proofErr w:type="gramStart"/>
      <w:r w:rsidRPr="00AD2EF3">
        <w:rPr>
          <w:rFonts w:ascii="Segoe UI" w:eastAsia="Times New Roman" w:hAnsi="Segoe UI" w:cs="Segoe UI"/>
          <w:color w:val="000000"/>
          <w:sz w:val="24"/>
          <w:szCs w:val="24"/>
          <w:bdr w:val="none" w:sz="0" w:space="0" w:color="auto" w:frame="1"/>
          <w:lang w:val="en-IN" w:eastAsia="en-IN"/>
        </w:rPr>
        <w:t>replaceAll(</w:t>
      </w:r>
      <w:proofErr w:type="gramEnd"/>
      <w:r w:rsidRPr="00AD2EF3">
        <w:rPr>
          <w:rFonts w:ascii="Segoe UI" w:eastAsia="Times New Roman" w:hAnsi="Segoe UI" w:cs="Segoe UI"/>
          <w:color w:val="000000"/>
          <w:sz w:val="24"/>
          <w:szCs w:val="24"/>
          <w:bdr w:val="none" w:sz="0" w:space="0" w:color="auto" w:frame="1"/>
          <w:lang w:val="en-IN" w:eastAsia="en-IN"/>
        </w:rPr>
        <w:t>String regex, String replacement)  </w:t>
      </w:r>
    </w:p>
    <w:p w14:paraId="33BFFED4" w14:textId="661E5099" w:rsidR="00AD2EF3" w:rsidRDefault="005B4370" w:rsidP="00123892">
      <w:pPr>
        <w:pStyle w:val="ListParagraph"/>
        <w:tabs>
          <w:tab w:val="left" w:pos="1180"/>
          <w:tab w:val="left" w:pos="1181"/>
        </w:tabs>
        <w:spacing w:before="26"/>
        <w:ind w:firstLine="0"/>
        <w:rPr>
          <w:sz w:val="28"/>
        </w:rPr>
      </w:pPr>
      <w:r>
        <w:rPr>
          <w:sz w:val="28"/>
        </w:rPr>
        <w:t>e.g:</w:t>
      </w:r>
    </w:p>
    <w:p w14:paraId="70DE1D1E" w14:textId="77777777" w:rsidR="005B4370" w:rsidRPr="005B4370" w:rsidRDefault="005B4370" w:rsidP="005B4370">
      <w:pPr>
        <w:widowControl/>
        <w:numPr>
          <w:ilvl w:val="0"/>
          <w:numId w:val="42"/>
        </w:numPr>
        <w:autoSpaceDE/>
        <w:autoSpaceDN/>
        <w:spacing w:line="375" w:lineRule="atLeast"/>
        <w:jc w:val="both"/>
        <w:rPr>
          <w:rFonts w:ascii="Segoe UI" w:eastAsia="Times New Roman" w:hAnsi="Segoe UI" w:cs="Segoe UI"/>
          <w:color w:val="000000"/>
          <w:sz w:val="24"/>
          <w:szCs w:val="24"/>
          <w:lang w:val="en-IN" w:eastAsia="en-IN"/>
        </w:rPr>
      </w:pPr>
      <w:r w:rsidRPr="005B4370">
        <w:rPr>
          <w:rFonts w:ascii="Segoe UI" w:eastAsia="Times New Roman" w:hAnsi="Segoe UI" w:cs="Segoe UI"/>
          <w:b/>
          <w:bCs/>
          <w:color w:val="006699"/>
          <w:sz w:val="24"/>
          <w:szCs w:val="24"/>
          <w:bdr w:val="none" w:sz="0" w:space="0" w:color="auto" w:frame="1"/>
          <w:lang w:val="en-IN" w:eastAsia="en-IN"/>
        </w:rPr>
        <w:t>public</w:t>
      </w:r>
      <w:r w:rsidRPr="005B4370">
        <w:rPr>
          <w:rFonts w:ascii="Segoe UI" w:eastAsia="Times New Roman" w:hAnsi="Segoe UI" w:cs="Segoe UI"/>
          <w:color w:val="000000"/>
          <w:sz w:val="24"/>
          <w:szCs w:val="24"/>
          <w:bdr w:val="none" w:sz="0" w:space="0" w:color="auto" w:frame="1"/>
          <w:lang w:val="en-IN" w:eastAsia="en-IN"/>
        </w:rPr>
        <w:t> </w:t>
      </w:r>
      <w:r w:rsidRPr="005B4370">
        <w:rPr>
          <w:rFonts w:ascii="Segoe UI" w:eastAsia="Times New Roman" w:hAnsi="Segoe UI" w:cs="Segoe UI"/>
          <w:b/>
          <w:bCs/>
          <w:color w:val="006699"/>
          <w:sz w:val="24"/>
          <w:szCs w:val="24"/>
          <w:bdr w:val="none" w:sz="0" w:space="0" w:color="auto" w:frame="1"/>
          <w:lang w:val="en-IN" w:eastAsia="en-IN"/>
        </w:rPr>
        <w:t>class</w:t>
      </w:r>
      <w:r w:rsidRPr="005B4370">
        <w:rPr>
          <w:rFonts w:ascii="Segoe UI" w:eastAsia="Times New Roman" w:hAnsi="Segoe UI" w:cs="Segoe UI"/>
          <w:color w:val="000000"/>
          <w:sz w:val="24"/>
          <w:szCs w:val="24"/>
          <w:bdr w:val="none" w:sz="0" w:space="0" w:color="auto" w:frame="1"/>
          <w:lang w:val="en-IN" w:eastAsia="en-IN"/>
        </w:rPr>
        <w:t> ReplaceAllExample2{  </w:t>
      </w:r>
    </w:p>
    <w:p w14:paraId="141003D5" w14:textId="77777777" w:rsidR="005B4370" w:rsidRPr="005B4370" w:rsidRDefault="005B4370" w:rsidP="005B4370">
      <w:pPr>
        <w:widowControl/>
        <w:numPr>
          <w:ilvl w:val="0"/>
          <w:numId w:val="42"/>
        </w:numPr>
        <w:autoSpaceDE/>
        <w:autoSpaceDN/>
        <w:spacing w:line="375" w:lineRule="atLeast"/>
        <w:jc w:val="both"/>
        <w:rPr>
          <w:rFonts w:ascii="Segoe UI" w:eastAsia="Times New Roman" w:hAnsi="Segoe UI" w:cs="Segoe UI"/>
          <w:color w:val="000000"/>
          <w:sz w:val="24"/>
          <w:szCs w:val="24"/>
          <w:lang w:val="en-IN" w:eastAsia="en-IN"/>
        </w:rPr>
      </w:pPr>
      <w:r w:rsidRPr="005B4370">
        <w:rPr>
          <w:rFonts w:ascii="Segoe UI" w:eastAsia="Times New Roman" w:hAnsi="Segoe UI" w:cs="Segoe UI"/>
          <w:b/>
          <w:bCs/>
          <w:color w:val="006699"/>
          <w:sz w:val="24"/>
          <w:szCs w:val="24"/>
          <w:bdr w:val="none" w:sz="0" w:space="0" w:color="auto" w:frame="1"/>
          <w:lang w:val="en-IN" w:eastAsia="en-IN"/>
        </w:rPr>
        <w:t>public</w:t>
      </w:r>
      <w:r w:rsidRPr="005B4370">
        <w:rPr>
          <w:rFonts w:ascii="Segoe UI" w:eastAsia="Times New Roman" w:hAnsi="Segoe UI" w:cs="Segoe UI"/>
          <w:color w:val="000000"/>
          <w:sz w:val="24"/>
          <w:szCs w:val="24"/>
          <w:bdr w:val="none" w:sz="0" w:space="0" w:color="auto" w:frame="1"/>
          <w:lang w:val="en-IN" w:eastAsia="en-IN"/>
        </w:rPr>
        <w:t> </w:t>
      </w:r>
      <w:r w:rsidRPr="005B4370">
        <w:rPr>
          <w:rFonts w:ascii="Segoe UI" w:eastAsia="Times New Roman" w:hAnsi="Segoe UI" w:cs="Segoe UI"/>
          <w:b/>
          <w:bCs/>
          <w:color w:val="006699"/>
          <w:sz w:val="24"/>
          <w:szCs w:val="24"/>
          <w:bdr w:val="none" w:sz="0" w:space="0" w:color="auto" w:frame="1"/>
          <w:lang w:val="en-IN" w:eastAsia="en-IN"/>
        </w:rPr>
        <w:t>static</w:t>
      </w:r>
      <w:r w:rsidRPr="005B4370">
        <w:rPr>
          <w:rFonts w:ascii="Segoe UI" w:eastAsia="Times New Roman" w:hAnsi="Segoe UI" w:cs="Segoe UI"/>
          <w:color w:val="000000"/>
          <w:sz w:val="24"/>
          <w:szCs w:val="24"/>
          <w:bdr w:val="none" w:sz="0" w:space="0" w:color="auto" w:frame="1"/>
          <w:lang w:val="en-IN" w:eastAsia="en-IN"/>
        </w:rPr>
        <w:t> </w:t>
      </w:r>
      <w:r w:rsidRPr="005B4370">
        <w:rPr>
          <w:rFonts w:ascii="Segoe UI" w:eastAsia="Times New Roman" w:hAnsi="Segoe UI" w:cs="Segoe UI"/>
          <w:b/>
          <w:bCs/>
          <w:color w:val="006699"/>
          <w:sz w:val="24"/>
          <w:szCs w:val="24"/>
          <w:bdr w:val="none" w:sz="0" w:space="0" w:color="auto" w:frame="1"/>
          <w:lang w:val="en-IN" w:eastAsia="en-IN"/>
        </w:rPr>
        <w:t>void</w:t>
      </w:r>
      <w:r w:rsidRPr="005B4370">
        <w:rPr>
          <w:rFonts w:ascii="Segoe UI" w:eastAsia="Times New Roman" w:hAnsi="Segoe UI" w:cs="Segoe UI"/>
          <w:color w:val="000000"/>
          <w:sz w:val="24"/>
          <w:szCs w:val="24"/>
          <w:bdr w:val="none" w:sz="0" w:space="0" w:color="auto" w:frame="1"/>
          <w:lang w:val="en-IN" w:eastAsia="en-IN"/>
        </w:rPr>
        <w:t> </w:t>
      </w:r>
      <w:proofErr w:type="gramStart"/>
      <w:r w:rsidRPr="005B4370">
        <w:rPr>
          <w:rFonts w:ascii="Segoe UI" w:eastAsia="Times New Roman" w:hAnsi="Segoe UI" w:cs="Segoe UI"/>
          <w:color w:val="000000"/>
          <w:sz w:val="24"/>
          <w:szCs w:val="24"/>
          <w:bdr w:val="none" w:sz="0" w:space="0" w:color="auto" w:frame="1"/>
          <w:lang w:val="en-IN" w:eastAsia="en-IN"/>
        </w:rPr>
        <w:t>main(</w:t>
      </w:r>
      <w:proofErr w:type="gramEnd"/>
      <w:r w:rsidRPr="005B4370">
        <w:rPr>
          <w:rFonts w:ascii="Segoe UI" w:eastAsia="Times New Roman" w:hAnsi="Segoe UI" w:cs="Segoe UI"/>
          <w:color w:val="000000"/>
          <w:sz w:val="24"/>
          <w:szCs w:val="24"/>
          <w:bdr w:val="none" w:sz="0" w:space="0" w:color="auto" w:frame="1"/>
          <w:lang w:val="en-IN" w:eastAsia="en-IN"/>
        </w:rPr>
        <w:t>String args[]){  </w:t>
      </w:r>
    </w:p>
    <w:p w14:paraId="456FC6A3" w14:textId="77777777" w:rsidR="005B4370" w:rsidRPr="005B4370" w:rsidRDefault="005B4370" w:rsidP="005B4370">
      <w:pPr>
        <w:widowControl/>
        <w:numPr>
          <w:ilvl w:val="0"/>
          <w:numId w:val="42"/>
        </w:numPr>
        <w:autoSpaceDE/>
        <w:autoSpaceDN/>
        <w:spacing w:line="375" w:lineRule="atLeast"/>
        <w:jc w:val="both"/>
        <w:rPr>
          <w:rFonts w:ascii="Segoe UI" w:eastAsia="Times New Roman" w:hAnsi="Segoe UI" w:cs="Segoe UI"/>
          <w:color w:val="000000"/>
          <w:sz w:val="24"/>
          <w:szCs w:val="24"/>
          <w:lang w:val="en-IN" w:eastAsia="en-IN"/>
        </w:rPr>
      </w:pPr>
      <w:r w:rsidRPr="005B4370">
        <w:rPr>
          <w:rFonts w:ascii="Segoe UI" w:eastAsia="Times New Roman" w:hAnsi="Segoe UI" w:cs="Segoe UI"/>
          <w:color w:val="000000"/>
          <w:sz w:val="24"/>
          <w:szCs w:val="24"/>
          <w:bdr w:val="none" w:sz="0" w:space="0" w:color="auto" w:frame="1"/>
          <w:lang w:val="en-IN" w:eastAsia="en-IN"/>
        </w:rPr>
        <w:t>String s1=</w:t>
      </w:r>
      <w:r w:rsidRPr="005B4370">
        <w:rPr>
          <w:rFonts w:ascii="Segoe UI" w:eastAsia="Times New Roman" w:hAnsi="Segoe UI" w:cs="Segoe UI"/>
          <w:color w:val="0000FF"/>
          <w:sz w:val="24"/>
          <w:szCs w:val="24"/>
          <w:bdr w:val="none" w:sz="0" w:space="0" w:color="auto" w:frame="1"/>
          <w:lang w:val="en-IN" w:eastAsia="en-IN"/>
        </w:rPr>
        <w:t>"My name is Khan. My name is Bob. My name is Sonoo."</w:t>
      </w:r>
      <w:r w:rsidRPr="005B4370">
        <w:rPr>
          <w:rFonts w:ascii="Segoe UI" w:eastAsia="Times New Roman" w:hAnsi="Segoe UI" w:cs="Segoe UI"/>
          <w:color w:val="000000"/>
          <w:sz w:val="24"/>
          <w:szCs w:val="24"/>
          <w:bdr w:val="none" w:sz="0" w:space="0" w:color="auto" w:frame="1"/>
          <w:lang w:val="en-IN" w:eastAsia="en-IN"/>
        </w:rPr>
        <w:t>;  </w:t>
      </w:r>
    </w:p>
    <w:p w14:paraId="6C244742" w14:textId="77777777" w:rsidR="005B4370" w:rsidRPr="005B4370" w:rsidRDefault="005B4370" w:rsidP="005B4370">
      <w:pPr>
        <w:widowControl/>
        <w:numPr>
          <w:ilvl w:val="0"/>
          <w:numId w:val="42"/>
        </w:numPr>
        <w:autoSpaceDE/>
        <w:autoSpaceDN/>
        <w:spacing w:line="375" w:lineRule="atLeast"/>
        <w:jc w:val="both"/>
        <w:rPr>
          <w:rFonts w:ascii="Segoe UI" w:eastAsia="Times New Roman" w:hAnsi="Segoe UI" w:cs="Segoe UI"/>
          <w:color w:val="000000"/>
          <w:sz w:val="24"/>
          <w:szCs w:val="24"/>
          <w:lang w:val="en-IN" w:eastAsia="en-IN"/>
        </w:rPr>
      </w:pPr>
      <w:r w:rsidRPr="005B4370">
        <w:rPr>
          <w:rFonts w:ascii="Segoe UI" w:eastAsia="Times New Roman" w:hAnsi="Segoe UI" w:cs="Segoe UI"/>
          <w:color w:val="000000"/>
          <w:sz w:val="24"/>
          <w:szCs w:val="24"/>
          <w:bdr w:val="none" w:sz="0" w:space="0" w:color="auto" w:frame="1"/>
          <w:lang w:val="en-IN" w:eastAsia="en-IN"/>
        </w:rPr>
        <w:t>String replaceString=s1.replaceAll(</w:t>
      </w:r>
      <w:r w:rsidRPr="005B4370">
        <w:rPr>
          <w:rFonts w:ascii="Segoe UI" w:eastAsia="Times New Roman" w:hAnsi="Segoe UI" w:cs="Segoe UI"/>
          <w:color w:val="0000FF"/>
          <w:sz w:val="24"/>
          <w:szCs w:val="24"/>
          <w:bdr w:val="none" w:sz="0" w:space="0" w:color="auto" w:frame="1"/>
          <w:lang w:val="en-IN" w:eastAsia="en-IN"/>
        </w:rPr>
        <w:t>"is"</w:t>
      </w:r>
      <w:r w:rsidRPr="005B4370">
        <w:rPr>
          <w:rFonts w:ascii="Segoe UI" w:eastAsia="Times New Roman" w:hAnsi="Segoe UI" w:cs="Segoe UI"/>
          <w:color w:val="000000"/>
          <w:sz w:val="24"/>
          <w:szCs w:val="24"/>
          <w:bdr w:val="none" w:sz="0" w:space="0" w:color="auto" w:frame="1"/>
          <w:lang w:val="en-IN" w:eastAsia="en-IN"/>
        </w:rPr>
        <w:t>,</w:t>
      </w:r>
      <w:r w:rsidRPr="005B4370">
        <w:rPr>
          <w:rFonts w:ascii="Segoe UI" w:eastAsia="Times New Roman" w:hAnsi="Segoe UI" w:cs="Segoe UI"/>
          <w:color w:val="0000FF"/>
          <w:sz w:val="24"/>
          <w:szCs w:val="24"/>
          <w:bdr w:val="none" w:sz="0" w:space="0" w:color="auto" w:frame="1"/>
          <w:lang w:val="en-IN" w:eastAsia="en-IN"/>
        </w:rPr>
        <w:t>"was</w:t>
      </w:r>
      <w:proofErr w:type="gramStart"/>
      <w:r w:rsidRPr="005B4370">
        <w:rPr>
          <w:rFonts w:ascii="Segoe UI" w:eastAsia="Times New Roman" w:hAnsi="Segoe UI" w:cs="Segoe UI"/>
          <w:color w:val="0000FF"/>
          <w:sz w:val="24"/>
          <w:szCs w:val="24"/>
          <w:bdr w:val="none" w:sz="0" w:space="0" w:color="auto" w:frame="1"/>
          <w:lang w:val="en-IN" w:eastAsia="en-IN"/>
        </w:rPr>
        <w:t>"</w:t>
      </w:r>
      <w:r w:rsidRPr="005B4370">
        <w:rPr>
          <w:rFonts w:ascii="Segoe UI" w:eastAsia="Times New Roman" w:hAnsi="Segoe UI" w:cs="Segoe UI"/>
          <w:color w:val="000000"/>
          <w:sz w:val="24"/>
          <w:szCs w:val="24"/>
          <w:bdr w:val="none" w:sz="0" w:space="0" w:color="auto" w:frame="1"/>
          <w:lang w:val="en-IN" w:eastAsia="en-IN"/>
        </w:rPr>
        <w:t>);</w:t>
      </w:r>
      <w:r w:rsidRPr="005B4370">
        <w:rPr>
          <w:rFonts w:ascii="Segoe UI" w:eastAsia="Times New Roman" w:hAnsi="Segoe UI" w:cs="Segoe UI"/>
          <w:color w:val="008200"/>
          <w:sz w:val="24"/>
          <w:szCs w:val="24"/>
          <w:bdr w:val="none" w:sz="0" w:space="0" w:color="auto" w:frame="1"/>
          <w:lang w:val="en-IN" w:eastAsia="en-IN"/>
        </w:rPr>
        <w:t>/</w:t>
      </w:r>
      <w:proofErr w:type="gramEnd"/>
      <w:r w:rsidRPr="005B4370">
        <w:rPr>
          <w:rFonts w:ascii="Segoe UI" w:eastAsia="Times New Roman" w:hAnsi="Segoe UI" w:cs="Segoe UI"/>
          <w:color w:val="008200"/>
          <w:sz w:val="24"/>
          <w:szCs w:val="24"/>
          <w:bdr w:val="none" w:sz="0" w:space="0" w:color="auto" w:frame="1"/>
          <w:lang w:val="en-IN" w:eastAsia="en-IN"/>
        </w:rPr>
        <w:t>/replaces all occurrences of "is" to "was"</w:t>
      </w:r>
      <w:r w:rsidRPr="005B4370">
        <w:rPr>
          <w:rFonts w:ascii="Segoe UI" w:eastAsia="Times New Roman" w:hAnsi="Segoe UI" w:cs="Segoe UI"/>
          <w:color w:val="000000"/>
          <w:sz w:val="24"/>
          <w:szCs w:val="24"/>
          <w:bdr w:val="none" w:sz="0" w:space="0" w:color="auto" w:frame="1"/>
          <w:lang w:val="en-IN" w:eastAsia="en-IN"/>
        </w:rPr>
        <w:t>  </w:t>
      </w:r>
    </w:p>
    <w:p w14:paraId="46CEAC55" w14:textId="77777777" w:rsidR="005B4370" w:rsidRPr="005B4370" w:rsidRDefault="005B4370" w:rsidP="005B4370">
      <w:pPr>
        <w:widowControl/>
        <w:numPr>
          <w:ilvl w:val="0"/>
          <w:numId w:val="42"/>
        </w:numPr>
        <w:autoSpaceDE/>
        <w:autoSpaceDN/>
        <w:spacing w:line="375" w:lineRule="atLeast"/>
        <w:jc w:val="both"/>
        <w:rPr>
          <w:rFonts w:ascii="Segoe UI" w:eastAsia="Times New Roman" w:hAnsi="Segoe UI" w:cs="Segoe UI"/>
          <w:color w:val="000000"/>
          <w:sz w:val="24"/>
          <w:szCs w:val="24"/>
          <w:lang w:val="en-IN" w:eastAsia="en-IN"/>
        </w:rPr>
      </w:pPr>
      <w:r w:rsidRPr="005B4370">
        <w:rPr>
          <w:rFonts w:ascii="Segoe UI" w:eastAsia="Times New Roman" w:hAnsi="Segoe UI" w:cs="Segoe UI"/>
          <w:color w:val="000000"/>
          <w:sz w:val="24"/>
          <w:szCs w:val="24"/>
          <w:bdr w:val="none" w:sz="0" w:space="0" w:color="auto" w:frame="1"/>
          <w:lang w:val="en-IN" w:eastAsia="en-IN"/>
        </w:rPr>
        <w:t>System.out.println(replaceString);  </w:t>
      </w:r>
    </w:p>
    <w:p w14:paraId="01B60E60" w14:textId="77777777" w:rsidR="005B4370" w:rsidRPr="005B4370" w:rsidRDefault="005B4370" w:rsidP="005B4370">
      <w:pPr>
        <w:widowControl/>
        <w:numPr>
          <w:ilvl w:val="0"/>
          <w:numId w:val="42"/>
        </w:numPr>
        <w:autoSpaceDE/>
        <w:autoSpaceDN/>
        <w:spacing w:line="375" w:lineRule="atLeast"/>
        <w:jc w:val="both"/>
        <w:rPr>
          <w:rFonts w:ascii="Segoe UI" w:eastAsia="Times New Roman" w:hAnsi="Segoe UI" w:cs="Segoe UI"/>
          <w:color w:val="000000"/>
          <w:sz w:val="24"/>
          <w:szCs w:val="24"/>
          <w:lang w:val="en-IN" w:eastAsia="en-IN"/>
        </w:rPr>
      </w:pPr>
      <w:r w:rsidRPr="005B4370">
        <w:rPr>
          <w:rFonts w:ascii="Segoe UI" w:eastAsia="Times New Roman" w:hAnsi="Segoe UI" w:cs="Segoe UI"/>
          <w:color w:val="000000"/>
          <w:sz w:val="24"/>
          <w:szCs w:val="24"/>
          <w:bdr w:val="none" w:sz="0" w:space="0" w:color="auto" w:frame="1"/>
          <w:lang w:val="en-IN" w:eastAsia="en-IN"/>
        </w:rPr>
        <w:t>}}  </w:t>
      </w:r>
    </w:p>
    <w:p w14:paraId="0629D469" w14:textId="77777777" w:rsidR="005B4370" w:rsidRDefault="005B4370" w:rsidP="00123892">
      <w:pPr>
        <w:pStyle w:val="ListParagraph"/>
        <w:tabs>
          <w:tab w:val="left" w:pos="1180"/>
          <w:tab w:val="left" w:pos="1181"/>
        </w:tabs>
        <w:spacing w:before="26"/>
        <w:ind w:firstLine="0"/>
        <w:rPr>
          <w:sz w:val="28"/>
        </w:rPr>
      </w:pPr>
    </w:p>
    <w:p w14:paraId="1D304CA8" w14:textId="3CD58544" w:rsidR="00594048" w:rsidRDefault="00CF0667" w:rsidP="00467FB4">
      <w:pPr>
        <w:pStyle w:val="ListParagraph"/>
        <w:numPr>
          <w:ilvl w:val="0"/>
          <w:numId w:val="21"/>
        </w:numPr>
        <w:tabs>
          <w:tab w:val="left" w:pos="1180"/>
          <w:tab w:val="left" w:pos="1181"/>
        </w:tabs>
        <w:ind w:left="1180" w:hanging="1081"/>
        <w:rPr>
          <w:sz w:val="28"/>
        </w:rPr>
      </w:pPr>
      <w:r>
        <w:rPr>
          <w:sz w:val="28"/>
        </w:rPr>
        <w:t>How</w:t>
      </w:r>
      <w:r>
        <w:rPr>
          <w:spacing w:val="-2"/>
          <w:sz w:val="28"/>
        </w:rPr>
        <w:t xml:space="preserve"> </w:t>
      </w:r>
      <w:r>
        <w:rPr>
          <w:sz w:val="28"/>
        </w:rPr>
        <w:t>to</w:t>
      </w:r>
      <w:r>
        <w:rPr>
          <w:spacing w:val="-3"/>
          <w:sz w:val="28"/>
        </w:rPr>
        <w:t xml:space="preserve"> </w:t>
      </w:r>
      <w:r>
        <w:rPr>
          <w:sz w:val="28"/>
        </w:rPr>
        <w:t>read</w:t>
      </w:r>
      <w:r>
        <w:rPr>
          <w:spacing w:val="-2"/>
          <w:sz w:val="28"/>
        </w:rPr>
        <w:t xml:space="preserve"> </w:t>
      </w:r>
      <w:r>
        <w:rPr>
          <w:sz w:val="28"/>
        </w:rPr>
        <w:t>application</w:t>
      </w:r>
      <w:r>
        <w:rPr>
          <w:spacing w:val="-1"/>
          <w:sz w:val="28"/>
        </w:rPr>
        <w:t xml:space="preserve"> </w:t>
      </w:r>
      <w:r>
        <w:rPr>
          <w:sz w:val="28"/>
        </w:rPr>
        <w:t>properties</w:t>
      </w:r>
      <w:r>
        <w:rPr>
          <w:spacing w:val="-2"/>
          <w:sz w:val="28"/>
        </w:rPr>
        <w:t xml:space="preserve"> </w:t>
      </w:r>
      <w:r>
        <w:rPr>
          <w:sz w:val="28"/>
        </w:rPr>
        <w:t>file?</w:t>
      </w:r>
    </w:p>
    <w:p w14:paraId="30C417AB" w14:textId="6221C06E" w:rsidR="006C7B8E" w:rsidRDefault="00A454A9" w:rsidP="00A454A9">
      <w:pPr>
        <w:pStyle w:val="ListParagraph"/>
        <w:tabs>
          <w:tab w:val="left" w:pos="1180"/>
          <w:tab w:val="left" w:pos="1181"/>
        </w:tabs>
        <w:ind w:firstLine="0"/>
        <w:rPr>
          <w:sz w:val="28"/>
        </w:rPr>
      </w:pPr>
      <w:r>
        <w:rPr>
          <w:sz w:val="28"/>
        </w:rPr>
        <w:t xml:space="preserve">Ans: </w:t>
      </w:r>
    </w:p>
    <w:p w14:paraId="7D18C6D4" w14:textId="0AB07D1C" w:rsidR="00A454A9" w:rsidRDefault="006C7B8E" w:rsidP="00A454A9">
      <w:pPr>
        <w:pStyle w:val="ListParagraph"/>
        <w:tabs>
          <w:tab w:val="left" w:pos="1180"/>
          <w:tab w:val="left" w:pos="1181"/>
        </w:tabs>
        <w:ind w:firstLine="0"/>
        <w:rPr>
          <w:sz w:val="28"/>
        </w:rPr>
      </w:pPr>
      <w:r>
        <w:rPr>
          <w:sz w:val="28"/>
        </w:rPr>
        <w:t>1.</w:t>
      </w:r>
      <w:r w:rsidR="00A454A9" w:rsidRPr="00A454A9">
        <w:rPr>
          <w:sz w:val="28"/>
        </w:rPr>
        <w:t xml:space="preserve">Please note that to be able to read a property from </w:t>
      </w:r>
      <w:proofErr w:type="gramStart"/>
      <w:r w:rsidR="00A454A9" w:rsidRPr="00A454A9">
        <w:rPr>
          <w:sz w:val="28"/>
        </w:rPr>
        <w:t>application.properties</w:t>
      </w:r>
      <w:proofErr w:type="gramEnd"/>
      <w:r w:rsidR="00A454A9" w:rsidRPr="00A454A9">
        <w:rPr>
          <w:sz w:val="28"/>
        </w:rPr>
        <w:t xml:space="preserve"> file I needed to use the @Autowired annotation to inject the Environment object. Then I can simply call its </w:t>
      </w:r>
      <w:proofErr w:type="gramStart"/>
      <w:r w:rsidR="00A454A9" w:rsidRPr="00A454A9">
        <w:rPr>
          <w:sz w:val="28"/>
        </w:rPr>
        <w:t>getProperty(</w:t>
      </w:r>
      <w:proofErr w:type="gramEnd"/>
      <w:r w:rsidR="00A454A9" w:rsidRPr="00A454A9">
        <w:rPr>
          <w:sz w:val="28"/>
        </w:rPr>
        <w:t>String key) method to get the value of a requested property.</w:t>
      </w:r>
    </w:p>
    <w:p w14:paraId="3BB000D5" w14:textId="3BD1B223" w:rsidR="00A454A9" w:rsidRDefault="006C7B8E" w:rsidP="00A454A9">
      <w:pPr>
        <w:pStyle w:val="ListParagraph"/>
        <w:tabs>
          <w:tab w:val="left" w:pos="1180"/>
          <w:tab w:val="left" w:pos="1181"/>
        </w:tabs>
        <w:ind w:firstLine="0"/>
        <w:rPr>
          <w:sz w:val="28"/>
        </w:rPr>
      </w:pPr>
      <w:r>
        <w:rPr>
          <w:sz w:val="28"/>
        </w:rPr>
        <w:t>2.</w:t>
      </w:r>
      <w:r w:rsidR="005E7E96" w:rsidRPr="005E7E96">
        <w:rPr>
          <w:rFonts w:ascii="Roboto" w:hAnsi="Roboto"/>
          <w:color w:val="22222A"/>
          <w:sz w:val="27"/>
          <w:szCs w:val="27"/>
          <w:shd w:val="clear" w:color="auto" w:fill="FFFFFF"/>
        </w:rPr>
        <w:t xml:space="preserve"> </w:t>
      </w:r>
      <w:r w:rsidR="005E7E96" w:rsidRPr="005E7E96">
        <w:rPr>
          <w:sz w:val="28"/>
        </w:rPr>
        <w:t>Another very simple way to read application properties is to use @Value annotation. Simply annotation the class field with @Value annotation providing the name of the property you want to read from application. Properties file and class field variable will be assigned that value.</w:t>
      </w:r>
    </w:p>
    <w:p w14:paraId="60F9808D" w14:textId="666648A8" w:rsidR="00594048" w:rsidRDefault="00CF0667" w:rsidP="00467FB4">
      <w:pPr>
        <w:pStyle w:val="ListParagraph"/>
        <w:numPr>
          <w:ilvl w:val="0"/>
          <w:numId w:val="21"/>
        </w:numPr>
        <w:tabs>
          <w:tab w:val="left" w:pos="1180"/>
          <w:tab w:val="left" w:pos="1181"/>
        </w:tabs>
        <w:ind w:left="1180" w:hanging="1081"/>
        <w:rPr>
          <w:sz w:val="28"/>
        </w:rPr>
      </w:pPr>
      <w:r>
        <w:rPr>
          <w:sz w:val="28"/>
        </w:rPr>
        <w:t>Trust</w:t>
      </w:r>
      <w:r>
        <w:rPr>
          <w:spacing w:val="-3"/>
          <w:sz w:val="28"/>
        </w:rPr>
        <w:t xml:space="preserve"> </w:t>
      </w:r>
      <w:r>
        <w:rPr>
          <w:sz w:val="28"/>
        </w:rPr>
        <w:t>full</w:t>
      </w:r>
      <w:r>
        <w:rPr>
          <w:spacing w:val="-2"/>
          <w:sz w:val="28"/>
        </w:rPr>
        <w:t xml:space="preserve"> </w:t>
      </w:r>
      <w:r>
        <w:rPr>
          <w:sz w:val="28"/>
        </w:rPr>
        <w:t>API?</w:t>
      </w:r>
    </w:p>
    <w:p w14:paraId="5EC591EA" w14:textId="7CFE55C1" w:rsidR="00594048" w:rsidRDefault="00CF0667" w:rsidP="00467FB4">
      <w:pPr>
        <w:pStyle w:val="ListParagraph"/>
        <w:numPr>
          <w:ilvl w:val="0"/>
          <w:numId w:val="21"/>
        </w:numPr>
        <w:tabs>
          <w:tab w:val="left" w:pos="1180"/>
          <w:tab w:val="left" w:pos="1181"/>
        </w:tabs>
        <w:spacing w:before="25"/>
        <w:ind w:left="1180" w:hanging="1081"/>
        <w:rPr>
          <w:sz w:val="28"/>
        </w:rPr>
      </w:pPr>
      <w:r>
        <w:rPr>
          <w:sz w:val="28"/>
        </w:rPr>
        <w:t>How</w:t>
      </w:r>
      <w:r>
        <w:rPr>
          <w:spacing w:val="-1"/>
          <w:sz w:val="28"/>
        </w:rPr>
        <w:t xml:space="preserve"> </w:t>
      </w:r>
      <w:r>
        <w:rPr>
          <w:sz w:val="28"/>
        </w:rPr>
        <w:t>to</w:t>
      </w:r>
      <w:r>
        <w:rPr>
          <w:spacing w:val="-4"/>
          <w:sz w:val="28"/>
        </w:rPr>
        <w:t xml:space="preserve"> </w:t>
      </w:r>
      <w:r>
        <w:rPr>
          <w:sz w:val="28"/>
        </w:rPr>
        <w:t>copy one</w:t>
      </w:r>
      <w:r>
        <w:rPr>
          <w:spacing w:val="-2"/>
          <w:sz w:val="28"/>
        </w:rPr>
        <w:t xml:space="preserve"> </w:t>
      </w:r>
      <w:r>
        <w:rPr>
          <w:sz w:val="28"/>
        </w:rPr>
        <w:t>hash</w:t>
      </w:r>
      <w:r>
        <w:rPr>
          <w:spacing w:val="-1"/>
          <w:sz w:val="28"/>
        </w:rPr>
        <w:t xml:space="preserve"> </w:t>
      </w:r>
      <w:r>
        <w:rPr>
          <w:sz w:val="28"/>
        </w:rPr>
        <w:t>map to other?</w:t>
      </w:r>
    </w:p>
    <w:p w14:paraId="368C67AC" w14:textId="77777777" w:rsidR="0070360F" w:rsidRPr="0070360F" w:rsidRDefault="0070360F" w:rsidP="0070360F">
      <w:pPr>
        <w:pStyle w:val="ListParagraph"/>
        <w:tabs>
          <w:tab w:val="left" w:pos="1180"/>
          <w:tab w:val="left" w:pos="1181"/>
        </w:tabs>
        <w:spacing w:before="25"/>
        <w:rPr>
          <w:sz w:val="28"/>
          <w:lang w:val="en-IN"/>
        </w:rPr>
      </w:pPr>
      <w:r>
        <w:rPr>
          <w:sz w:val="28"/>
        </w:rPr>
        <w:t xml:space="preserve">Ans: </w:t>
      </w:r>
      <w:r w:rsidRPr="0070360F">
        <w:rPr>
          <w:sz w:val="28"/>
          <w:lang w:val="en-IN"/>
        </w:rPr>
        <w:t>Given a </w:t>
      </w:r>
      <w:hyperlink r:id="rId43" w:history="1">
        <w:r w:rsidRPr="0070360F">
          <w:rPr>
            <w:rStyle w:val="Hyperlink"/>
            <w:sz w:val="28"/>
            <w:lang w:val="en-IN"/>
          </w:rPr>
          <w:t>HashMap</w:t>
        </w:r>
      </w:hyperlink>
      <w:r w:rsidRPr="0070360F">
        <w:rPr>
          <w:sz w:val="28"/>
          <w:lang w:val="en-IN"/>
        </w:rPr>
        <w:t>, there are three ways one can copy the given </w:t>
      </w:r>
      <w:r w:rsidRPr="0070360F">
        <w:rPr>
          <w:b/>
          <w:bCs/>
          <w:sz w:val="28"/>
          <w:lang w:val="en-IN"/>
        </w:rPr>
        <w:t>HashMap</w:t>
      </w:r>
      <w:r w:rsidRPr="0070360F">
        <w:rPr>
          <w:sz w:val="28"/>
          <w:lang w:val="en-IN"/>
        </w:rPr>
        <w:t> to another:</w:t>
      </w:r>
    </w:p>
    <w:p w14:paraId="437201E2" w14:textId="77777777" w:rsidR="0070360F" w:rsidRPr="0070360F" w:rsidRDefault="0070360F" w:rsidP="0070360F">
      <w:pPr>
        <w:pStyle w:val="ListParagraph"/>
        <w:numPr>
          <w:ilvl w:val="0"/>
          <w:numId w:val="43"/>
        </w:numPr>
        <w:tabs>
          <w:tab w:val="left" w:pos="1180"/>
          <w:tab w:val="left" w:pos="1181"/>
        </w:tabs>
        <w:spacing w:before="25"/>
        <w:rPr>
          <w:sz w:val="28"/>
          <w:lang w:val="en-IN"/>
        </w:rPr>
      </w:pPr>
      <w:r w:rsidRPr="0070360F">
        <w:rPr>
          <w:sz w:val="28"/>
          <w:lang w:val="en-IN"/>
        </w:rPr>
        <w:t xml:space="preserve">By normally iterating and putting it to another HashMap using </w:t>
      </w:r>
      <w:proofErr w:type="gramStart"/>
      <w:r w:rsidRPr="0070360F">
        <w:rPr>
          <w:sz w:val="28"/>
          <w:lang w:val="en-IN"/>
        </w:rPr>
        <w:t>put(</w:t>
      </w:r>
      <w:proofErr w:type="gramEnd"/>
      <w:r w:rsidRPr="0070360F">
        <w:rPr>
          <w:sz w:val="28"/>
          <w:lang w:val="en-IN"/>
        </w:rPr>
        <w:t>k, v) method.</w:t>
      </w:r>
    </w:p>
    <w:p w14:paraId="07BF111F" w14:textId="77777777" w:rsidR="0070360F" w:rsidRPr="0070360F" w:rsidRDefault="0070360F" w:rsidP="0070360F">
      <w:pPr>
        <w:pStyle w:val="ListParagraph"/>
        <w:numPr>
          <w:ilvl w:val="0"/>
          <w:numId w:val="43"/>
        </w:numPr>
        <w:tabs>
          <w:tab w:val="left" w:pos="1180"/>
          <w:tab w:val="left" w:pos="1181"/>
        </w:tabs>
        <w:spacing w:before="25"/>
        <w:rPr>
          <w:sz w:val="28"/>
          <w:lang w:val="en-IN"/>
        </w:rPr>
      </w:pPr>
      <w:r w:rsidRPr="0070360F">
        <w:rPr>
          <w:sz w:val="28"/>
          <w:lang w:val="en-IN"/>
        </w:rPr>
        <w:t xml:space="preserve">Using </w:t>
      </w:r>
      <w:proofErr w:type="gramStart"/>
      <w:r w:rsidRPr="0070360F">
        <w:rPr>
          <w:sz w:val="28"/>
          <w:lang w:val="en-IN"/>
        </w:rPr>
        <w:t>putAll(</w:t>
      </w:r>
      <w:proofErr w:type="gramEnd"/>
      <w:r w:rsidRPr="0070360F">
        <w:rPr>
          <w:sz w:val="28"/>
          <w:lang w:val="en-IN"/>
        </w:rPr>
        <w:t>) method.</w:t>
      </w:r>
    </w:p>
    <w:p w14:paraId="480099D1" w14:textId="77777777" w:rsidR="0070360F" w:rsidRPr="0070360F" w:rsidRDefault="0070360F" w:rsidP="0070360F">
      <w:pPr>
        <w:pStyle w:val="ListParagraph"/>
        <w:numPr>
          <w:ilvl w:val="0"/>
          <w:numId w:val="43"/>
        </w:numPr>
        <w:tabs>
          <w:tab w:val="left" w:pos="1180"/>
          <w:tab w:val="left" w:pos="1181"/>
        </w:tabs>
        <w:spacing w:before="25"/>
        <w:rPr>
          <w:sz w:val="28"/>
          <w:lang w:val="en-IN"/>
        </w:rPr>
      </w:pPr>
      <w:r w:rsidRPr="0070360F">
        <w:rPr>
          <w:sz w:val="28"/>
          <w:lang w:val="en-IN"/>
        </w:rPr>
        <w:t>Using copy constructor.</w:t>
      </w:r>
    </w:p>
    <w:p w14:paraId="5F36BE9E" w14:textId="5A19D2AC" w:rsidR="0070360F" w:rsidRDefault="0070360F" w:rsidP="0070360F">
      <w:pPr>
        <w:pStyle w:val="ListParagraph"/>
        <w:tabs>
          <w:tab w:val="left" w:pos="1180"/>
          <w:tab w:val="left" w:pos="1181"/>
        </w:tabs>
        <w:spacing w:before="25"/>
        <w:ind w:firstLine="0"/>
        <w:rPr>
          <w:sz w:val="28"/>
        </w:rPr>
      </w:pPr>
    </w:p>
    <w:p w14:paraId="5C7B9F0A" w14:textId="78511583" w:rsidR="00594048" w:rsidRPr="00B7027A" w:rsidRDefault="00CF0667" w:rsidP="00467FB4">
      <w:pPr>
        <w:pStyle w:val="ListParagraph"/>
        <w:numPr>
          <w:ilvl w:val="0"/>
          <w:numId w:val="21"/>
        </w:numPr>
        <w:tabs>
          <w:tab w:val="left" w:pos="1180"/>
          <w:tab w:val="left" w:pos="1181"/>
        </w:tabs>
        <w:ind w:left="1180" w:hanging="1081"/>
        <w:rPr>
          <w:b/>
          <w:bCs/>
          <w:sz w:val="28"/>
        </w:rPr>
      </w:pPr>
      <w:r>
        <w:rPr>
          <w:sz w:val="28"/>
        </w:rPr>
        <w:t>Address</w:t>
      </w:r>
      <w:r>
        <w:rPr>
          <w:spacing w:val="-2"/>
          <w:sz w:val="28"/>
        </w:rPr>
        <w:t xml:space="preserve"> </w:t>
      </w:r>
      <w:r>
        <w:rPr>
          <w:sz w:val="28"/>
        </w:rPr>
        <w:t>of</w:t>
      </w:r>
      <w:r>
        <w:rPr>
          <w:spacing w:val="-1"/>
          <w:sz w:val="28"/>
        </w:rPr>
        <w:t xml:space="preserve"> </w:t>
      </w:r>
      <w:r>
        <w:rPr>
          <w:sz w:val="28"/>
        </w:rPr>
        <w:t>last</w:t>
      </w:r>
      <w:r>
        <w:rPr>
          <w:spacing w:val="-1"/>
          <w:sz w:val="28"/>
        </w:rPr>
        <w:t xml:space="preserve"> </w:t>
      </w:r>
      <w:r>
        <w:rPr>
          <w:sz w:val="28"/>
        </w:rPr>
        <w:t>data</w:t>
      </w:r>
      <w:r>
        <w:rPr>
          <w:spacing w:val="-3"/>
          <w:sz w:val="28"/>
        </w:rPr>
        <w:t xml:space="preserve"> </w:t>
      </w:r>
      <w:r>
        <w:rPr>
          <w:sz w:val="28"/>
        </w:rPr>
        <w:t>in</w:t>
      </w:r>
      <w:r>
        <w:rPr>
          <w:spacing w:val="-1"/>
          <w:sz w:val="28"/>
        </w:rPr>
        <w:t xml:space="preserve"> </w:t>
      </w:r>
      <w:r>
        <w:rPr>
          <w:sz w:val="28"/>
        </w:rPr>
        <w:t>linked</w:t>
      </w:r>
      <w:r>
        <w:rPr>
          <w:spacing w:val="-1"/>
          <w:sz w:val="28"/>
        </w:rPr>
        <w:t xml:space="preserve"> </w:t>
      </w:r>
      <w:proofErr w:type="gramStart"/>
      <w:r>
        <w:rPr>
          <w:sz w:val="28"/>
        </w:rPr>
        <w:t>list?</w:t>
      </w:r>
      <w:r w:rsidR="00B7027A" w:rsidRPr="00B7027A">
        <w:rPr>
          <w:b/>
          <w:bCs/>
          <w:sz w:val="28"/>
        </w:rPr>
        <w:t>(</w:t>
      </w:r>
      <w:proofErr w:type="gramEnd"/>
      <w:r w:rsidR="00B7027A" w:rsidRPr="00B7027A">
        <w:rPr>
          <w:b/>
          <w:bCs/>
          <w:sz w:val="28"/>
        </w:rPr>
        <w:t>null)</w:t>
      </w:r>
    </w:p>
    <w:p w14:paraId="0D912518" w14:textId="026F5629" w:rsidR="00594048" w:rsidRDefault="00CF0667" w:rsidP="00467FB4">
      <w:pPr>
        <w:pStyle w:val="ListParagraph"/>
        <w:numPr>
          <w:ilvl w:val="0"/>
          <w:numId w:val="21"/>
        </w:numPr>
        <w:tabs>
          <w:tab w:val="left" w:pos="1180"/>
          <w:tab w:val="left" w:pos="1181"/>
        </w:tabs>
        <w:ind w:left="1180" w:hanging="1081"/>
        <w:rPr>
          <w:sz w:val="28"/>
        </w:rPr>
      </w:pPr>
      <w:r w:rsidRPr="00352676">
        <w:rPr>
          <w:color w:val="FF0000"/>
          <w:sz w:val="28"/>
        </w:rPr>
        <w:t>Which</w:t>
      </w:r>
      <w:r w:rsidRPr="00352676">
        <w:rPr>
          <w:color w:val="FF0000"/>
          <w:spacing w:val="-5"/>
          <w:sz w:val="28"/>
        </w:rPr>
        <w:t xml:space="preserve"> </w:t>
      </w:r>
      <w:r w:rsidRPr="00352676">
        <w:rPr>
          <w:color w:val="FF0000"/>
          <w:sz w:val="28"/>
        </w:rPr>
        <w:t>control</w:t>
      </w:r>
      <w:r w:rsidRPr="00352676">
        <w:rPr>
          <w:color w:val="FF0000"/>
          <w:spacing w:val="-3"/>
          <w:sz w:val="28"/>
        </w:rPr>
        <w:t xml:space="preserve"> </w:t>
      </w:r>
      <w:r w:rsidRPr="00352676">
        <w:rPr>
          <w:color w:val="FF0000"/>
          <w:sz w:val="28"/>
        </w:rPr>
        <w:t>used</w:t>
      </w:r>
      <w:r w:rsidRPr="00352676">
        <w:rPr>
          <w:color w:val="FF0000"/>
          <w:spacing w:val="-1"/>
          <w:sz w:val="28"/>
        </w:rPr>
        <w:t xml:space="preserve"> </w:t>
      </w:r>
      <w:r w:rsidRPr="00352676">
        <w:rPr>
          <w:color w:val="FF0000"/>
          <w:sz w:val="28"/>
        </w:rPr>
        <w:t>in</w:t>
      </w:r>
      <w:r w:rsidRPr="00352676">
        <w:rPr>
          <w:color w:val="FF0000"/>
          <w:spacing w:val="-2"/>
          <w:sz w:val="28"/>
        </w:rPr>
        <w:t xml:space="preserve"> </w:t>
      </w:r>
      <w:r w:rsidRPr="00352676">
        <w:rPr>
          <w:color w:val="FF0000"/>
          <w:sz w:val="28"/>
        </w:rPr>
        <w:t>projec</w:t>
      </w:r>
      <w:r w:rsidR="00224F64" w:rsidRPr="00352676">
        <w:rPr>
          <w:color w:val="FF0000"/>
          <w:sz w:val="28"/>
        </w:rPr>
        <w:t>t</w:t>
      </w:r>
      <w:r>
        <w:rPr>
          <w:sz w:val="28"/>
        </w:rPr>
        <w:t>?</w:t>
      </w:r>
    </w:p>
    <w:p w14:paraId="1448B0C2" w14:textId="0449121A" w:rsidR="00594048" w:rsidRDefault="00CF0667" w:rsidP="00467FB4">
      <w:pPr>
        <w:pStyle w:val="ListParagraph"/>
        <w:numPr>
          <w:ilvl w:val="0"/>
          <w:numId w:val="21"/>
        </w:numPr>
        <w:tabs>
          <w:tab w:val="left" w:pos="1180"/>
          <w:tab w:val="left" w:pos="1181"/>
        </w:tabs>
        <w:spacing w:before="25"/>
        <w:ind w:left="1180" w:hanging="1081"/>
        <w:rPr>
          <w:sz w:val="28"/>
        </w:rPr>
      </w:pPr>
      <w:r>
        <w:rPr>
          <w:sz w:val="28"/>
        </w:rPr>
        <w:t>What</w:t>
      </w:r>
      <w:r>
        <w:rPr>
          <w:spacing w:val="-2"/>
          <w:sz w:val="28"/>
        </w:rPr>
        <w:t xml:space="preserve"> </w:t>
      </w:r>
      <w:r>
        <w:rPr>
          <w:sz w:val="28"/>
        </w:rPr>
        <w:t>is DDL,</w:t>
      </w:r>
      <w:r>
        <w:rPr>
          <w:spacing w:val="-2"/>
          <w:sz w:val="28"/>
        </w:rPr>
        <w:t xml:space="preserve"> </w:t>
      </w:r>
      <w:r>
        <w:rPr>
          <w:sz w:val="28"/>
        </w:rPr>
        <w:t>DML</w:t>
      </w:r>
    </w:p>
    <w:p w14:paraId="5828A488" w14:textId="7C61B8C9" w:rsidR="00937282" w:rsidRDefault="00937282" w:rsidP="00937282">
      <w:pPr>
        <w:pStyle w:val="ListParagraph"/>
        <w:tabs>
          <w:tab w:val="left" w:pos="1180"/>
          <w:tab w:val="left" w:pos="1181"/>
        </w:tabs>
        <w:spacing w:before="25"/>
        <w:ind w:firstLine="0"/>
        <w:rPr>
          <w:sz w:val="28"/>
        </w:rPr>
      </w:pPr>
      <w:r>
        <w:rPr>
          <w:sz w:val="28"/>
        </w:rPr>
        <w:t xml:space="preserve">Ans: </w:t>
      </w:r>
      <w:r>
        <w:rPr>
          <w:rFonts w:ascii="Arial" w:hAnsi="Arial" w:cs="Arial"/>
          <w:b/>
          <w:bCs/>
          <w:color w:val="202124"/>
          <w:shd w:val="clear" w:color="auto" w:fill="FFFFFF"/>
        </w:rPr>
        <w:t>DDL is Data Definition Language which is used to define data structures</w:t>
      </w:r>
      <w:r>
        <w:rPr>
          <w:rFonts w:ascii="Arial" w:hAnsi="Arial" w:cs="Arial"/>
          <w:color w:val="202124"/>
          <w:shd w:val="clear" w:color="auto" w:fill="FFFFFF"/>
        </w:rPr>
        <w:t xml:space="preserve">. For example: create table, alter table are instructions in SQL. DML: </w:t>
      </w:r>
      <w:r w:rsidRPr="00937282">
        <w:rPr>
          <w:rFonts w:ascii="Arial" w:hAnsi="Arial" w:cs="Arial"/>
          <w:b/>
          <w:bCs/>
          <w:color w:val="202124"/>
          <w:shd w:val="clear" w:color="auto" w:fill="FFFFFF"/>
        </w:rPr>
        <w:t>DML is Data Manipulation Language which is used to manipulate data itself</w:t>
      </w:r>
      <w:r>
        <w:rPr>
          <w:rFonts w:ascii="Arial" w:hAnsi="Arial" w:cs="Arial"/>
          <w:color w:val="202124"/>
          <w:shd w:val="clear" w:color="auto" w:fill="FFFFFF"/>
        </w:rPr>
        <w:t>. For example: insert, update, delete are instructions in SQL.</w:t>
      </w:r>
    </w:p>
    <w:p w14:paraId="43B1CE4E" w14:textId="77777777" w:rsidR="00594048" w:rsidRDefault="00CF0667" w:rsidP="00467FB4">
      <w:pPr>
        <w:pStyle w:val="ListParagraph"/>
        <w:numPr>
          <w:ilvl w:val="0"/>
          <w:numId w:val="21"/>
        </w:numPr>
        <w:tabs>
          <w:tab w:val="left" w:pos="1180"/>
          <w:tab w:val="left" w:pos="1181"/>
        </w:tabs>
        <w:ind w:left="1180" w:hanging="1081"/>
        <w:rPr>
          <w:sz w:val="28"/>
        </w:rPr>
      </w:pPr>
      <w:r>
        <w:rPr>
          <w:sz w:val="28"/>
        </w:rPr>
        <w:t>Difference</w:t>
      </w:r>
      <w:r>
        <w:rPr>
          <w:spacing w:val="-5"/>
          <w:sz w:val="28"/>
        </w:rPr>
        <w:t xml:space="preserve"> </w:t>
      </w:r>
      <w:r>
        <w:rPr>
          <w:sz w:val="28"/>
        </w:rPr>
        <w:t>between</w:t>
      </w:r>
      <w:r>
        <w:rPr>
          <w:spacing w:val="-5"/>
          <w:sz w:val="28"/>
        </w:rPr>
        <w:t xml:space="preserve"> </w:t>
      </w:r>
      <w:r>
        <w:rPr>
          <w:sz w:val="28"/>
        </w:rPr>
        <w:t>Web</w:t>
      </w:r>
      <w:r>
        <w:rPr>
          <w:spacing w:val="-2"/>
          <w:sz w:val="28"/>
        </w:rPr>
        <w:t xml:space="preserve"> </w:t>
      </w:r>
      <w:r>
        <w:rPr>
          <w:sz w:val="28"/>
        </w:rPr>
        <w:t>server</w:t>
      </w:r>
      <w:r>
        <w:rPr>
          <w:spacing w:val="-3"/>
          <w:sz w:val="28"/>
        </w:rPr>
        <w:t xml:space="preserve"> </w:t>
      </w:r>
      <w:r>
        <w:rPr>
          <w:sz w:val="28"/>
        </w:rPr>
        <w:t>and</w:t>
      </w:r>
      <w:r>
        <w:rPr>
          <w:spacing w:val="-2"/>
          <w:sz w:val="28"/>
        </w:rPr>
        <w:t xml:space="preserve"> </w:t>
      </w:r>
      <w:r>
        <w:rPr>
          <w:sz w:val="28"/>
        </w:rPr>
        <w:t>Application</w:t>
      </w:r>
      <w:r>
        <w:rPr>
          <w:spacing w:val="-2"/>
          <w:sz w:val="28"/>
        </w:rPr>
        <w:t xml:space="preserve"> </w:t>
      </w:r>
      <w:r>
        <w:rPr>
          <w:sz w:val="28"/>
        </w:rPr>
        <w:t>server</w:t>
      </w:r>
    </w:p>
    <w:p w14:paraId="18675225" w14:textId="366FE92B" w:rsidR="0015394B" w:rsidRDefault="003E2302" w:rsidP="003E2302">
      <w:pPr>
        <w:pStyle w:val="ListParagraph"/>
        <w:tabs>
          <w:tab w:val="left" w:pos="1180"/>
          <w:tab w:val="left" w:pos="1181"/>
        </w:tabs>
        <w:ind w:firstLine="0"/>
        <w:rPr>
          <w:sz w:val="28"/>
        </w:rPr>
      </w:pPr>
      <w:r>
        <w:rPr>
          <w:sz w:val="28"/>
        </w:rPr>
        <w:t>(Refer notes)</w:t>
      </w:r>
    </w:p>
    <w:p w14:paraId="462C56D8" w14:textId="77777777" w:rsidR="0015394B" w:rsidRDefault="0015394B" w:rsidP="003E2302">
      <w:pPr>
        <w:pStyle w:val="ListParagraph"/>
        <w:tabs>
          <w:tab w:val="left" w:pos="1180"/>
          <w:tab w:val="left" w:pos="1181"/>
        </w:tabs>
        <w:ind w:firstLine="0"/>
        <w:rPr>
          <w:sz w:val="28"/>
        </w:rPr>
      </w:pPr>
    </w:p>
    <w:p w14:paraId="17445949" w14:textId="38177CD3" w:rsidR="00594048" w:rsidRDefault="00CF0667" w:rsidP="00467FB4">
      <w:pPr>
        <w:pStyle w:val="ListParagraph"/>
        <w:numPr>
          <w:ilvl w:val="0"/>
          <w:numId w:val="21"/>
        </w:numPr>
        <w:tabs>
          <w:tab w:val="left" w:pos="1180"/>
          <w:tab w:val="left" w:pos="1181"/>
        </w:tabs>
        <w:ind w:left="1180" w:hanging="1081"/>
        <w:rPr>
          <w:sz w:val="28"/>
        </w:rPr>
      </w:pPr>
      <w:r>
        <w:rPr>
          <w:sz w:val="28"/>
        </w:rPr>
        <w:t>How</w:t>
      </w:r>
      <w:r>
        <w:rPr>
          <w:spacing w:val="-1"/>
          <w:sz w:val="28"/>
        </w:rPr>
        <w:t xml:space="preserve"> </w:t>
      </w:r>
      <w:r>
        <w:rPr>
          <w:sz w:val="28"/>
        </w:rPr>
        <w:t>to</w:t>
      </w:r>
      <w:r>
        <w:rPr>
          <w:spacing w:val="-2"/>
          <w:sz w:val="28"/>
        </w:rPr>
        <w:t xml:space="preserve"> </w:t>
      </w:r>
      <w:r>
        <w:rPr>
          <w:sz w:val="28"/>
        </w:rPr>
        <w:t>test</w:t>
      </w:r>
      <w:r>
        <w:rPr>
          <w:spacing w:val="-2"/>
          <w:sz w:val="28"/>
        </w:rPr>
        <w:t xml:space="preserve"> </w:t>
      </w:r>
      <w:r>
        <w:rPr>
          <w:sz w:val="28"/>
        </w:rPr>
        <w:t>Web</w:t>
      </w:r>
      <w:r>
        <w:rPr>
          <w:spacing w:val="-1"/>
          <w:sz w:val="28"/>
        </w:rPr>
        <w:t xml:space="preserve"> </w:t>
      </w:r>
      <w:r>
        <w:rPr>
          <w:sz w:val="28"/>
        </w:rPr>
        <w:t>service</w:t>
      </w:r>
      <w:r>
        <w:rPr>
          <w:spacing w:val="-3"/>
          <w:sz w:val="28"/>
        </w:rPr>
        <w:t xml:space="preserve"> </w:t>
      </w:r>
      <w:r>
        <w:rPr>
          <w:sz w:val="28"/>
        </w:rPr>
        <w:t>in</w:t>
      </w:r>
      <w:r>
        <w:rPr>
          <w:spacing w:val="-1"/>
          <w:sz w:val="28"/>
        </w:rPr>
        <w:t xml:space="preserve"> </w:t>
      </w:r>
      <w:r>
        <w:rPr>
          <w:sz w:val="28"/>
        </w:rPr>
        <w:t>postman?</w:t>
      </w:r>
    </w:p>
    <w:p w14:paraId="7960A632" w14:textId="065D35E2" w:rsidR="000A66B7" w:rsidRPr="000A66B7" w:rsidRDefault="007E448F" w:rsidP="000A66B7">
      <w:pPr>
        <w:pStyle w:val="trt0xe"/>
        <w:spacing w:after="60"/>
        <w:ind w:left="720"/>
        <w:rPr>
          <w:rFonts w:ascii="Arial" w:hAnsi="Arial" w:cs="Arial"/>
          <w:color w:val="202124"/>
        </w:rPr>
      </w:pPr>
      <w:r>
        <w:rPr>
          <w:sz w:val="28"/>
        </w:rPr>
        <w:t xml:space="preserve">Ans: </w:t>
      </w:r>
      <w:r w:rsidR="000A66B7" w:rsidRPr="000A66B7">
        <w:rPr>
          <w:rFonts w:ascii="Arial" w:hAnsi="Arial" w:cs="Arial"/>
          <w:b/>
          <w:bCs/>
          <w:color w:val="202124"/>
        </w:rPr>
        <w:t>Basics of API Testing Using Postman</w:t>
      </w:r>
    </w:p>
    <w:p w14:paraId="2EEBA288" w14:textId="77777777" w:rsidR="000A66B7" w:rsidRPr="000A66B7" w:rsidRDefault="000A66B7" w:rsidP="00467FB4">
      <w:pPr>
        <w:pStyle w:val="trt0xe"/>
        <w:numPr>
          <w:ilvl w:val="0"/>
          <w:numId w:val="37"/>
        </w:numPr>
        <w:rPr>
          <w:rFonts w:ascii="Arial" w:hAnsi="Arial" w:cs="Arial"/>
          <w:color w:val="202124"/>
        </w:rPr>
      </w:pPr>
      <w:r w:rsidRPr="000A66B7">
        <w:rPr>
          <w:rFonts w:ascii="Arial" w:hAnsi="Arial" w:cs="Arial"/>
          <w:color w:val="202124"/>
        </w:rPr>
        <w:t>Go to your workspace in Postman.</w:t>
      </w:r>
    </w:p>
    <w:p w14:paraId="20C718EB" w14:textId="77777777" w:rsidR="000A66B7" w:rsidRPr="000A66B7" w:rsidRDefault="000A66B7" w:rsidP="00467FB4">
      <w:pPr>
        <w:pStyle w:val="trt0xe"/>
        <w:numPr>
          <w:ilvl w:val="0"/>
          <w:numId w:val="37"/>
        </w:numPr>
        <w:rPr>
          <w:rFonts w:ascii="Arial" w:hAnsi="Arial" w:cs="Arial"/>
          <w:color w:val="202124"/>
        </w:rPr>
      </w:pPr>
      <w:r w:rsidRPr="000A66B7">
        <w:rPr>
          <w:rFonts w:ascii="Arial" w:hAnsi="Arial" w:cs="Arial"/>
          <w:color w:val="202124"/>
        </w:rPr>
        <w:t>Click on the + symbol to open a new tab.</w:t>
      </w:r>
    </w:p>
    <w:p w14:paraId="1113BD3A" w14:textId="77777777" w:rsidR="000A66B7" w:rsidRPr="000A66B7" w:rsidRDefault="000A66B7" w:rsidP="00467FB4">
      <w:pPr>
        <w:pStyle w:val="trt0xe"/>
        <w:numPr>
          <w:ilvl w:val="0"/>
          <w:numId w:val="37"/>
        </w:numPr>
        <w:rPr>
          <w:rFonts w:ascii="Arial" w:hAnsi="Arial" w:cs="Arial"/>
          <w:color w:val="202124"/>
        </w:rPr>
      </w:pPr>
      <w:r w:rsidRPr="000A66B7">
        <w:rPr>
          <w:rFonts w:ascii="Arial" w:hAnsi="Arial" w:cs="Arial"/>
          <w:color w:val="202124"/>
        </w:rPr>
        <w:t>Enter the API Endpoint where it says, “Enter request URL” and select the method (action type GET, POST, etc.) for that request as shown below.</w:t>
      </w:r>
    </w:p>
    <w:p w14:paraId="3D4F02FB" w14:textId="77777777" w:rsidR="000A66B7" w:rsidRPr="000A66B7" w:rsidRDefault="000A66B7" w:rsidP="00467FB4">
      <w:pPr>
        <w:pStyle w:val="trt0xe"/>
        <w:numPr>
          <w:ilvl w:val="0"/>
          <w:numId w:val="37"/>
        </w:numPr>
        <w:rPr>
          <w:rFonts w:ascii="Arial" w:hAnsi="Arial" w:cs="Arial"/>
          <w:color w:val="202124"/>
        </w:rPr>
      </w:pPr>
      <w:r w:rsidRPr="000A66B7">
        <w:rPr>
          <w:rFonts w:ascii="Arial" w:hAnsi="Arial" w:cs="Arial"/>
          <w:color w:val="202124"/>
        </w:rPr>
        <w:t>Click on the Send button.</w:t>
      </w:r>
    </w:p>
    <w:p w14:paraId="3B3F86BF" w14:textId="1B3237C5" w:rsidR="007E448F" w:rsidRDefault="007E448F" w:rsidP="000A66B7">
      <w:pPr>
        <w:pStyle w:val="trt0xe"/>
        <w:shd w:val="clear" w:color="auto" w:fill="FFFFFF"/>
        <w:spacing w:before="0" w:beforeAutospacing="0" w:after="60" w:afterAutospacing="0"/>
        <w:ind w:left="720"/>
        <w:rPr>
          <w:sz w:val="28"/>
        </w:rPr>
      </w:pPr>
    </w:p>
    <w:p w14:paraId="3421FBEB" w14:textId="6290E44B" w:rsidR="00594048" w:rsidRDefault="00CF0667" w:rsidP="00467FB4">
      <w:pPr>
        <w:pStyle w:val="ListParagraph"/>
        <w:numPr>
          <w:ilvl w:val="0"/>
          <w:numId w:val="21"/>
        </w:numPr>
        <w:tabs>
          <w:tab w:val="left" w:pos="1180"/>
          <w:tab w:val="left" w:pos="1181"/>
        </w:tabs>
        <w:spacing w:before="25"/>
        <w:ind w:left="1180" w:hanging="1081"/>
        <w:rPr>
          <w:sz w:val="28"/>
        </w:rPr>
      </w:pPr>
      <w:r>
        <w:rPr>
          <w:sz w:val="28"/>
        </w:rPr>
        <w:t>Can</w:t>
      </w:r>
      <w:r>
        <w:rPr>
          <w:spacing w:val="-1"/>
          <w:sz w:val="28"/>
        </w:rPr>
        <w:t xml:space="preserve"> </w:t>
      </w:r>
      <w:r>
        <w:rPr>
          <w:sz w:val="28"/>
        </w:rPr>
        <w:t>multiple</w:t>
      </w:r>
      <w:r>
        <w:rPr>
          <w:spacing w:val="-2"/>
          <w:sz w:val="28"/>
        </w:rPr>
        <w:t xml:space="preserve"> </w:t>
      </w:r>
      <w:r>
        <w:rPr>
          <w:sz w:val="28"/>
        </w:rPr>
        <w:t>finally</w:t>
      </w:r>
      <w:r>
        <w:rPr>
          <w:spacing w:val="-2"/>
          <w:sz w:val="28"/>
        </w:rPr>
        <w:t xml:space="preserve"> </w:t>
      </w:r>
      <w:r>
        <w:rPr>
          <w:sz w:val="28"/>
        </w:rPr>
        <w:t>blocks</w:t>
      </w:r>
      <w:r>
        <w:rPr>
          <w:spacing w:val="-1"/>
          <w:sz w:val="28"/>
        </w:rPr>
        <w:t xml:space="preserve"> </w:t>
      </w:r>
      <w:r>
        <w:rPr>
          <w:sz w:val="28"/>
        </w:rPr>
        <w:t>execute?</w:t>
      </w:r>
      <w:r w:rsidR="006F227A">
        <w:rPr>
          <w:sz w:val="28"/>
        </w:rPr>
        <w:t xml:space="preserve"> no</w:t>
      </w:r>
    </w:p>
    <w:p w14:paraId="6425C849" w14:textId="77777777" w:rsidR="00594048" w:rsidRPr="00FA68E0" w:rsidRDefault="00CF0667" w:rsidP="00467FB4">
      <w:pPr>
        <w:pStyle w:val="ListParagraph"/>
        <w:numPr>
          <w:ilvl w:val="0"/>
          <w:numId w:val="21"/>
        </w:numPr>
        <w:tabs>
          <w:tab w:val="left" w:pos="1180"/>
          <w:tab w:val="left" w:pos="1181"/>
        </w:tabs>
        <w:spacing w:line="259" w:lineRule="auto"/>
        <w:ind w:left="100" w:right="3709" w:firstLine="0"/>
        <w:rPr>
          <w:sz w:val="28"/>
        </w:rPr>
      </w:pPr>
      <w:r>
        <w:rPr>
          <w:sz w:val="28"/>
        </w:rPr>
        <w:t>How to connect two tables in spring?</w:t>
      </w:r>
      <w:r>
        <w:rPr>
          <w:spacing w:val="-61"/>
          <w:sz w:val="28"/>
        </w:rPr>
        <w:t xml:space="preserve"> </w:t>
      </w:r>
    </w:p>
    <w:p w14:paraId="750401C8" w14:textId="77777777" w:rsidR="00FA68E0" w:rsidRDefault="00FA68E0" w:rsidP="00FA68E0">
      <w:pPr>
        <w:tabs>
          <w:tab w:val="left" w:pos="1180"/>
          <w:tab w:val="left" w:pos="1181"/>
        </w:tabs>
        <w:spacing w:line="259" w:lineRule="auto"/>
        <w:ind w:right="3709"/>
        <w:rPr>
          <w:sz w:val="28"/>
        </w:rPr>
      </w:pPr>
    </w:p>
    <w:p w14:paraId="3B6F34F3" w14:textId="77777777" w:rsidR="00F15F41" w:rsidRDefault="00F15F41" w:rsidP="00F15F41">
      <w:pPr>
        <w:pStyle w:val="HTMLPreformatted"/>
        <w:shd w:val="clear" w:color="auto" w:fill="FFFFFF"/>
        <w:rPr>
          <w:rStyle w:val="HTMLCode"/>
          <w:rFonts w:ascii="Source Code Pro" w:hAnsi="Source Code Pro"/>
          <w:color w:val="000000"/>
          <w:sz w:val="21"/>
          <w:szCs w:val="21"/>
          <w:shd w:val="clear" w:color="auto" w:fill="FAFAFA"/>
        </w:rPr>
      </w:pPr>
      <w:r>
        <w:rPr>
          <w:rStyle w:val="hljs-meta"/>
          <w:rFonts w:ascii="Source Code Pro" w:hAnsi="Source Code Pro"/>
          <w:color w:val="1F7199"/>
          <w:sz w:val="21"/>
          <w:szCs w:val="21"/>
          <w:shd w:val="clear" w:color="auto" w:fill="FAFAFA"/>
        </w:rPr>
        <w:t>@Entity</w:t>
      </w:r>
    </w:p>
    <w:p w14:paraId="344F2831" w14:textId="77777777" w:rsidR="00F15F41" w:rsidRDefault="00F15F41" w:rsidP="00F15F41">
      <w:pPr>
        <w:pStyle w:val="HTMLPreformatted"/>
        <w:shd w:val="clear" w:color="auto" w:fill="FFFFFF"/>
        <w:rPr>
          <w:rStyle w:val="HTMLCode"/>
          <w:rFonts w:ascii="Source Code Pro" w:hAnsi="Source Code Pro"/>
          <w:color w:val="000000"/>
          <w:sz w:val="21"/>
          <w:szCs w:val="21"/>
          <w:shd w:val="clear" w:color="auto" w:fill="FAFAFA"/>
        </w:rPr>
      </w:pPr>
      <w:r>
        <w:rPr>
          <w:rStyle w:val="hljs-keyword"/>
          <w:rFonts w:ascii="Source Code Pro" w:hAnsi="Source Code Pro"/>
          <w:b/>
          <w:bCs/>
          <w:color w:val="63B175"/>
          <w:sz w:val="21"/>
          <w:szCs w:val="21"/>
          <w:shd w:val="clear" w:color="auto" w:fill="FAFAFA"/>
        </w:rPr>
        <w:t>public</w:t>
      </w:r>
      <w:r>
        <w:rPr>
          <w:rStyle w:val="HTMLCode"/>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shd w:val="clear" w:color="auto" w:fill="FAFAFA"/>
        </w:rPr>
        <w:t>class</w:t>
      </w:r>
      <w:r>
        <w:rPr>
          <w:rStyle w:val="HTMLCode"/>
          <w:rFonts w:ascii="Source Code Pro" w:hAnsi="Source Code Pro"/>
          <w:color w:val="000000"/>
          <w:sz w:val="21"/>
          <w:szCs w:val="21"/>
          <w:shd w:val="clear" w:color="auto" w:fill="FAFAFA"/>
        </w:rPr>
        <w:t xml:space="preserve"> </w:t>
      </w:r>
      <w:r>
        <w:rPr>
          <w:rStyle w:val="hljs-title"/>
          <w:rFonts w:ascii="Source Code Pro" w:hAnsi="Source Code Pro"/>
          <w:b/>
          <w:bCs/>
          <w:color w:val="267438"/>
          <w:sz w:val="21"/>
          <w:szCs w:val="21"/>
          <w:shd w:val="clear" w:color="auto" w:fill="FAFAFA"/>
        </w:rPr>
        <w:t>Employee</w:t>
      </w:r>
      <w:r>
        <w:rPr>
          <w:rStyle w:val="HTMLCode"/>
          <w:rFonts w:ascii="Source Code Pro" w:hAnsi="Source Code Pro"/>
          <w:color w:val="000000"/>
          <w:sz w:val="21"/>
          <w:szCs w:val="21"/>
          <w:shd w:val="clear" w:color="auto" w:fill="FAFAFA"/>
        </w:rPr>
        <w:t xml:space="preserve"> {</w:t>
      </w:r>
    </w:p>
    <w:p w14:paraId="5BC5B871" w14:textId="77777777" w:rsidR="00F15F41" w:rsidRDefault="00F15F41" w:rsidP="00F15F41">
      <w:pPr>
        <w:pStyle w:val="HTMLPreformatted"/>
        <w:shd w:val="clear" w:color="auto" w:fill="FFFFFF"/>
        <w:rPr>
          <w:rStyle w:val="HTMLCode"/>
          <w:rFonts w:ascii="Source Code Pro" w:hAnsi="Source Code Pro"/>
          <w:color w:val="000000"/>
          <w:sz w:val="21"/>
          <w:szCs w:val="21"/>
          <w:shd w:val="clear" w:color="auto" w:fill="FAFAFA"/>
        </w:rPr>
      </w:pPr>
    </w:p>
    <w:p w14:paraId="4B419C52" w14:textId="77777777" w:rsidR="00F15F41" w:rsidRDefault="00F15F41" w:rsidP="00F15F41">
      <w:pPr>
        <w:pStyle w:val="HTMLPreformatted"/>
        <w:shd w:val="clear" w:color="auto" w:fill="FFFFFF"/>
        <w:rPr>
          <w:rStyle w:val="HTMLCode"/>
          <w:rFonts w:ascii="Source Code Pro" w:hAnsi="Source Code Pro"/>
          <w:color w:val="000000"/>
          <w:sz w:val="21"/>
          <w:szCs w:val="21"/>
          <w:shd w:val="clear" w:color="auto" w:fill="FAFAFA"/>
        </w:rPr>
      </w:pPr>
      <w:r>
        <w:rPr>
          <w:rStyle w:val="HTMLCode"/>
          <w:rFonts w:ascii="Source Code Pro" w:hAnsi="Source Code Pro"/>
          <w:color w:val="000000"/>
          <w:sz w:val="21"/>
          <w:szCs w:val="21"/>
          <w:shd w:val="clear" w:color="auto" w:fill="FAFAFA"/>
        </w:rPr>
        <w:t xml:space="preserve">    </w:t>
      </w:r>
      <w:r>
        <w:rPr>
          <w:rStyle w:val="hljs-meta"/>
          <w:rFonts w:ascii="Source Code Pro" w:hAnsi="Source Code Pro"/>
          <w:color w:val="1F7199"/>
          <w:sz w:val="21"/>
          <w:szCs w:val="21"/>
          <w:shd w:val="clear" w:color="auto" w:fill="FAFAFA"/>
        </w:rPr>
        <w:t>@Id</w:t>
      </w:r>
    </w:p>
    <w:p w14:paraId="2F16C464" w14:textId="77777777" w:rsidR="00F15F41" w:rsidRDefault="00F15F41" w:rsidP="00F15F41">
      <w:pPr>
        <w:pStyle w:val="HTMLPreformatted"/>
        <w:shd w:val="clear" w:color="auto" w:fill="FFFFFF"/>
        <w:rPr>
          <w:rStyle w:val="HTMLCode"/>
          <w:rFonts w:ascii="Source Code Pro" w:hAnsi="Source Code Pro"/>
          <w:color w:val="000000"/>
          <w:sz w:val="21"/>
          <w:szCs w:val="21"/>
          <w:shd w:val="clear" w:color="auto" w:fill="FAFAFA"/>
        </w:rPr>
      </w:pPr>
      <w:r>
        <w:rPr>
          <w:rStyle w:val="HTMLCode"/>
          <w:rFonts w:ascii="Source Code Pro" w:hAnsi="Source Code Pro"/>
          <w:color w:val="000000"/>
          <w:sz w:val="21"/>
          <w:szCs w:val="21"/>
          <w:shd w:val="clear" w:color="auto" w:fill="FAFAFA"/>
        </w:rPr>
        <w:t xml:space="preserve">    </w:t>
      </w:r>
      <w:r>
        <w:rPr>
          <w:rStyle w:val="hljs-meta"/>
          <w:rFonts w:ascii="Source Code Pro" w:hAnsi="Source Code Pro"/>
          <w:color w:val="1F7199"/>
          <w:sz w:val="21"/>
          <w:szCs w:val="21"/>
          <w:shd w:val="clear" w:color="auto" w:fill="FAFAFA"/>
        </w:rPr>
        <w:t>@</w:t>
      </w:r>
      <w:proofErr w:type="gramStart"/>
      <w:r>
        <w:rPr>
          <w:rStyle w:val="hljs-meta"/>
          <w:rFonts w:ascii="Source Code Pro" w:hAnsi="Source Code Pro"/>
          <w:color w:val="1F7199"/>
          <w:sz w:val="21"/>
          <w:szCs w:val="21"/>
          <w:shd w:val="clear" w:color="auto" w:fill="FAFAFA"/>
        </w:rPr>
        <w:t>GeneratedValue(</w:t>
      </w:r>
      <w:proofErr w:type="gramEnd"/>
      <w:r>
        <w:rPr>
          <w:rStyle w:val="hljs-meta"/>
          <w:rFonts w:ascii="Source Code Pro" w:hAnsi="Source Code Pro"/>
          <w:color w:val="1F7199"/>
          <w:sz w:val="21"/>
          <w:szCs w:val="21"/>
          <w:shd w:val="clear" w:color="auto" w:fill="FAFAFA"/>
        </w:rPr>
        <w:t>strategy = GenerationType.IDENTITY)</w:t>
      </w:r>
    </w:p>
    <w:p w14:paraId="1778F890" w14:textId="77777777" w:rsidR="00F15F41" w:rsidRDefault="00F15F41" w:rsidP="00F15F41">
      <w:pPr>
        <w:pStyle w:val="HTMLPreformatted"/>
        <w:shd w:val="clear" w:color="auto" w:fill="FFFFFF"/>
        <w:rPr>
          <w:rStyle w:val="HTMLCode"/>
          <w:rFonts w:ascii="Source Code Pro" w:hAnsi="Source Code Pro"/>
          <w:color w:val="000000"/>
          <w:sz w:val="21"/>
          <w:szCs w:val="21"/>
          <w:shd w:val="clear" w:color="auto" w:fill="FAFAFA"/>
        </w:rPr>
      </w:pPr>
      <w:r>
        <w:rPr>
          <w:rStyle w:val="HTMLCode"/>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shd w:val="clear" w:color="auto" w:fill="FAFAFA"/>
        </w:rPr>
        <w:t>private</w:t>
      </w:r>
      <w:r>
        <w:rPr>
          <w:rStyle w:val="HTMLCode"/>
          <w:rFonts w:ascii="Source Code Pro" w:hAnsi="Source Code Pro"/>
          <w:color w:val="000000"/>
          <w:sz w:val="21"/>
          <w:szCs w:val="21"/>
          <w:shd w:val="clear" w:color="auto" w:fill="FAFAFA"/>
        </w:rPr>
        <w:t xml:space="preserve"> </w:t>
      </w:r>
      <w:r>
        <w:rPr>
          <w:rStyle w:val="hljs-type"/>
          <w:rFonts w:ascii="Source Code Pro" w:eastAsiaTheme="majorEastAsia" w:hAnsi="Source Code Pro"/>
          <w:b/>
          <w:bCs/>
          <w:color w:val="4E9359"/>
          <w:sz w:val="21"/>
          <w:szCs w:val="21"/>
          <w:shd w:val="clear" w:color="auto" w:fill="FAFAFA"/>
        </w:rPr>
        <w:t>long</w:t>
      </w:r>
      <w:r>
        <w:rPr>
          <w:rStyle w:val="HTMLCode"/>
          <w:rFonts w:ascii="Source Code Pro" w:hAnsi="Source Code Pro"/>
          <w:color w:val="000000"/>
          <w:sz w:val="21"/>
          <w:szCs w:val="21"/>
          <w:shd w:val="clear" w:color="auto" w:fill="FAFAFA"/>
        </w:rPr>
        <w:t xml:space="preserve"> id;</w:t>
      </w:r>
    </w:p>
    <w:p w14:paraId="16E463B0" w14:textId="77777777" w:rsidR="00F15F41" w:rsidRDefault="00F15F41" w:rsidP="00F15F41">
      <w:pPr>
        <w:pStyle w:val="HTMLPreformatted"/>
        <w:shd w:val="clear" w:color="auto" w:fill="FFFFFF"/>
        <w:rPr>
          <w:rStyle w:val="HTMLCode"/>
          <w:rFonts w:ascii="Source Code Pro" w:hAnsi="Source Code Pro"/>
          <w:color w:val="000000"/>
          <w:sz w:val="21"/>
          <w:szCs w:val="21"/>
          <w:shd w:val="clear" w:color="auto" w:fill="FAFAFA"/>
        </w:rPr>
      </w:pPr>
    </w:p>
    <w:p w14:paraId="52D11354" w14:textId="77777777" w:rsidR="00F15F41" w:rsidRDefault="00F15F41" w:rsidP="00F15F41">
      <w:pPr>
        <w:pStyle w:val="HTMLPreformatted"/>
        <w:shd w:val="clear" w:color="auto" w:fill="FFFFFF"/>
        <w:rPr>
          <w:rStyle w:val="HTMLCode"/>
          <w:rFonts w:ascii="Source Code Pro" w:hAnsi="Source Code Pro"/>
          <w:color w:val="000000"/>
          <w:sz w:val="21"/>
          <w:szCs w:val="21"/>
          <w:shd w:val="clear" w:color="auto" w:fill="FAFAFA"/>
        </w:rPr>
      </w:pPr>
      <w:r>
        <w:rPr>
          <w:rStyle w:val="HTMLCode"/>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shd w:val="clear" w:color="auto" w:fill="FAFAFA"/>
        </w:rPr>
        <w:t>private</w:t>
      </w:r>
      <w:r>
        <w:rPr>
          <w:rStyle w:val="HTMLCode"/>
          <w:rFonts w:ascii="Source Code Pro" w:hAnsi="Source Code Pro"/>
          <w:color w:val="000000"/>
          <w:sz w:val="21"/>
          <w:szCs w:val="21"/>
          <w:shd w:val="clear" w:color="auto" w:fill="FAFAFA"/>
        </w:rPr>
        <w:t xml:space="preserve"> String name;</w:t>
      </w:r>
    </w:p>
    <w:p w14:paraId="39DF66CA" w14:textId="77777777" w:rsidR="00F15F41" w:rsidRDefault="00F15F41" w:rsidP="00F15F41">
      <w:pPr>
        <w:pStyle w:val="HTMLPreformatted"/>
        <w:shd w:val="clear" w:color="auto" w:fill="FFFFFF"/>
        <w:rPr>
          <w:rStyle w:val="HTMLCode"/>
          <w:rFonts w:ascii="Source Code Pro" w:hAnsi="Source Code Pro"/>
          <w:color w:val="000000"/>
          <w:sz w:val="21"/>
          <w:szCs w:val="21"/>
          <w:shd w:val="clear" w:color="auto" w:fill="FAFAFA"/>
        </w:rPr>
      </w:pPr>
    </w:p>
    <w:p w14:paraId="4A773517" w14:textId="77777777" w:rsidR="00F15F41" w:rsidRDefault="00F15F41" w:rsidP="00F15F41">
      <w:pPr>
        <w:pStyle w:val="HTMLPreformatted"/>
        <w:shd w:val="clear" w:color="auto" w:fill="FFFFFF"/>
        <w:rPr>
          <w:rStyle w:val="HTMLCode"/>
          <w:rFonts w:ascii="Source Code Pro" w:hAnsi="Source Code Pro"/>
          <w:color w:val="000000"/>
          <w:sz w:val="21"/>
          <w:szCs w:val="21"/>
          <w:shd w:val="clear" w:color="auto" w:fill="FAFAFA"/>
        </w:rPr>
      </w:pPr>
      <w:r>
        <w:rPr>
          <w:rStyle w:val="HTMLCode"/>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shd w:val="clear" w:color="auto" w:fill="FAFAFA"/>
        </w:rPr>
        <w:t>private</w:t>
      </w:r>
      <w:r>
        <w:rPr>
          <w:rStyle w:val="HTMLCode"/>
          <w:rFonts w:ascii="Source Code Pro" w:hAnsi="Source Code Pro"/>
          <w:color w:val="000000"/>
          <w:sz w:val="21"/>
          <w:szCs w:val="21"/>
          <w:shd w:val="clear" w:color="auto" w:fill="FAFAFA"/>
        </w:rPr>
        <w:t xml:space="preserve"> </w:t>
      </w:r>
      <w:r>
        <w:rPr>
          <w:rStyle w:val="hljs-type"/>
          <w:rFonts w:ascii="Source Code Pro" w:eastAsiaTheme="majorEastAsia" w:hAnsi="Source Code Pro"/>
          <w:b/>
          <w:bCs/>
          <w:color w:val="4E9359"/>
          <w:sz w:val="21"/>
          <w:szCs w:val="21"/>
          <w:shd w:val="clear" w:color="auto" w:fill="FAFAFA"/>
        </w:rPr>
        <w:t>int</w:t>
      </w:r>
      <w:r>
        <w:rPr>
          <w:rStyle w:val="HTMLCode"/>
          <w:rFonts w:ascii="Source Code Pro" w:hAnsi="Source Code Pro"/>
          <w:color w:val="000000"/>
          <w:sz w:val="21"/>
          <w:szCs w:val="21"/>
          <w:shd w:val="clear" w:color="auto" w:fill="FAFAFA"/>
        </w:rPr>
        <w:t xml:space="preserve"> age;</w:t>
      </w:r>
    </w:p>
    <w:p w14:paraId="5A3C87CC" w14:textId="77777777" w:rsidR="00F15F41" w:rsidRDefault="00F15F41" w:rsidP="00F15F41">
      <w:pPr>
        <w:pStyle w:val="HTMLPreformatted"/>
        <w:shd w:val="clear" w:color="auto" w:fill="FFFFFF"/>
        <w:rPr>
          <w:rStyle w:val="HTMLCode"/>
          <w:rFonts w:ascii="Source Code Pro" w:hAnsi="Source Code Pro"/>
          <w:color w:val="000000"/>
          <w:sz w:val="21"/>
          <w:szCs w:val="21"/>
          <w:shd w:val="clear" w:color="auto" w:fill="FAFAFA"/>
        </w:rPr>
      </w:pPr>
    </w:p>
    <w:p w14:paraId="5F329225" w14:textId="77777777" w:rsidR="00F15F41" w:rsidRPr="001B6639" w:rsidRDefault="00F15F41" w:rsidP="00F15F41">
      <w:pPr>
        <w:pStyle w:val="HTMLPreformatted"/>
        <w:shd w:val="clear" w:color="auto" w:fill="FFFFFF"/>
        <w:rPr>
          <w:rStyle w:val="HTMLCode"/>
          <w:rFonts w:ascii="Source Code Pro" w:hAnsi="Source Code Pro"/>
          <w:b/>
          <w:bCs/>
          <w:color w:val="000000"/>
          <w:sz w:val="21"/>
          <w:szCs w:val="21"/>
          <w:shd w:val="clear" w:color="auto" w:fill="FAFAFA"/>
        </w:rPr>
      </w:pPr>
      <w:r>
        <w:rPr>
          <w:rStyle w:val="HTMLCode"/>
          <w:rFonts w:ascii="Source Code Pro" w:hAnsi="Source Code Pro"/>
          <w:color w:val="000000"/>
          <w:sz w:val="21"/>
          <w:szCs w:val="21"/>
          <w:shd w:val="clear" w:color="auto" w:fill="FAFAFA"/>
        </w:rPr>
        <w:t xml:space="preserve">   </w:t>
      </w:r>
      <w:r w:rsidRPr="001B6639">
        <w:rPr>
          <w:rStyle w:val="HTMLCode"/>
          <w:rFonts w:ascii="Source Code Pro" w:hAnsi="Source Code Pro"/>
          <w:b/>
          <w:bCs/>
          <w:color w:val="000000"/>
          <w:sz w:val="21"/>
          <w:szCs w:val="21"/>
          <w:shd w:val="clear" w:color="auto" w:fill="FAFAFA"/>
        </w:rPr>
        <w:t xml:space="preserve"> </w:t>
      </w:r>
      <w:r w:rsidRPr="001B6639">
        <w:rPr>
          <w:rStyle w:val="hljs-meta"/>
          <w:rFonts w:ascii="Source Code Pro" w:hAnsi="Source Code Pro"/>
          <w:b/>
          <w:bCs/>
          <w:color w:val="1F7199"/>
          <w:sz w:val="21"/>
          <w:szCs w:val="21"/>
          <w:shd w:val="clear" w:color="auto" w:fill="FAFAFA"/>
        </w:rPr>
        <w:t>@ManyToOne</w:t>
      </w:r>
    </w:p>
    <w:p w14:paraId="321D8B01" w14:textId="77777777" w:rsidR="00F15F41" w:rsidRDefault="00F15F41" w:rsidP="00F15F41">
      <w:pPr>
        <w:pStyle w:val="HTMLPreformatted"/>
        <w:shd w:val="clear" w:color="auto" w:fill="FFFFFF"/>
        <w:rPr>
          <w:rStyle w:val="HTMLCode"/>
          <w:rFonts w:ascii="Source Code Pro" w:hAnsi="Source Code Pro"/>
          <w:color w:val="000000"/>
          <w:sz w:val="21"/>
          <w:szCs w:val="21"/>
          <w:shd w:val="clear" w:color="auto" w:fill="FAFAFA"/>
        </w:rPr>
      </w:pPr>
      <w:r>
        <w:rPr>
          <w:rStyle w:val="HTMLCode"/>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shd w:val="clear" w:color="auto" w:fill="FAFAFA"/>
        </w:rPr>
        <w:t>private</w:t>
      </w:r>
      <w:r>
        <w:rPr>
          <w:rStyle w:val="HTMLCode"/>
          <w:rFonts w:ascii="Source Code Pro" w:hAnsi="Source Code Pro"/>
          <w:color w:val="000000"/>
          <w:sz w:val="21"/>
          <w:szCs w:val="21"/>
          <w:shd w:val="clear" w:color="auto" w:fill="FAFAFA"/>
        </w:rPr>
        <w:t xml:space="preserve"> Department department;</w:t>
      </w:r>
    </w:p>
    <w:p w14:paraId="326A7EFB" w14:textId="77777777" w:rsidR="00F15F41" w:rsidRDefault="00F15F41" w:rsidP="00F15F41">
      <w:pPr>
        <w:pStyle w:val="HTMLPreformatted"/>
        <w:shd w:val="clear" w:color="auto" w:fill="FFFFFF"/>
        <w:rPr>
          <w:rStyle w:val="HTMLCode"/>
          <w:rFonts w:ascii="Source Code Pro" w:hAnsi="Source Code Pro"/>
          <w:color w:val="000000"/>
          <w:sz w:val="21"/>
          <w:szCs w:val="21"/>
          <w:shd w:val="clear" w:color="auto" w:fill="FAFAFA"/>
        </w:rPr>
      </w:pPr>
    </w:p>
    <w:p w14:paraId="3A961FF3" w14:textId="77777777" w:rsidR="00F15F41" w:rsidRPr="001B6639" w:rsidRDefault="00F15F41" w:rsidP="00F15F41">
      <w:pPr>
        <w:pStyle w:val="HTMLPreformatted"/>
        <w:shd w:val="clear" w:color="auto" w:fill="FFFFFF"/>
        <w:rPr>
          <w:rStyle w:val="HTMLCode"/>
          <w:rFonts w:ascii="Source Code Pro" w:hAnsi="Source Code Pro"/>
          <w:b/>
          <w:bCs/>
          <w:color w:val="000000"/>
          <w:sz w:val="21"/>
          <w:szCs w:val="21"/>
          <w:shd w:val="clear" w:color="auto" w:fill="FAFAFA"/>
        </w:rPr>
      </w:pPr>
      <w:r w:rsidRPr="001B6639">
        <w:rPr>
          <w:rStyle w:val="HTMLCode"/>
          <w:rFonts w:ascii="Source Code Pro" w:hAnsi="Source Code Pro"/>
          <w:b/>
          <w:bCs/>
          <w:color w:val="000000"/>
          <w:sz w:val="21"/>
          <w:szCs w:val="21"/>
          <w:shd w:val="clear" w:color="auto" w:fill="FAFAFA"/>
        </w:rPr>
        <w:t xml:space="preserve">    </w:t>
      </w:r>
      <w:r w:rsidRPr="001B6639">
        <w:rPr>
          <w:rStyle w:val="hljs-meta"/>
          <w:rFonts w:ascii="Source Code Pro" w:hAnsi="Source Code Pro"/>
          <w:b/>
          <w:bCs/>
          <w:color w:val="1F7199"/>
          <w:sz w:val="21"/>
          <w:szCs w:val="21"/>
          <w:shd w:val="clear" w:color="auto" w:fill="FAFAFA"/>
        </w:rPr>
        <w:t>@</w:t>
      </w:r>
      <w:proofErr w:type="gramStart"/>
      <w:r w:rsidRPr="001B6639">
        <w:rPr>
          <w:rStyle w:val="hljs-meta"/>
          <w:rFonts w:ascii="Source Code Pro" w:hAnsi="Source Code Pro"/>
          <w:b/>
          <w:bCs/>
          <w:color w:val="1F7199"/>
          <w:sz w:val="21"/>
          <w:szCs w:val="21"/>
          <w:shd w:val="clear" w:color="auto" w:fill="FAFAFA"/>
        </w:rPr>
        <w:t>OneToMany(</w:t>
      </w:r>
      <w:proofErr w:type="gramEnd"/>
      <w:r w:rsidRPr="001B6639">
        <w:rPr>
          <w:rStyle w:val="hljs-meta"/>
          <w:rFonts w:ascii="Source Code Pro" w:hAnsi="Source Code Pro"/>
          <w:b/>
          <w:bCs/>
          <w:color w:val="1F7199"/>
          <w:sz w:val="21"/>
          <w:szCs w:val="21"/>
          <w:shd w:val="clear" w:color="auto" w:fill="FAFAFA"/>
        </w:rPr>
        <w:t>mappedBy = "employee")</w:t>
      </w:r>
    </w:p>
    <w:p w14:paraId="2C549308" w14:textId="77777777" w:rsidR="00F15F41" w:rsidRDefault="00F15F41" w:rsidP="00F15F41">
      <w:pPr>
        <w:pStyle w:val="HTMLPreformatted"/>
        <w:shd w:val="clear" w:color="auto" w:fill="FFFFFF"/>
        <w:rPr>
          <w:rStyle w:val="HTMLCode"/>
          <w:rFonts w:ascii="Source Code Pro" w:hAnsi="Source Code Pro"/>
          <w:color w:val="000000"/>
          <w:sz w:val="21"/>
          <w:szCs w:val="21"/>
          <w:shd w:val="clear" w:color="auto" w:fill="FAFAFA"/>
        </w:rPr>
      </w:pPr>
      <w:r>
        <w:rPr>
          <w:rStyle w:val="HTMLCode"/>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shd w:val="clear" w:color="auto" w:fill="FAFAFA"/>
        </w:rPr>
        <w:t>private</w:t>
      </w:r>
      <w:r>
        <w:rPr>
          <w:rStyle w:val="HTMLCode"/>
          <w:rFonts w:ascii="Source Code Pro" w:hAnsi="Source Code Pro"/>
          <w:color w:val="000000"/>
          <w:sz w:val="21"/>
          <w:szCs w:val="21"/>
          <w:shd w:val="clear" w:color="auto" w:fill="FAFAFA"/>
        </w:rPr>
        <w:t xml:space="preserve"> List&lt;Phone&gt; phones;</w:t>
      </w:r>
    </w:p>
    <w:p w14:paraId="43996702" w14:textId="77777777" w:rsidR="00F15F41" w:rsidRDefault="00F15F41" w:rsidP="00F15F41">
      <w:pPr>
        <w:pStyle w:val="HTMLPreformatted"/>
        <w:shd w:val="clear" w:color="auto" w:fill="FFFFFF"/>
        <w:rPr>
          <w:rStyle w:val="HTMLCode"/>
          <w:rFonts w:ascii="Source Code Pro" w:hAnsi="Source Code Pro"/>
          <w:color w:val="000000"/>
          <w:sz w:val="21"/>
          <w:szCs w:val="21"/>
          <w:shd w:val="clear" w:color="auto" w:fill="FAFAFA"/>
        </w:rPr>
      </w:pPr>
    </w:p>
    <w:p w14:paraId="6F118E0B" w14:textId="77777777" w:rsidR="00F15F41" w:rsidRDefault="00F15F41" w:rsidP="00F15F41">
      <w:pPr>
        <w:pStyle w:val="HTMLPreformatted"/>
        <w:shd w:val="clear" w:color="auto" w:fill="FFFFFF"/>
        <w:rPr>
          <w:rStyle w:val="HTMLCode"/>
          <w:rFonts w:ascii="Source Code Pro" w:hAnsi="Source Code Pro"/>
          <w:color w:val="000000"/>
          <w:sz w:val="21"/>
          <w:szCs w:val="21"/>
          <w:shd w:val="clear" w:color="auto" w:fill="FAFAFA"/>
        </w:rPr>
      </w:pPr>
      <w:r>
        <w:rPr>
          <w:rStyle w:val="HTMLCode"/>
          <w:rFonts w:ascii="Source Code Pro" w:hAnsi="Source Code Pro"/>
          <w:color w:val="000000"/>
          <w:sz w:val="21"/>
          <w:szCs w:val="21"/>
          <w:shd w:val="clear" w:color="auto" w:fill="FAFAFA"/>
        </w:rPr>
        <w:t xml:space="preserve">    </w:t>
      </w:r>
      <w:r>
        <w:rPr>
          <w:rStyle w:val="hljs-comment"/>
          <w:rFonts w:ascii="Source Code Pro" w:hAnsi="Source Code Pro"/>
          <w:color w:val="888888"/>
          <w:sz w:val="21"/>
          <w:szCs w:val="21"/>
          <w:shd w:val="clear" w:color="auto" w:fill="FAFAFA"/>
        </w:rPr>
        <w:t>// getters and setters...</w:t>
      </w:r>
    </w:p>
    <w:p w14:paraId="0F831F6E" w14:textId="77777777" w:rsidR="00F15F41" w:rsidRDefault="00F15F41" w:rsidP="00F15F41">
      <w:pPr>
        <w:pStyle w:val="HTMLPreformatted"/>
        <w:shd w:val="clear" w:color="auto" w:fill="FFFFFF"/>
        <w:rPr>
          <w:color w:val="000000"/>
          <w:sz w:val="27"/>
          <w:szCs w:val="27"/>
        </w:rPr>
      </w:pPr>
      <w:r>
        <w:rPr>
          <w:rStyle w:val="HTMLCode"/>
          <w:rFonts w:ascii="Source Code Pro" w:hAnsi="Source Code Pro"/>
          <w:color w:val="000000"/>
          <w:sz w:val="21"/>
          <w:szCs w:val="21"/>
          <w:shd w:val="clear" w:color="auto" w:fill="FAFAFA"/>
        </w:rPr>
        <w:t>}</w:t>
      </w:r>
    </w:p>
    <w:p w14:paraId="345973F0" w14:textId="77777777" w:rsidR="00F15F41" w:rsidRDefault="00F15F41" w:rsidP="00F15F41">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Each </w:t>
      </w:r>
      <w:r>
        <w:rPr>
          <w:rStyle w:val="Emphasis"/>
          <w:rFonts w:ascii="Raleway" w:eastAsiaTheme="majorEastAsia" w:hAnsi="Raleway"/>
          <w:color w:val="000000"/>
          <w:sz w:val="27"/>
          <w:szCs w:val="27"/>
        </w:rPr>
        <w:t>Employee </w:t>
      </w:r>
      <w:r>
        <w:rPr>
          <w:rFonts w:ascii="Raleway" w:hAnsi="Raleway"/>
          <w:color w:val="000000"/>
          <w:sz w:val="27"/>
          <w:szCs w:val="27"/>
        </w:rPr>
        <w:t>will be assigned to only one </w:t>
      </w:r>
      <w:r>
        <w:rPr>
          <w:rStyle w:val="Emphasis"/>
          <w:rFonts w:ascii="Raleway" w:eastAsiaTheme="majorEastAsia" w:hAnsi="Raleway"/>
          <w:color w:val="000000"/>
          <w:sz w:val="27"/>
          <w:szCs w:val="27"/>
        </w:rPr>
        <w:t>Department</w:t>
      </w:r>
      <w:r>
        <w:rPr>
          <w:rFonts w:ascii="Raleway" w:hAnsi="Raleway"/>
          <w:color w:val="000000"/>
          <w:sz w:val="27"/>
          <w:szCs w:val="27"/>
        </w:rPr>
        <w:t>:</w:t>
      </w:r>
    </w:p>
    <w:p w14:paraId="2E5B6A5E" w14:textId="77777777" w:rsidR="00F15F41" w:rsidRDefault="00F15F41" w:rsidP="00FA68E0">
      <w:pPr>
        <w:tabs>
          <w:tab w:val="left" w:pos="1180"/>
          <w:tab w:val="left" w:pos="1181"/>
        </w:tabs>
        <w:spacing w:line="259" w:lineRule="auto"/>
        <w:ind w:right="3709"/>
        <w:rPr>
          <w:sz w:val="28"/>
        </w:rPr>
      </w:pPr>
    </w:p>
    <w:p w14:paraId="675071D3" w14:textId="5AAF7839" w:rsidR="001B6639" w:rsidRPr="00FA68E0" w:rsidRDefault="001B6639" w:rsidP="00FA68E0">
      <w:pPr>
        <w:tabs>
          <w:tab w:val="left" w:pos="1180"/>
          <w:tab w:val="left" w:pos="1181"/>
        </w:tabs>
        <w:spacing w:line="259" w:lineRule="auto"/>
        <w:ind w:right="3709"/>
        <w:rPr>
          <w:sz w:val="28"/>
        </w:rPr>
        <w:sectPr w:rsidR="001B6639" w:rsidRPr="00FA68E0">
          <w:pgSz w:w="12240" w:h="15840"/>
          <w:pgMar w:top="1420" w:right="1360" w:bottom="280" w:left="1700" w:header="720" w:footer="720" w:gutter="0"/>
          <w:cols w:space="720"/>
        </w:sectPr>
      </w:pPr>
      <w:r>
        <w:rPr>
          <w:rFonts w:ascii="Raleway" w:hAnsi="Raleway"/>
          <w:color w:val="000000"/>
          <w:sz w:val="27"/>
          <w:szCs w:val="27"/>
          <w:shd w:val="clear" w:color="auto" w:fill="FFFFFF"/>
        </w:rPr>
        <w:lastRenderedPageBreak/>
        <w:t>Finally, each </w:t>
      </w:r>
      <w:r>
        <w:rPr>
          <w:rStyle w:val="Emphasis"/>
          <w:rFonts w:ascii="Raleway" w:hAnsi="Raleway"/>
          <w:color w:val="000000"/>
          <w:sz w:val="27"/>
          <w:szCs w:val="27"/>
          <w:shd w:val="clear" w:color="auto" w:fill="FFFFFF"/>
        </w:rPr>
        <w:t>Employee </w:t>
      </w:r>
      <w:r>
        <w:rPr>
          <w:rFonts w:ascii="Raleway" w:hAnsi="Raleway"/>
          <w:color w:val="000000"/>
          <w:sz w:val="27"/>
          <w:szCs w:val="27"/>
          <w:shd w:val="clear" w:color="auto" w:fill="FFFFFF"/>
        </w:rPr>
        <w:t>will have multiple </w:t>
      </w:r>
      <w:r>
        <w:rPr>
          <w:rStyle w:val="Emphasis"/>
          <w:rFonts w:ascii="Raleway" w:hAnsi="Raleway"/>
          <w:color w:val="000000"/>
          <w:sz w:val="27"/>
          <w:szCs w:val="27"/>
          <w:shd w:val="clear" w:color="auto" w:fill="FFFFFF"/>
        </w:rPr>
        <w:t>Phone</w:t>
      </w:r>
      <w:r>
        <w:rPr>
          <w:rFonts w:ascii="Raleway" w:hAnsi="Raleway"/>
          <w:color w:val="000000"/>
          <w:sz w:val="27"/>
          <w:szCs w:val="27"/>
          <w:shd w:val="clear" w:color="auto" w:fill="FFFFFF"/>
        </w:rPr>
        <w:t>s:</w:t>
      </w:r>
    </w:p>
    <w:p w14:paraId="142B887E" w14:textId="77777777" w:rsidR="00594048" w:rsidRDefault="00CF0667">
      <w:pPr>
        <w:pStyle w:val="Heading1"/>
        <w:ind w:left="1461"/>
        <w:rPr>
          <w:u w:val="none"/>
        </w:rPr>
      </w:pPr>
      <w:r>
        <w:rPr>
          <w:color w:val="C00000"/>
          <w:u w:val="none"/>
        </w:rPr>
        <w:lastRenderedPageBreak/>
        <w:t>ADVANCE</w:t>
      </w:r>
      <w:r>
        <w:rPr>
          <w:color w:val="C00000"/>
          <w:spacing w:val="-2"/>
          <w:u w:val="none"/>
        </w:rPr>
        <w:t xml:space="preserve"> </w:t>
      </w:r>
      <w:r>
        <w:rPr>
          <w:color w:val="C00000"/>
          <w:u w:val="none"/>
        </w:rPr>
        <w:t>JAVA</w:t>
      </w:r>
      <w:r>
        <w:rPr>
          <w:color w:val="C00000"/>
          <w:spacing w:val="-5"/>
          <w:u w:val="none"/>
        </w:rPr>
        <w:t xml:space="preserve"> </w:t>
      </w:r>
      <w:r>
        <w:rPr>
          <w:color w:val="C00000"/>
          <w:u w:val="none"/>
        </w:rPr>
        <w:t>QUESTIONS</w:t>
      </w:r>
    </w:p>
    <w:p w14:paraId="651FFF45" w14:textId="77777777" w:rsidR="00594048" w:rsidRDefault="00594048">
      <w:pPr>
        <w:pStyle w:val="BodyText"/>
        <w:spacing w:before="7"/>
        <w:ind w:left="0" w:firstLine="0"/>
        <w:rPr>
          <w:b/>
          <w:sz w:val="59"/>
        </w:rPr>
      </w:pPr>
    </w:p>
    <w:p w14:paraId="1790EE6F" w14:textId="4FC60EBC" w:rsidR="00594048" w:rsidRDefault="00CF0667">
      <w:pPr>
        <w:pStyle w:val="ListParagraph"/>
        <w:numPr>
          <w:ilvl w:val="0"/>
          <w:numId w:val="1"/>
        </w:numPr>
        <w:tabs>
          <w:tab w:val="left" w:pos="1180"/>
          <w:tab w:val="left" w:pos="1181"/>
        </w:tabs>
        <w:spacing w:before="0"/>
        <w:ind w:hanging="1081"/>
        <w:rPr>
          <w:sz w:val="28"/>
        </w:rPr>
      </w:pPr>
      <w:r>
        <w:rPr>
          <w:sz w:val="28"/>
        </w:rPr>
        <w:t>Explain</w:t>
      </w:r>
      <w:r>
        <w:rPr>
          <w:spacing w:val="-1"/>
          <w:sz w:val="28"/>
        </w:rPr>
        <w:t xml:space="preserve"> </w:t>
      </w:r>
      <w:r>
        <w:rPr>
          <w:sz w:val="28"/>
        </w:rPr>
        <w:t>the</w:t>
      </w:r>
      <w:r>
        <w:rPr>
          <w:spacing w:val="-2"/>
          <w:sz w:val="28"/>
        </w:rPr>
        <w:t xml:space="preserve"> </w:t>
      </w:r>
      <w:r>
        <w:rPr>
          <w:sz w:val="28"/>
        </w:rPr>
        <w:t>life</w:t>
      </w:r>
      <w:r>
        <w:rPr>
          <w:spacing w:val="-3"/>
          <w:sz w:val="28"/>
        </w:rPr>
        <w:t xml:space="preserve"> </w:t>
      </w:r>
      <w:r>
        <w:rPr>
          <w:sz w:val="28"/>
        </w:rPr>
        <w:t>cycle</w:t>
      </w:r>
      <w:r>
        <w:rPr>
          <w:spacing w:val="-4"/>
          <w:sz w:val="28"/>
        </w:rPr>
        <w:t xml:space="preserve"> </w:t>
      </w:r>
      <w:r>
        <w:rPr>
          <w:sz w:val="28"/>
        </w:rPr>
        <w:t xml:space="preserve">of </w:t>
      </w:r>
      <w:proofErr w:type="gramStart"/>
      <w:r>
        <w:rPr>
          <w:sz w:val="28"/>
        </w:rPr>
        <w:t>Servlet</w:t>
      </w:r>
      <w:r>
        <w:rPr>
          <w:spacing w:val="-3"/>
          <w:sz w:val="28"/>
        </w:rPr>
        <w:t xml:space="preserve"> </w:t>
      </w:r>
      <w:r>
        <w:rPr>
          <w:sz w:val="28"/>
        </w:rPr>
        <w:t>,</w:t>
      </w:r>
      <w:proofErr w:type="gramEnd"/>
      <w:r>
        <w:rPr>
          <w:spacing w:val="-2"/>
          <w:sz w:val="28"/>
        </w:rPr>
        <w:t xml:space="preserve"> </w:t>
      </w:r>
      <w:r>
        <w:rPr>
          <w:sz w:val="28"/>
        </w:rPr>
        <w:t>JSP</w:t>
      </w:r>
      <w:r>
        <w:rPr>
          <w:spacing w:val="-3"/>
          <w:sz w:val="28"/>
        </w:rPr>
        <w:t xml:space="preserve"> </w:t>
      </w:r>
      <w:r>
        <w:rPr>
          <w:sz w:val="28"/>
        </w:rPr>
        <w:t>?</w:t>
      </w:r>
    </w:p>
    <w:p w14:paraId="7C30256C" w14:textId="1F6B8B81" w:rsidR="005D06EF" w:rsidRDefault="005D06EF" w:rsidP="005D06EF">
      <w:pPr>
        <w:pStyle w:val="ListParagraph"/>
        <w:tabs>
          <w:tab w:val="left" w:pos="1180"/>
          <w:tab w:val="left" w:pos="1181"/>
        </w:tabs>
        <w:spacing w:before="0"/>
        <w:ind w:firstLine="0"/>
        <w:rPr>
          <w:sz w:val="28"/>
        </w:rPr>
      </w:pPr>
      <w:proofErr w:type="gramStart"/>
      <w:r w:rsidRPr="00B10930">
        <w:rPr>
          <w:color w:val="FF0000"/>
          <w:sz w:val="28"/>
        </w:rPr>
        <w:t>Servlet</w:t>
      </w:r>
      <w:r>
        <w:rPr>
          <w:sz w:val="28"/>
        </w:rPr>
        <w:t>:initially</w:t>
      </w:r>
      <w:proofErr w:type="gramEnd"/>
      <w:r>
        <w:rPr>
          <w:sz w:val="28"/>
        </w:rPr>
        <w:t xml:space="preserve"> servlet present inside the tomcat container.for the first     time when we start the tomcat init()method will run only once .but the services()method in which we have dopost()and doget() can be called any no of times.finally when the destroy()method is called servlet life comes to an end.</w:t>
      </w:r>
    </w:p>
    <w:p w14:paraId="5B817703" w14:textId="54761828" w:rsidR="005D06EF" w:rsidRDefault="005D06EF" w:rsidP="005D06EF">
      <w:pPr>
        <w:pStyle w:val="ListParagraph"/>
        <w:tabs>
          <w:tab w:val="left" w:pos="1180"/>
          <w:tab w:val="left" w:pos="1181"/>
        </w:tabs>
        <w:spacing w:before="0"/>
        <w:ind w:firstLine="0"/>
        <w:rPr>
          <w:sz w:val="28"/>
        </w:rPr>
      </w:pPr>
      <w:proofErr w:type="gramStart"/>
      <w:r w:rsidRPr="00B10930">
        <w:rPr>
          <w:color w:val="FF0000"/>
          <w:sz w:val="28"/>
        </w:rPr>
        <w:t>JSP</w:t>
      </w:r>
      <w:r>
        <w:rPr>
          <w:sz w:val="28"/>
        </w:rPr>
        <w:t>:what</w:t>
      </w:r>
      <w:proofErr w:type="gramEnd"/>
      <w:r>
        <w:rPr>
          <w:sz w:val="28"/>
        </w:rPr>
        <w:t xml:space="preserve"> ever java code we write in jsp file with the help of jsp translator we translate the java code into servlet </w:t>
      </w:r>
      <w:r w:rsidRPr="005D06EF">
        <w:rPr>
          <w:sz w:val="28"/>
        </w:rPr>
        <w:t xml:space="preserve"> </w:t>
      </w:r>
      <w:r>
        <w:rPr>
          <w:sz w:val="28"/>
        </w:rPr>
        <w:t>.</w:t>
      </w:r>
      <w:r w:rsidR="00B10930">
        <w:rPr>
          <w:sz w:val="28"/>
        </w:rPr>
        <w:t>after tomcat is started JSP</w:t>
      </w:r>
      <w:r>
        <w:rPr>
          <w:sz w:val="28"/>
        </w:rPr>
        <w:t xml:space="preserve"> init()method will run only once .but the </w:t>
      </w:r>
      <w:r w:rsidR="00B10930">
        <w:rPr>
          <w:sz w:val="28"/>
        </w:rPr>
        <w:t>-</w:t>
      </w:r>
      <w:r w:rsidR="0006545B">
        <w:rPr>
          <w:sz w:val="28"/>
        </w:rPr>
        <w:t>_</w:t>
      </w:r>
      <w:r w:rsidR="00B10930">
        <w:rPr>
          <w:sz w:val="28"/>
        </w:rPr>
        <w:t>jsp</w:t>
      </w:r>
      <w:r>
        <w:rPr>
          <w:sz w:val="28"/>
        </w:rPr>
        <w:t xml:space="preserve">services()method can be called any no of times.finally when the </w:t>
      </w:r>
      <w:r w:rsidR="00B10930">
        <w:rPr>
          <w:sz w:val="28"/>
        </w:rPr>
        <w:t>jsp</w:t>
      </w:r>
      <w:r>
        <w:rPr>
          <w:sz w:val="28"/>
        </w:rPr>
        <w:t xml:space="preserve">destroy()method is called </w:t>
      </w:r>
      <w:r w:rsidR="00B10930">
        <w:rPr>
          <w:sz w:val="28"/>
        </w:rPr>
        <w:t xml:space="preserve">jsp </w:t>
      </w:r>
      <w:r>
        <w:rPr>
          <w:sz w:val="28"/>
        </w:rPr>
        <w:t>life comes to an end.</w:t>
      </w:r>
      <w:r w:rsidR="00B10930">
        <w:rPr>
          <w:sz w:val="28"/>
        </w:rPr>
        <w:t>destroy()method will be called automatically.</w:t>
      </w:r>
    </w:p>
    <w:p w14:paraId="7BD38709" w14:textId="03E84310" w:rsidR="005D06EF" w:rsidRDefault="005D06EF" w:rsidP="005D06EF">
      <w:pPr>
        <w:pStyle w:val="ListParagraph"/>
        <w:tabs>
          <w:tab w:val="left" w:pos="1180"/>
          <w:tab w:val="left" w:pos="1181"/>
        </w:tabs>
        <w:spacing w:before="0"/>
        <w:ind w:firstLine="0"/>
        <w:rPr>
          <w:sz w:val="28"/>
        </w:rPr>
      </w:pPr>
    </w:p>
    <w:p w14:paraId="00616128" w14:textId="47E2CB10" w:rsidR="005F7CA1" w:rsidRPr="005F7CA1" w:rsidRDefault="005F7CA1" w:rsidP="005F7CA1">
      <w:pPr>
        <w:tabs>
          <w:tab w:val="left" w:pos="1180"/>
          <w:tab w:val="left" w:pos="1181"/>
        </w:tabs>
        <w:rPr>
          <w:sz w:val="28"/>
        </w:rPr>
      </w:pPr>
    </w:p>
    <w:p w14:paraId="11CCF02E" w14:textId="77777777" w:rsidR="005F7CA1" w:rsidRDefault="005F7CA1" w:rsidP="005F7CA1">
      <w:pPr>
        <w:pStyle w:val="Heading3"/>
        <w:shd w:val="clear" w:color="auto" w:fill="FFFFFF"/>
        <w:spacing w:line="312" w:lineRule="atLeast"/>
        <w:jc w:val="both"/>
        <w:rPr>
          <w:rFonts w:ascii="Helvetica" w:eastAsia="Times New Roman" w:hAnsi="Helvetica" w:cs="Helvetica"/>
          <w:color w:val="610B38"/>
          <w:sz w:val="38"/>
          <w:szCs w:val="38"/>
        </w:rPr>
      </w:pPr>
      <w:r>
        <w:rPr>
          <w:rFonts w:ascii="Helvetica" w:hAnsi="Helvetica" w:cs="Helvetica"/>
          <w:b/>
          <w:bCs/>
          <w:color w:val="610B38"/>
          <w:sz w:val="38"/>
          <w:szCs w:val="38"/>
        </w:rPr>
        <w:t>Advantages of JSP over Servlet</w:t>
      </w:r>
    </w:p>
    <w:p w14:paraId="7E26DE10" w14:textId="77777777" w:rsidR="005F7CA1" w:rsidRDefault="005F7CA1" w:rsidP="005F7CA1">
      <w:pPr>
        <w:pStyle w:val="NormalWeb"/>
        <w:shd w:val="clear" w:color="auto" w:fill="FFFFFF"/>
        <w:jc w:val="both"/>
        <w:rPr>
          <w:rFonts w:ascii="Segoe UI" w:hAnsi="Segoe UI" w:cs="Segoe UI"/>
          <w:color w:val="333333"/>
        </w:rPr>
      </w:pPr>
      <w:r>
        <w:rPr>
          <w:rFonts w:ascii="Segoe UI" w:hAnsi="Segoe UI" w:cs="Segoe UI"/>
          <w:color w:val="333333"/>
        </w:rPr>
        <w:t>There are many advantages of JSP over the Servlet. They are as follows:</w:t>
      </w:r>
    </w:p>
    <w:p w14:paraId="1833F2CA" w14:textId="1B70B6C4" w:rsidR="005F7CA1" w:rsidRPr="005F7CA1" w:rsidRDefault="005F7CA1" w:rsidP="005F7CA1">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1) Extension to Servlet</w:t>
      </w:r>
      <w:r>
        <w:rPr>
          <w:rFonts w:ascii="Segoe UI" w:hAnsi="Segoe UI" w:cs="Segoe UI"/>
          <w:color w:val="333333"/>
        </w:rPr>
        <w:t>JSP technology is the extension to Servlet technology. We can use all the features of the Servlet in JSP. In addition to, we can use implicit objects, predefined tags, expression language and Custom tags in JSP, that makes JSP development easy.</w:t>
      </w:r>
    </w:p>
    <w:p w14:paraId="1BF5DF7D" w14:textId="025BEBC6" w:rsidR="005F7CA1" w:rsidRDefault="005F7CA1" w:rsidP="005F7CA1">
      <w:pPr>
        <w:shd w:val="clear" w:color="auto" w:fill="EFEFEF"/>
        <w:rPr>
          <w:rFonts w:ascii="Poppins" w:hAnsi="Poppins" w:cs="Poppins"/>
        </w:rPr>
      </w:pPr>
    </w:p>
    <w:p w14:paraId="7E237A86" w14:textId="4E203AA5" w:rsidR="005F7CA1" w:rsidRPr="005F7CA1" w:rsidRDefault="005F7CA1" w:rsidP="005F7CA1">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2) Easy to maintain</w:t>
      </w:r>
      <w:r>
        <w:rPr>
          <w:rFonts w:ascii="Segoe UI" w:hAnsi="Segoe UI" w:cs="Segoe UI"/>
          <w:color w:val="333333"/>
        </w:rPr>
        <w:t>JSP can be easily managed because we can easily separate our business logic with presentation logic. In Servlet technology, we mix our business logic with the presentation logic.</w:t>
      </w:r>
    </w:p>
    <w:p w14:paraId="21932CC8" w14:textId="4576BAAF" w:rsidR="005F7CA1" w:rsidRPr="005F7CA1" w:rsidRDefault="005F7CA1" w:rsidP="005F7CA1">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3) Fast Development: No need to recompile and redeploy</w:t>
      </w:r>
      <w:r>
        <w:rPr>
          <w:rFonts w:ascii="Segoe UI" w:hAnsi="Segoe UI" w:cs="Segoe UI"/>
          <w:color w:val="333333"/>
        </w:rPr>
        <w:t>If JSP page is modified, we don't need to recompile and redeploy the project. The Servlet code needs to be updated and recompiled if we have to change the look and feel of the application.</w:t>
      </w:r>
    </w:p>
    <w:p w14:paraId="271592AC" w14:textId="76E4B73E" w:rsidR="005F7CA1" w:rsidRPr="005F7CA1" w:rsidRDefault="005F7CA1" w:rsidP="005F7CA1">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4) Less code than Servlet</w:t>
      </w:r>
      <w:r>
        <w:rPr>
          <w:rFonts w:ascii="Segoe UI" w:hAnsi="Segoe UI" w:cs="Segoe UI"/>
          <w:color w:val="333333"/>
        </w:rPr>
        <w:t>In JSP, we can use many tags such as action tags, JSTL, custom tags, etc. that reduces the code. Moreover, we can use EL, implicit objects, etc.</w:t>
      </w:r>
    </w:p>
    <w:p w14:paraId="2F734853" w14:textId="77777777" w:rsidR="005F7CA1" w:rsidRDefault="005F7CA1" w:rsidP="005F7CA1">
      <w:pPr>
        <w:pStyle w:val="ListParagraph"/>
        <w:tabs>
          <w:tab w:val="left" w:pos="1180"/>
          <w:tab w:val="left" w:pos="1181"/>
        </w:tabs>
        <w:spacing w:before="26"/>
        <w:ind w:firstLine="0"/>
        <w:rPr>
          <w:sz w:val="28"/>
        </w:rPr>
      </w:pPr>
    </w:p>
    <w:p w14:paraId="2E17CF2C" w14:textId="75328DB5" w:rsidR="00594048" w:rsidRDefault="00CF0667">
      <w:pPr>
        <w:pStyle w:val="ListParagraph"/>
        <w:numPr>
          <w:ilvl w:val="0"/>
          <w:numId w:val="1"/>
        </w:numPr>
        <w:tabs>
          <w:tab w:val="left" w:pos="1180"/>
          <w:tab w:val="left" w:pos="1181"/>
        </w:tabs>
        <w:spacing w:before="26"/>
        <w:ind w:hanging="1081"/>
        <w:rPr>
          <w:sz w:val="28"/>
        </w:rPr>
      </w:pPr>
      <w:r>
        <w:rPr>
          <w:sz w:val="28"/>
        </w:rPr>
        <w:t>What</w:t>
      </w:r>
      <w:r>
        <w:rPr>
          <w:spacing w:val="-2"/>
          <w:sz w:val="28"/>
        </w:rPr>
        <w:t xml:space="preserve"> </w:t>
      </w:r>
      <w:r>
        <w:rPr>
          <w:sz w:val="28"/>
        </w:rPr>
        <w:t xml:space="preserve">is </w:t>
      </w:r>
      <w:proofErr w:type="gramStart"/>
      <w:r>
        <w:rPr>
          <w:sz w:val="28"/>
        </w:rPr>
        <w:t>servlet</w:t>
      </w:r>
      <w:r>
        <w:rPr>
          <w:spacing w:val="-2"/>
          <w:sz w:val="28"/>
        </w:rPr>
        <w:t xml:space="preserve"> </w:t>
      </w:r>
      <w:r>
        <w:rPr>
          <w:sz w:val="28"/>
        </w:rPr>
        <w:t>,</w:t>
      </w:r>
      <w:proofErr w:type="gramEnd"/>
      <w:r>
        <w:rPr>
          <w:spacing w:val="-2"/>
          <w:sz w:val="28"/>
        </w:rPr>
        <w:t xml:space="preserve"> </w:t>
      </w:r>
      <w:r>
        <w:rPr>
          <w:sz w:val="28"/>
        </w:rPr>
        <w:t>jsp ,</w:t>
      </w:r>
      <w:r>
        <w:rPr>
          <w:spacing w:val="-2"/>
          <w:sz w:val="28"/>
        </w:rPr>
        <w:t xml:space="preserve"> </w:t>
      </w:r>
      <w:r>
        <w:rPr>
          <w:sz w:val="28"/>
        </w:rPr>
        <w:t>html</w:t>
      </w:r>
      <w:r>
        <w:rPr>
          <w:spacing w:val="-1"/>
          <w:sz w:val="28"/>
        </w:rPr>
        <w:t xml:space="preserve"> </w:t>
      </w:r>
      <w:r>
        <w:rPr>
          <w:sz w:val="28"/>
        </w:rPr>
        <w:t>pages ?</w:t>
      </w:r>
    </w:p>
    <w:p w14:paraId="7FC534BF" w14:textId="77777777" w:rsidR="00BD3159" w:rsidRDefault="00BD3159" w:rsidP="00BD3159">
      <w:pPr>
        <w:pStyle w:val="ListParagraph"/>
        <w:tabs>
          <w:tab w:val="left" w:pos="1180"/>
          <w:tab w:val="left" w:pos="1181"/>
        </w:tabs>
        <w:spacing w:before="26"/>
        <w:ind w:firstLine="0"/>
        <w:rPr>
          <w:sz w:val="28"/>
        </w:rPr>
      </w:pPr>
      <w:proofErr w:type="gramStart"/>
      <w:r w:rsidRPr="00BD3159">
        <w:rPr>
          <w:b/>
          <w:bCs/>
          <w:color w:val="FF0000"/>
          <w:sz w:val="28"/>
        </w:rPr>
        <w:t xml:space="preserve">Servlet </w:t>
      </w:r>
      <w:r>
        <w:rPr>
          <w:sz w:val="28"/>
        </w:rPr>
        <w:t>:it</w:t>
      </w:r>
      <w:proofErr w:type="gramEnd"/>
      <w:r>
        <w:rPr>
          <w:sz w:val="28"/>
        </w:rPr>
        <w:t xml:space="preserve"> is a java class and it is the subclass in the http servlet it is used to interact with the front end applications.</w:t>
      </w:r>
    </w:p>
    <w:p w14:paraId="4B858BC1" w14:textId="57747FE5" w:rsidR="00BD3159" w:rsidRPr="00BD3159" w:rsidRDefault="00BD3159" w:rsidP="00BD3159">
      <w:pPr>
        <w:pStyle w:val="ListParagraph"/>
        <w:tabs>
          <w:tab w:val="left" w:pos="1180"/>
          <w:tab w:val="left" w:pos="1181"/>
        </w:tabs>
        <w:spacing w:before="26"/>
        <w:ind w:firstLine="0"/>
        <w:rPr>
          <w:sz w:val="28"/>
        </w:rPr>
      </w:pPr>
      <w:r w:rsidRPr="00BD3159">
        <w:rPr>
          <w:b/>
          <w:bCs/>
          <w:color w:val="FF0000"/>
          <w:sz w:val="28"/>
        </w:rPr>
        <w:t>Jsp:</w:t>
      </w:r>
      <w:r w:rsidRPr="00BD3159">
        <w:rPr>
          <w:color w:val="FF0000"/>
          <w:sz w:val="28"/>
        </w:rPr>
        <w:t xml:space="preserve"> </w:t>
      </w:r>
      <w:r>
        <w:rPr>
          <w:sz w:val="28"/>
        </w:rPr>
        <w:t>(Jakarta server page)</w:t>
      </w:r>
      <w:r w:rsidR="00A16057">
        <w:rPr>
          <w:sz w:val="28"/>
        </w:rPr>
        <w:t xml:space="preserve"> </w:t>
      </w:r>
      <w:r>
        <w:rPr>
          <w:sz w:val="28"/>
        </w:rPr>
        <w:t>jsp is a collection of technologies that help software developers crea</w:t>
      </w:r>
      <w:r w:rsidR="00A16057">
        <w:rPr>
          <w:sz w:val="28"/>
        </w:rPr>
        <w:t>t</w:t>
      </w:r>
      <w:r>
        <w:rPr>
          <w:sz w:val="28"/>
        </w:rPr>
        <w:t xml:space="preserve">e dynamically generated webpages based on </w:t>
      </w:r>
      <w:proofErr w:type="gramStart"/>
      <w:r>
        <w:rPr>
          <w:sz w:val="28"/>
        </w:rPr>
        <w:t>html,xml</w:t>
      </w:r>
      <w:proofErr w:type="gramEnd"/>
      <w:r>
        <w:rPr>
          <w:sz w:val="28"/>
        </w:rPr>
        <w:t xml:space="preserve">,soap or other document type. </w:t>
      </w:r>
      <w:r w:rsidR="00A16057">
        <w:rPr>
          <w:sz w:val="28"/>
        </w:rPr>
        <w:t xml:space="preserve">Along with the html code we can also insert partial java code in it and this will help us to do the </w:t>
      </w:r>
      <w:r w:rsidR="00A16057">
        <w:rPr>
          <w:sz w:val="28"/>
        </w:rPr>
        <w:lastRenderedPageBreak/>
        <w:t xml:space="preserve">development in a much easier manner.in order </w:t>
      </w:r>
      <w:proofErr w:type="gramStart"/>
      <w:r w:rsidR="00A16057">
        <w:rPr>
          <w:sz w:val="28"/>
        </w:rPr>
        <w:t>too</w:t>
      </w:r>
      <w:proofErr w:type="gramEnd"/>
      <w:r w:rsidR="00A16057">
        <w:rPr>
          <w:sz w:val="28"/>
        </w:rPr>
        <w:t xml:space="preserve"> write java code we use something called as jsp tags.</w:t>
      </w:r>
    </w:p>
    <w:p w14:paraId="5D4F5B6E" w14:textId="77777777" w:rsidR="00BD3159" w:rsidRDefault="00BD3159" w:rsidP="00BD3159">
      <w:pPr>
        <w:pStyle w:val="ListParagraph"/>
        <w:tabs>
          <w:tab w:val="left" w:pos="1180"/>
          <w:tab w:val="left" w:pos="1181"/>
        </w:tabs>
        <w:spacing w:before="26"/>
        <w:ind w:firstLine="0"/>
        <w:rPr>
          <w:sz w:val="28"/>
        </w:rPr>
      </w:pPr>
      <w:r>
        <w:rPr>
          <w:sz w:val="28"/>
        </w:rPr>
        <w:t xml:space="preserve">1.servlet </w:t>
      </w:r>
      <w:proofErr w:type="gramStart"/>
      <w:r>
        <w:rPr>
          <w:sz w:val="28"/>
        </w:rPr>
        <w:t>tag(</w:t>
      </w:r>
      <w:proofErr w:type="gramEnd"/>
      <w:r>
        <w:rPr>
          <w:sz w:val="28"/>
        </w:rPr>
        <w:t>&lt;%.......%&gt;)</w:t>
      </w:r>
    </w:p>
    <w:p w14:paraId="48736F84" w14:textId="77777777" w:rsidR="00BD3159" w:rsidRDefault="00BD3159" w:rsidP="00BD3159">
      <w:pPr>
        <w:pStyle w:val="ListParagraph"/>
        <w:tabs>
          <w:tab w:val="left" w:pos="1180"/>
          <w:tab w:val="left" w:pos="1181"/>
        </w:tabs>
        <w:spacing w:before="26"/>
        <w:ind w:firstLine="0"/>
        <w:rPr>
          <w:sz w:val="28"/>
        </w:rPr>
      </w:pPr>
      <w:r>
        <w:rPr>
          <w:sz w:val="28"/>
        </w:rPr>
        <w:t xml:space="preserve">2.descriptive </w:t>
      </w:r>
      <w:proofErr w:type="gramStart"/>
      <w:r>
        <w:rPr>
          <w:sz w:val="28"/>
        </w:rPr>
        <w:t>tag(</w:t>
      </w:r>
      <w:proofErr w:type="gramEnd"/>
      <w:r>
        <w:rPr>
          <w:sz w:val="28"/>
        </w:rPr>
        <w:t>&lt;%!........%&gt;)</w:t>
      </w:r>
    </w:p>
    <w:p w14:paraId="0F89EBA7" w14:textId="77777777" w:rsidR="00BD3159" w:rsidRDefault="00BD3159" w:rsidP="00BD3159">
      <w:pPr>
        <w:pStyle w:val="ListParagraph"/>
        <w:tabs>
          <w:tab w:val="left" w:pos="1180"/>
          <w:tab w:val="left" w:pos="1181"/>
        </w:tabs>
        <w:spacing w:before="26"/>
        <w:ind w:firstLine="0"/>
        <w:rPr>
          <w:sz w:val="28"/>
        </w:rPr>
      </w:pPr>
      <w:r>
        <w:rPr>
          <w:sz w:val="28"/>
        </w:rPr>
        <w:t xml:space="preserve">3.expression </w:t>
      </w:r>
      <w:proofErr w:type="gramStart"/>
      <w:r>
        <w:rPr>
          <w:sz w:val="28"/>
        </w:rPr>
        <w:t>tag(</w:t>
      </w:r>
      <w:proofErr w:type="gramEnd"/>
      <w:r>
        <w:rPr>
          <w:sz w:val="28"/>
        </w:rPr>
        <w:t>&lt;%=………%&gt;)</w:t>
      </w:r>
    </w:p>
    <w:p w14:paraId="39223132" w14:textId="77777777" w:rsidR="00BD3159" w:rsidRDefault="00BD3159" w:rsidP="00BD3159">
      <w:pPr>
        <w:pStyle w:val="ListParagraph"/>
        <w:tabs>
          <w:tab w:val="left" w:pos="1180"/>
          <w:tab w:val="left" w:pos="1181"/>
        </w:tabs>
        <w:spacing w:before="26"/>
        <w:ind w:firstLine="0"/>
        <w:rPr>
          <w:sz w:val="28"/>
        </w:rPr>
      </w:pPr>
      <w:r>
        <w:rPr>
          <w:sz w:val="28"/>
        </w:rPr>
        <w:t xml:space="preserve">4.directive </w:t>
      </w:r>
      <w:proofErr w:type="gramStart"/>
      <w:r>
        <w:rPr>
          <w:sz w:val="28"/>
        </w:rPr>
        <w:t>tag(</w:t>
      </w:r>
      <w:proofErr w:type="gramEnd"/>
      <w:r>
        <w:rPr>
          <w:sz w:val="28"/>
        </w:rPr>
        <w:t>&lt;</w:t>
      </w:r>
      <w:hyperlink r:id="rId44" w:history="1">
        <w:r w:rsidRPr="009A0AC6">
          <w:rPr>
            <w:rStyle w:val="Hyperlink"/>
            <w:sz w:val="28"/>
          </w:rPr>
          <w:t>%@..............%</w:t>
        </w:r>
      </w:hyperlink>
      <w:r>
        <w:rPr>
          <w:sz w:val="28"/>
        </w:rPr>
        <w:t>&gt;)</w:t>
      </w:r>
    </w:p>
    <w:p w14:paraId="6FC62899" w14:textId="2B5B49E9" w:rsidR="00BD3159" w:rsidRDefault="00BD3159" w:rsidP="00BD3159">
      <w:pPr>
        <w:pStyle w:val="ListParagraph"/>
        <w:tabs>
          <w:tab w:val="left" w:pos="1180"/>
          <w:tab w:val="left" w:pos="1181"/>
        </w:tabs>
        <w:spacing w:before="26"/>
        <w:ind w:firstLine="0"/>
        <w:rPr>
          <w:sz w:val="28"/>
        </w:rPr>
      </w:pPr>
      <w:r w:rsidRPr="00BD3159">
        <w:rPr>
          <w:b/>
          <w:bCs/>
          <w:color w:val="FF0000"/>
          <w:sz w:val="28"/>
        </w:rPr>
        <w:t>Html pages</w:t>
      </w:r>
      <w:r>
        <w:rPr>
          <w:sz w:val="28"/>
        </w:rPr>
        <w:t>:html stands for hyper text markup language .html is the standard markup language for creating web pages.it is used to describe the structure of a web pages</w:t>
      </w:r>
      <w:r w:rsidR="00A16057">
        <w:rPr>
          <w:sz w:val="28"/>
        </w:rPr>
        <w:t>.</w:t>
      </w:r>
      <w:r>
        <w:rPr>
          <w:sz w:val="28"/>
        </w:rPr>
        <w:t xml:space="preserve">it consists of a series of </w:t>
      </w:r>
      <w:proofErr w:type="gramStart"/>
      <w:r>
        <w:rPr>
          <w:sz w:val="28"/>
        </w:rPr>
        <w:t>elements .this</w:t>
      </w:r>
      <w:proofErr w:type="gramEnd"/>
      <w:r>
        <w:rPr>
          <w:sz w:val="28"/>
        </w:rPr>
        <w:t xml:space="preserve"> elements tell the browser how to display the content.html elements label pieces of content such as “this is a heading”,”this is a paragraph”,”this is a link”etc..</w:t>
      </w:r>
    </w:p>
    <w:p w14:paraId="4F07F816" w14:textId="77777777" w:rsidR="00BD3159" w:rsidRDefault="00BD3159" w:rsidP="00EC23C9">
      <w:pPr>
        <w:pStyle w:val="ListParagraph"/>
        <w:tabs>
          <w:tab w:val="left" w:pos="1180"/>
          <w:tab w:val="left" w:pos="1181"/>
        </w:tabs>
        <w:spacing w:before="26"/>
        <w:ind w:firstLine="0"/>
        <w:rPr>
          <w:sz w:val="28"/>
        </w:rPr>
      </w:pPr>
    </w:p>
    <w:p w14:paraId="29FC2A40" w14:textId="77777777" w:rsidR="0048311C" w:rsidRDefault="0048311C" w:rsidP="0048311C">
      <w:pPr>
        <w:tabs>
          <w:tab w:val="left" w:pos="1180"/>
          <w:tab w:val="left" w:pos="1181"/>
        </w:tabs>
        <w:spacing w:before="27"/>
        <w:rPr>
          <w:sz w:val="28"/>
        </w:rPr>
      </w:pPr>
    </w:p>
    <w:p w14:paraId="6273A353" w14:textId="46BC1933" w:rsidR="00594048" w:rsidRPr="0048311C" w:rsidRDefault="0048311C" w:rsidP="0048311C">
      <w:pPr>
        <w:tabs>
          <w:tab w:val="left" w:pos="1180"/>
          <w:tab w:val="left" w:pos="1181"/>
        </w:tabs>
        <w:spacing w:before="27"/>
        <w:rPr>
          <w:sz w:val="28"/>
        </w:rPr>
      </w:pPr>
      <w:r>
        <w:rPr>
          <w:sz w:val="28"/>
        </w:rPr>
        <w:t xml:space="preserve"> 157)</w:t>
      </w:r>
      <w:r w:rsidR="00CF0667" w:rsidRPr="0048311C">
        <w:rPr>
          <w:sz w:val="28"/>
        </w:rPr>
        <w:t>What</w:t>
      </w:r>
      <w:r w:rsidR="00CF0667" w:rsidRPr="0048311C">
        <w:rPr>
          <w:spacing w:val="-3"/>
          <w:sz w:val="28"/>
        </w:rPr>
        <w:t xml:space="preserve"> </w:t>
      </w:r>
      <w:r w:rsidR="00CF0667" w:rsidRPr="0048311C">
        <w:rPr>
          <w:sz w:val="28"/>
        </w:rPr>
        <w:t>is Inter Servlet</w:t>
      </w:r>
      <w:r w:rsidR="00CF0667" w:rsidRPr="0048311C">
        <w:rPr>
          <w:spacing w:val="-5"/>
          <w:sz w:val="28"/>
        </w:rPr>
        <w:t xml:space="preserve"> </w:t>
      </w:r>
      <w:proofErr w:type="gramStart"/>
      <w:r w:rsidR="00CF0667" w:rsidRPr="0048311C">
        <w:rPr>
          <w:sz w:val="28"/>
        </w:rPr>
        <w:t>connectivity</w:t>
      </w:r>
      <w:r w:rsidR="00CF0667" w:rsidRPr="0048311C">
        <w:rPr>
          <w:spacing w:val="-2"/>
          <w:sz w:val="28"/>
        </w:rPr>
        <w:t xml:space="preserve"> </w:t>
      </w:r>
      <w:r w:rsidR="00CF0667" w:rsidRPr="0048311C">
        <w:rPr>
          <w:sz w:val="28"/>
        </w:rPr>
        <w:t>?</w:t>
      </w:r>
      <w:proofErr w:type="gramEnd"/>
      <w:r w:rsidR="00CF0667" w:rsidRPr="0048311C">
        <w:rPr>
          <w:spacing w:val="-2"/>
          <w:sz w:val="28"/>
        </w:rPr>
        <w:t xml:space="preserve"> </w:t>
      </w:r>
      <w:proofErr w:type="gramStart"/>
      <w:r w:rsidR="00CF0667" w:rsidRPr="0048311C">
        <w:rPr>
          <w:sz w:val="28"/>
        </w:rPr>
        <w:t>( ISC</w:t>
      </w:r>
      <w:proofErr w:type="gramEnd"/>
      <w:r w:rsidR="00CF0667" w:rsidRPr="0048311C">
        <w:rPr>
          <w:spacing w:val="-2"/>
          <w:sz w:val="28"/>
        </w:rPr>
        <w:t xml:space="preserve"> </w:t>
      </w:r>
      <w:r w:rsidR="00CF0667" w:rsidRPr="0048311C">
        <w:rPr>
          <w:sz w:val="28"/>
        </w:rPr>
        <w:t>)</w:t>
      </w:r>
    </w:p>
    <w:p w14:paraId="79661E08" w14:textId="4774B783" w:rsidR="004473B1" w:rsidRDefault="000815FB" w:rsidP="004473B1">
      <w:pPr>
        <w:pStyle w:val="ListParagraph"/>
        <w:tabs>
          <w:tab w:val="left" w:pos="1180"/>
          <w:tab w:val="left" w:pos="1181"/>
        </w:tabs>
        <w:spacing w:before="27"/>
        <w:ind w:firstLine="0"/>
        <w:rPr>
          <w:sz w:val="28"/>
        </w:rPr>
      </w:pPr>
      <w:r>
        <w:rPr>
          <w:sz w:val="28"/>
        </w:rPr>
        <w:t xml:space="preserve">When one servlet calls another </w:t>
      </w:r>
      <w:proofErr w:type="gramStart"/>
      <w:r>
        <w:rPr>
          <w:sz w:val="28"/>
        </w:rPr>
        <w:t>servlet</w:t>
      </w:r>
      <w:proofErr w:type="gramEnd"/>
      <w:r>
        <w:rPr>
          <w:sz w:val="28"/>
        </w:rPr>
        <w:t xml:space="preserve"> its called as inter servlet connectivity.</w:t>
      </w:r>
    </w:p>
    <w:p w14:paraId="4BA5C055" w14:textId="77777777" w:rsidR="004473B1" w:rsidRDefault="004473B1" w:rsidP="004473B1">
      <w:pPr>
        <w:pStyle w:val="ListParagraph"/>
        <w:tabs>
          <w:tab w:val="left" w:pos="1180"/>
          <w:tab w:val="left" w:pos="1181"/>
        </w:tabs>
        <w:spacing w:before="27"/>
        <w:ind w:firstLine="0"/>
        <w:rPr>
          <w:sz w:val="28"/>
        </w:rPr>
      </w:pPr>
    </w:p>
    <w:p w14:paraId="094D86EA" w14:textId="5E6BE508" w:rsidR="00594048" w:rsidRDefault="00CF0667">
      <w:pPr>
        <w:pStyle w:val="ListParagraph"/>
        <w:numPr>
          <w:ilvl w:val="0"/>
          <w:numId w:val="1"/>
        </w:numPr>
        <w:tabs>
          <w:tab w:val="left" w:pos="1180"/>
          <w:tab w:val="left" w:pos="1181"/>
        </w:tabs>
        <w:ind w:hanging="1081"/>
        <w:rPr>
          <w:sz w:val="28"/>
        </w:rPr>
      </w:pPr>
      <w:r>
        <w:rPr>
          <w:sz w:val="28"/>
        </w:rPr>
        <w:t>What</w:t>
      </w:r>
      <w:r>
        <w:rPr>
          <w:spacing w:val="-3"/>
          <w:sz w:val="28"/>
        </w:rPr>
        <w:t xml:space="preserve"> </w:t>
      </w:r>
      <w:r>
        <w:rPr>
          <w:sz w:val="28"/>
        </w:rPr>
        <w:t>are</w:t>
      </w:r>
      <w:r>
        <w:rPr>
          <w:spacing w:val="-3"/>
          <w:sz w:val="28"/>
        </w:rPr>
        <w:t xml:space="preserve"> </w:t>
      </w:r>
      <w:r>
        <w:rPr>
          <w:sz w:val="28"/>
        </w:rPr>
        <w:t xml:space="preserve">session </w:t>
      </w:r>
      <w:proofErr w:type="gramStart"/>
      <w:r>
        <w:rPr>
          <w:sz w:val="28"/>
        </w:rPr>
        <w:t>variables</w:t>
      </w:r>
      <w:r>
        <w:rPr>
          <w:spacing w:val="-2"/>
          <w:sz w:val="28"/>
        </w:rPr>
        <w:t xml:space="preserve"> </w:t>
      </w:r>
      <w:r>
        <w:rPr>
          <w:sz w:val="28"/>
        </w:rPr>
        <w:t>?</w:t>
      </w:r>
      <w:proofErr w:type="gramEnd"/>
    </w:p>
    <w:p w14:paraId="6C3E54D2" w14:textId="2CCFF384" w:rsidR="00E90701" w:rsidRDefault="00961266" w:rsidP="00E90701">
      <w:pPr>
        <w:pStyle w:val="ListParagraph"/>
        <w:tabs>
          <w:tab w:val="left" w:pos="1180"/>
          <w:tab w:val="left" w:pos="1181"/>
        </w:tabs>
        <w:ind w:firstLine="0"/>
        <w:rPr>
          <w:rFonts w:ascii="Source Sans Pro" w:hAnsi="Source Sans Pro"/>
          <w:color w:val="333333"/>
          <w:shd w:val="clear" w:color="auto" w:fill="FFFFFF"/>
        </w:rPr>
      </w:pPr>
      <w:r>
        <w:rPr>
          <w:sz w:val="28"/>
        </w:rPr>
        <w:t>Session:</w:t>
      </w:r>
      <w:r w:rsidRPr="00961266">
        <w:rPr>
          <w:rFonts w:ascii="Source Sans Pro" w:hAnsi="Source Sans Pro"/>
          <w:color w:val="333333"/>
          <w:shd w:val="clear" w:color="auto" w:fill="FFFFFF"/>
        </w:rPr>
        <w:t xml:space="preserve"> </w:t>
      </w:r>
      <w:r>
        <w:rPr>
          <w:rFonts w:ascii="Source Sans Pro" w:hAnsi="Source Sans Pro"/>
          <w:color w:val="333333"/>
          <w:shd w:val="clear" w:color="auto" w:fill="FFFFFF"/>
        </w:rPr>
        <w:t>A </w:t>
      </w:r>
      <w:r>
        <w:rPr>
          <w:rStyle w:val="Strong"/>
          <w:rFonts w:ascii="Source Sans Pro" w:hAnsi="Source Sans Pro"/>
          <w:color w:val="333333"/>
          <w:bdr w:val="none" w:sz="0" w:space="0" w:color="auto" w:frame="1"/>
          <w:shd w:val="clear" w:color="auto" w:fill="FFFFFF"/>
        </w:rPr>
        <w:t>session</w:t>
      </w:r>
      <w:r>
        <w:rPr>
          <w:rFonts w:ascii="Source Sans Pro" w:hAnsi="Source Sans Pro"/>
          <w:color w:val="333333"/>
          <w:shd w:val="clear" w:color="auto" w:fill="FFFFFF"/>
        </w:rPr>
        <w:t> refers to all the connections that a single client makes to a server in the course of viewing any pages associated with a given application. Sessions are specific</w:t>
      </w:r>
      <w:r w:rsidR="00691360">
        <w:rPr>
          <w:rFonts w:ascii="Source Sans Pro" w:hAnsi="Source Sans Pro"/>
          <w:color w:val="333333"/>
          <w:shd w:val="clear" w:color="auto" w:fill="FFFFFF"/>
        </w:rPr>
        <w:t>(fixed)</w:t>
      </w:r>
      <w:r>
        <w:rPr>
          <w:rFonts w:ascii="Source Sans Pro" w:hAnsi="Source Sans Pro"/>
          <w:color w:val="333333"/>
          <w:shd w:val="clear" w:color="auto" w:fill="FFFFFF"/>
        </w:rPr>
        <w:t xml:space="preserve"> to both the individual user and the application. As a result, every user of an application has a separate session and has access to a separate set of session variables.</w:t>
      </w:r>
      <w:r>
        <w:rPr>
          <w:rFonts w:ascii="Source Sans Pro" w:hAnsi="Source Sans Pro"/>
          <w:color w:val="333333"/>
        </w:rPr>
        <w:br/>
      </w:r>
      <w:r>
        <w:rPr>
          <w:rFonts w:ascii="Source Sans Pro" w:hAnsi="Source Sans Pro"/>
          <w:color w:val="333333"/>
        </w:rPr>
        <w:br/>
      </w:r>
      <w:r>
        <w:rPr>
          <w:rFonts w:ascii="Source Sans Pro" w:hAnsi="Source Sans Pro"/>
          <w:color w:val="333333"/>
          <w:shd w:val="clear" w:color="auto" w:fill="FFFFFF"/>
        </w:rPr>
        <w:t>This logical view of a session begins with the first connection to an application by a client and ends after that client's last connection. However, because of the stateless nature of the web, it is not always possible to define a precise</w:t>
      </w:r>
      <w:r w:rsidR="00691360">
        <w:rPr>
          <w:rFonts w:ascii="Source Sans Pro" w:hAnsi="Source Sans Pro"/>
          <w:color w:val="333333"/>
          <w:shd w:val="clear" w:color="auto" w:fill="FFFFFF"/>
        </w:rPr>
        <w:t>(exact)</w:t>
      </w:r>
      <w:r>
        <w:rPr>
          <w:rFonts w:ascii="Source Sans Pro" w:hAnsi="Source Sans Pro"/>
          <w:color w:val="333333"/>
          <w:shd w:val="clear" w:color="auto" w:fill="FFFFFF"/>
        </w:rPr>
        <w:t xml:space="preserve"> point at which a session </w:t>
      </w:r>
      <w:proofErr w:type="gramStart"/>
      <w:r>
        <w:rPr>
          <w:rFonts w:ascii="Source Sans Pro" w:hAnsi="Source Sans Pro"/>
          <w:color w:val="333333"/>
          <w:shd w:val="clear" w:color="auto" w:fill="FFFFFF"/>
        </w:rPr>
        <w:t>ends</w:t>
      </w:r>
      <w:proofErr w:type="gramEnd"/>
      <w:r>
        <w:rPr>
          <w:rFonts w:ascii="Source Sans Pro" w:hAnsi="Source Sans Pro"/>
          <w:color w:val="333333"/>
          <w:shd w:val="clear" w:color="auto" w:fill="FFFFFF"/>
        </w:rPr>
        <w:t>. A session should end when the user finishes using an application. In most cases, however, a web application has no way of knowing if a user has finished or is just lingering over a page.</w:t>
      </w:r>
    </w:p>
    <w:p w14:paraId="57A769E4" w14:textId="45F24BFD" w:rsidR="00961266" w:rsidRDefault="00961266" w:rsidP="00E90701">
      <w:pPr>
        <w:pStyle w:val="ListParagraph"/>
        <w:tabs>
          <w:tab w:val="left" w:pos="1180"/>
          <w:tab w:val="left" w:pos="1181"/>
        </w:tabs>
        <w:ind w:firstLine="0"/>
        <w:rPr>
          <w:rFonts w:ascii="Source Sans Pro" w:hAnsi="Source Sans Pro"/>
          <w:color w:val="333333"/>
          <w:sz w:val="28"/>
          <w:szCs w:val="28"/>
          <w:shd w:val="clear" w:color="auto" w:fill="FFFFFF"/>
        </w:rPr>
      </w:pPr>
      <w:r w:rsidRPr="004353A6">
        <w:rPr>
          <w:rFonts w:ascii="Source Sans Pro" w:hAnsi="Source Sans Pro"/>
          <w:color w:val="333333"/>
          <w:sz w:val="28"/>
          <w:szCs w:val="28"/>
          <w:highlight w:val="yellow"/>
          <w:shd w:val="clear" w:color="auto" w:fill="FFFFFF"/>
        </w:rPr>
        <w:t>Session variables once the value is stored in session variable then that value can be access across the application it doesn’t matter how we call that method (with the requestdispatcher or we call using url)</w:t>
      </w:r>
      <w:r w:rsidR="0085285A" w:rsidRPr="004353A6">
        <w:rPr>
          <w:rFonts w:ascii="Source Sans Pro" w:hAnsi="Source Sans Pro"/>
          <w:color w:val="333333"/>
          <w:sz w:val="28"/>
          <w:szCs w:val="28"/>
          <w:highlight w:val="yellow"/>
          <w:shd w:val="clear" w:color="auto" w:fill="FFFFFF"/>
        </w:rPr>
        <w:t>.</w:t>
      </w:r>
      <w:r w:rsidRPr="004353A6">
        <w:rPr>
          <w:rFonts w:ascii="Source Sans Pro" w:hAnsi="Source Sans Pro"/>
          <w:color w:val="333333"/>
          <w:sz w:val="28"/>
          <w:szCs w:val="28"/>
          <w:highlight w:val="yellow"/>
          <w:shd w:val="clear" w:color="auto" w:fill="FFFFFF"/>
        </w:rPr>
        <w:t xml:space="preserve"> </w:t>
      </w:r>
      <w:r w:rsidR="00550348" w:rsidRPr="004353A6">
        <w:rPr>
          <w:rFonts w:ascii="Source Sans Pro" w:hAnsi="Source Sans Pro"/>
          <w:color w:val="333333"/>
          <w:sz w:val="28"/>
          <w:szCs w:val="28"/>
          <w:highlight w:val="yellow"/>
          <w:shd w:val="clear" w:color="auto" w:fill="FFFFFF"/>
        </w:rPr>
        <w:t xml:space="preserve"> </w:t>
      </w:r>
      <w:r w:rsidR="007D251C" w:rsidRPr="004353A6">
        <w:rPr>
          <w:rFonts w:ascii="Source Sans Pro" w:hAnsi="Source Sans Pro"/>
          <w:color w:val="333333"/>
          <w:sz w:val="28"/>
          <w:szCs w:val="28"/>
          <w:highlight w:val="yellow"/>
          <w:shd w:val="clear" w:color="auto" w:fill="FFFFFF"/>
        </w:rPr>
        <w:t xml:space="preserve">If we wont use request Dispatcher then </w:t>
      </w:r>
      <w:proofErr w:type="gramStart"/>
      <w:r w:rsidR="007D251C" w:rsidRPr="004353A6">
        <w:rPr>
          <w:rFonts w:ascii="Source Sans Pro" w:hAnsi="Source Sans Pro"/>
          <w:color w:val="333333"/>
          <w:sz w:val="28"/>
          <w:szCs w:val="28"/>
          <w:highlight w:val="yellow"/>
          <w:shd w:val="clear" w:color="auto" w:fill="FFFFFF"/>
        </w:rPr>
        <w:t>request.getAttribute</w:t>
      </w:r>
      <w:proofErr w:type="gramEnd"/>
      <w:r w:rsidR="004353A6" w:rsidRPr="004353A6">
        <w:rPr>
          <w:rFonts w:ascii="Source Sans Pro" w:hAnsi="Source Sans Pro"/>
          <w:color w:val="333333"/>
          <w:sz w:val="28"/>
          <w:szCs w:val="28"/>
          <w:highlight w:val="yellow"/>
          <w:shd w:val="clear" w:color="auto" w:fill="FFFFFF"/>
        </w:rPr>
        <w:t xml:space="preserve"> gives null value</w:t>
      </w:r>
      <w:r w:rsidR="007D251C">
        <w:rPr>
          <w:rFonts w:ascii="Source Sans Pro" w:hAnsi="Source Sans Pro"/>
          <w:color w:val="333333"/>
          <w:sz w:val="28"/>
          <w:szCs w:val="28"/>
          <w:shd w:val="clear" w:color="auto" w:fill="FFFFFF"/>
        </w:rPr>
        <w:t xml:space="preserve"> </w:t>
      </w:r>
    </w:p>
    <w:p w14:paraId="51EDB386" w14:textId="1AF93985" w:rsidR="00894F2A" w:rsidRDefault="00894F2A" w:rsidP="00E90701">
      <w:pPr>
        <w:pStyle w:val="ListParagraph"/>
        <w:tabs>
          <w:tab w:val="left" w:pos="1180"/>
          <w:tab w:val="left" w:pos="1181"/>
        </w:tabs>
        <w:ind w:firstLine="0"/>
        <w:rPr>
          <w:rFonts w:ascii="Source Sans Pro" w:hAnsi="Source Sans Pro"/>
          <w:color w:val="333333"/>
          <w:sz w:val="28"/>
          <w:szCs w:val="28"/>
          <w:shd w:val="clear" w:color="auto" w:fill="FFFFFF"/>
        </w:rPr>
      </w:pPr>
      <w:r>
        <w:rPr>
          <w:rFonts w:ascii="Source Sans Pro" w:hAnsi="Source Sans Pro"/>
          <w:color w:val="333333"/>
          <w:sz w:val="28"/>
          <w:szCs w:val="28"/>
          <w:shd w:val="clear" w:color="auto" w:fill="FFFFFF"/>
        </w:rPr>
        <w:t xml:space="preserve">e.g from login </w:t>
      </w:r>
      <w:r w:rsidR="001F1F8F">
        <w:rPr>
          <w:rFonts w:ascii="Source Sans Pro" w:hAnsi="Source Sans Pro"/>
          <w:color w:val="333333"/>
          <w:sz w:val="28"/>
          <w:szCs w:val="28"/>
          <w:shd w:val="clear" w:color="auto" w:fill="FFFFFF"/>
        </w:rPr>
        <w:t>servlet from mini project to create session variable</w:t>
      </w:r>
    </w:p>
    <w:p w14:paraId="3899D963" w14:textId="77777777" w:rsidR="001F1F8F" w:rsidRDefault="001F1F8F" w:rsidP="001F1F8F">
      <w:pPr>
        <w:widowControl/>
        <w:adjustRightInd w:val="0"/>
        <w:rPr>
          <w:rFonts w:ascii="Courier New" w:eastAsiaTheme="minorHAnsi" w:hAnsi="Courier New" w:cs="Courier New"/>
          <w:sz w:val="28"/>
          <w:szCs w:val="28"/>
          <w:lang w:val="en-IN"/>
        </w:rPr>
      </w:pPr>
      <w:r>
        <w:rPr>
          <w:rFonts w:ascii="Courier New" w:eastAsiaTheme="minorHAnsi" w:hAnsi="Courier New" w:cs="Courier New"/>
          <w:color w:val="000000"/>
          <w:sz w:val="28"/>
          <w:szCs w:val="28"/>
          <w:lang w:val="en-IN"/>
        </w:rPr>
        <w:t xml:space="preserve">HttpSession </w:t>
      </w:r>
      <w:r>
        <w:rPr>
          <w:rFonts w:ascii="Courier New" w:eastAsiaTheme="minorHAnsi" w:hAnsi="Courier New" w:cs="Courier New"/>
          <w:color w:val="6A3E3E"/>
          <w:sz w:val="28"/>
          <w:szCs w:val="28"/>
          <w:lang w:val="en-IN"/>
        </w:rPr>
        <w:t>session</w:t>
      </w:r>
      <w:r>
        <w:rPr>
          <w:rFonts w:ascii="Courier New" w:eastAsiaTheme="minorHAnsi" w:hAnsi="Courier New" w:cs="Courier New"/>
          <w:color w:val="000000"/>
          <w:sz w:val="28"/>
          <w:szCs w:val="28"/>
          <w:lang w:val="en-IN"/>
        </w:rPr>
        <w:t xml:space="preserve"> = </w:t>
      </w:r>
      <w:proofErr w:type="gramStart"/>
      <w:r>
        <w:rPr>
          <w:rFonts w:ascii="Courier New" w:eastAsiaTheme="minorHAnsi" w:hAnsi="Courier New" w:cs="Courier New"/>
          <w:color w:val="6A3E3E"/>
          <w:sz w:val="28"/>
          <w:szCs w:val="28"/>
          <w:lang w:val="en-IN"/>
        </w:rPr>
        <w:t>request</w:t>
      </w:r>
      <w:r>
        <w:rPr>
          <w:rFonts w:ascii="Courier New" w:eastAsiaTheme="minorHAnsi" w:hAnsi="Courier New" w:cs="Courier New"/>
          <w:color w:val="000000"/>
          <w:sz w:val="28"/>
          <w:szCs w:val="28"/>
          <w:lang w:val="en-IN"/>
        </w:rPr>
        <w:t>.getSession</w:t>
      </w:r>
      <w:proofErr w:type="gramEnd"/>
      <w:r>
        <w:rPr>
          <w:rFonts w:ascii="Courier New" w:eastAsiaTheme="minorHAnsi" w:hAnsi="Courier New" w:cs="Courier New"/>
          <w:color w:val="000000"/>
          <w:sz w:val="28"/>
          <w:szCs w:val="28"/>
          <w:lang w:val="en-IN"/>
        </w:rPr>
        <w:t>(</w:t>
      </w:r>
      <w:r>
        <w:rPr>
          <w:rFonts w:ascii="Courier New" w:eastAsiaTheme="minorHAnsi" w:hAnsi="Courier New" w:cs="Courier New"/>
          <w:b/>
          <w:bCs/>
          <w:color w:val="7F0055"/>
          <w:sz w:val="28"/>
          <w:szCs w:val="28"/>
          <w:lang w:val="en-IN"/>
        </w:rPr>
        <w:t>true</w:t>
      </w:r>
      <w:r>
        <w:rPr>
          <w:rFonts w:ascii="Courier New" w:eastAsiaTheme="minorHAnsi" w:hAnsi="Courier New" w:cs="Courier New"/>
          <w:color w:val="000000"/>
          <w:sz w:val="28"/>
          <w:szCs w:val="28"/>
          <w:lang w:val="en-IN"/>
        </w:rPr>
        <w:t>);</w:t>
      </w:r>
      <w:r>
        <w:rPr>
          <w:rFonts w:ascii="Courier New" w:eastAsiaTheme="minorHAnsi" w:hAnsi="Courier New" w:cs="Courier New"/>
          <w:color w:val="3F7F5F"/>
          <w:sz w:val="28"/>
          <w:szCs w:val="28"/>
          <w:lang w:val="en-IN"/>
        </w:rPr>
        <w:t>//create a new session</w:t>
      </w:r>
    </w:p>
    <w:p w14:paraId="0135778C" w14:textId="77777777" w:rsidR="001F1F8F" w:rsidRDefault="001F1F8F" w:rsidP="001F1F8F">
      <w:pPr>
        <w:widowControl/>
        <w:adjustRightInd w:val="0"/>
        <w:rPr>
          <w:rFonts w:ascii="Courier New" w:eastAsiaTheme="minorHAnsi" w:hAnsi="Courier New" w:cs="Courier New"/>
          <w:sz w:val="28"/>
          <w:szCs w:val="28"/>
          <w:lang w:val="en-IN"/>
        </w:rPr>
      </w:pPr>
      <w:r>
        <w:rPr>
          <w:rFonts w:ascii="Courier New" w:eastAsiaTheme="minorHAnsi" w:hAnsi="Courier New" w:cs="Courier New"/>
          <w:color w:val="000000"/>
          <w:sz w:val="28"/>
          <w:szCs w:val="28"/>
          <w:lang w:val="en-IN"/>
        </w:rPr>
        <w:tab/>
      </w:r>
      <w:r>
        <w:rPr>
          <w:rFonts w:ascii="Courier New" w:eastAsiaTheme="minorHAnsi" w:hAnsi="Courier New" w:cs="Courier New"/>
          <w:color w:val="000000"/>
          <w:sz w:val="28"/>
          <w:szCs w:val="28"/>
          <w:lang w:val="en-IN"/>
        </w:rPr>
        <w:tab/>
      </w:r>
      <w:r>
        <w:rPr>
          <w:rFonts w:ascii="Courier New" w:eastAsiaTheme="minorHAnsi" w:hAnsi="Courier New" w:cs="Courier New"/>
          <w:color w:val="000000"/>
          <w:sz w:val="28"/>
          <w:szCs w:val="28"/>
          <w:lang w:val="en-IN"/>
        </w:rPr>
        <w:tab/>
      </w:r>
      <w:proofErr w:type="gramStart"/>
      <w:r>
        <w:rPr>
          <w:rFonts w:ascii="Courier New" w:eastAsiaTheme="minorHAnsi" w:hAnsi="Courier New" w:cs="Courier New"/>
          <w:color w:val="6A3E3E"/>
          <w:sz w:val="28"/>
          <w:szCs w:val="28"/>
          <w:lang w:val="en-IN"/>
        </w:rPr>
        <w:t>session</w:t>
      </w:r>
      <w:r>
        <w:rPr>
          <w:rFonts w:ascii="Courier New" w:eastAsiaTheme="minorHAnsi" w:hAnsi="Courier New" w:cs="Courier New"/>
          <w:color w:val="000000"/>
          <w:sz w:val="28"/>
          <w:szCs w:val="28"/>
          <w:lang w:val="en-IN"/>
        </w:rPr>
        <w:t>.setAttribute</w:t>
      </w:r>
      <w:proofErr w:type="gramEnd"/>
      <w:r>
        <w:rPr>
          <w:rFonts w:ascii="Courier New" w:eastAsiaTheme="minorHAnsi" w:hAnsi="Courier New" w:cs="Courier New"/>
          <w:color w:val="000000"/>
          <w:sz w:val="28"/>
          <w:szCs w:val="28"/>
          <w:lang w:val="en-IN"/>
        </w:rPr>
        <w:t>(</w:t>
      </w:r>
      <w:r>
        <w:rPr>
          <w:rFonts w:ascii="Courier New" w:eastAsiaTheme="minorHAnsi" w:hAnsi="Courier New" w:cs="Courier New"/>
          <w:color w:val="2A00FF"/>
          <w:sz w:val="28"/>
          <w:szCs w:val="28"/>
          <w:lang w:val="en-IN"/>
        </w:rPr>
        <w:t>"email"</w:t>
      </w:r>
      <w:r>
        <w:rPr>
          <w:rFonts w:ascii="Courier New" w:eastAsiaTheme="minorHAnsi" w:hAnsi="Courier New" w:cs="Courier New"/>
          <w:color w:val="000000"/>
          <w:sz w:val="28"/>
          <w:szCs w:val="28"/>
          <w:lang w:val="en-IN"/>
        </w:rPr>
        <w:t xml:space="preserve">, </w:t>
      </w:r>
      <w:r>
        <w:rPr>
          <w:rFonts w:ascii="Courier New" w:eastAsiaTheme="minorHAnsi" w:hAnsi="Courier New" w:cs="Courier New"/>
          <w:color w:val="6A3E3E"/>
          <w:sz w:val="28"/>
          <w:szCs w:val="28"/>
          <w:lang w:val="en-IN"/>
        </w:rPr>
        <w:t>email</w:t>
      </w:r>
      <w:r>
        <w:rPr>
          <w:rFonts w:ascii="Courier New" w:eastAsiaTheme="minorHAnsi" w:hAnsi="Courier New" w:cs="Courier New"/>
          <w:color w:val="000000"/>
          <w:sz w:val="28"/>
          <w:szCs w:val="28"/>
          <w:lang w:val="en-IN"/>
        </w:rPr>
        <w:t>);</w:t>
      </w:r>
    </w:p>
    <w:p w14:paraId="056E903A" w14:textId="7B37DB65" w:rsidR="001F1F8F" w:rsidRDefault="001F1F8F" w:rsidP="001F1F8F">
      <w:pPr>
        <w:pStyle w:val="ListParagraph"/>
        <w:tabs>
          <w:tab w:val="left" w:pos="1180"/>
          <w:tab w:val="left" w:pos="1181"/>
        </w:tabs>
        <w:ind w:firstLine="0"/>
        <w:rPr>
          <w:rFonts w:ascii="Courier New" w:eastAsiaTheme="minorHAnsi" w:hAnsi="Courier New" w:cs="Courier New"/>
          <w:color w:val="000000"/>
          <w:sz w:val="28"/>
          <w:szCs w:val="28"/>
          <w:lang w:val="en-IN"/>
        </w:rPr>
      </w:pPr>
      <w:r>
        <w:rPr>
          <w:rFonts w:ascii="Courier New" w:eastAsiaTheme="minorHAnsi" w:hAnsi="Courier New" w:cs="Courier New"/>
          <w:color w:val="000000"/>
          <w:sz w:val="28"/>
          <w:szCs w:val="28"/>
          <w:lang w:val="en-IN"/>
        </w:rPr>
        <w:tab/>
      </w:r>
      <w:r>
        <w:rPr>
          <w:rFonts w:ascii="Courier New" w:eastAsiaTheme="minorHAnsi" w:hAnsi="Courier New" w:cs="Courier New"/>
          <w:color w:val="000000"/>
          <w:sz w:val="28"/>
          <w:szCs w:val="28"/>
          <w:lang w:val="en-IN"/>
        </w:rPr>
        <w:tab/>
      </w:r>
      <w:r>
        <w:rPr>
          <w:rFonts w:ascii="Courier New" w:eastAsiaTheme="minorHAnsi" w:hAnsi="Courier New" w:cs="Courier New"/>
          <w:color w:val="000000"/>
          <w:sz w:val="28"/>
          <w:szCs w:val="28"/>
          <w:lang w:val="en-IN"/>
        </w:rPr>
        <w:tab/>
      </w:r>
      <w:proofErr w:type="gramStart"/>
      <w:r>
        <w:rPr>
          <w:rFonts w:ascii="Courier New" w:eastAsiaTheme="minorHAnsi" w:hAnsi="Courier New" w:cs="Courier New"/>
          <w:color w:val="6A3E3E"/>
          <w:sz w:val="28"/>
          <w:szCs w:val="28"/>
          <w:lang w:val="en-IN"/>
        </w:rPr>
        <w:t>session</w:t>
      </w:r>
      <w:r>
        <w:rPr>
          <w:rFonts w:ascii="Courier New" w:eastAsiaTheme="minorHAnsi" w:hAnsi="Courier New" w:cs="Courier New"/>
          <w:color w:val="000000"/>
          <w:sz w:val="28"/>
          <w:szCs w:val="28"/>
          <w:lang w:val="en-IN"/>
        </w:rPr>
        <w:t>.setMaxInactiveInterval</w:t>
      </w:r>
      <w:proofErr w:type="gramEnd"/>
      <w:r>
        <w:rPr>
          <w:rFonts w:ascii="Courier New" w:eastAsiaTheme="minorHAnsi" w:hAnsi="Courier New" w:cs="Courier New"/>
          <w:color w:val="000000"/>
          <w:sz w:val="28"/>
          <w:szCs w:val="28"/>
          <w:lang w:val="en-IN"/>
        </w:rPr>
        <w:t>(180);</w:t>
      </w:r>
    </w:p>
    <w:p w14:paraId="2C26EE94" w14:textId="77777777" w:rsidR="001765E1" w:rsidRDefault="001765E1" w:rsidP="001F1F8F">
      <w:pPr>
        <w:pStyle w:val="ListParagraph"/>
        <w:tabs>
          <w:tab w:val="left" w:pos="1180"/>
          <w:tab w:val="left" w:pos="1181"/>
        </w:tabs>
        <w:ind w:firstLine="0"/>
        <w:rPr>
          <w:rFonts w:ascii="Courier New" w:eastAsiaTheme="minorHAnsi" w:hAnsi="Courier New" w:cs="Courier New"/>
          <w:color w:val="6A3E3E"/>
          <w:sz w:val="28"/>
          <w:szCs w:val="28"/>
          <w:lang w:val="en-IN"/>
        </w:rPr>
      </w:pPr>
    </w:p>
    <w:p w14:paraId="22D8645F" w14:textId="77777777" w:rsidR="001765E1" w:rsidRDefault="001765E1" w:rsidP="001F1F8F">
      <w:pPr>
        <w:pStyle w:val="ListParagraph"/>
        <w:tabs>
          <w:tab w:val="left" w:pos="1180"/>
          <w:tab w:val="left" w:pos="1181"/>
        </w:tabs>
        <w:ind w:firstLine="0"/>
        <w:rPr>
          <w:rFonts w:ascii="Courier New" w:eastAsiaTheme="minorHAnsi" w:hAnsi="Courier New" w:cs="Courier New"/>
          <w:color w:val="6A3E3E"/>
          <w:sz w:val="28"/>
          <w:szCs w:val="28"/>
          <w:lang w:val="en-IN"/>
        </w:rPr>
      </w:pPr>
    </w:p>
    <w:p w14:paraId="0286FE47" w14:textId="6C9B74B0" w:rsidR="005A39BC" w:rsidRDefault="005A39BC" w:rsidP="001F1F8F">
      <w:pPr>
        <w:pStyle w:val="ListParagraph"/>
        <w:tabs>
          <w:tab w:val="left" w:pos="1180"/>
          <w:tab w:val="left" w:pos="1181"/>
        </w:tabs>
        <w:ind w:firstLine="0"/>
        <w:rPr>
          <w:sz w:val="28"/>
          <w:szCs w:val="28"/>
        </w:rPr>
      </w:pPr>
      <w:r>
        <w:rPr>
          <w:rFonts w:ascii="Courier New" w:eastAsiaTheme="minorHAnsi" w:hAnsi="Courier New" w:cs="Courier New"/>
          <w:color w:val="6A3E3E"/>
          <w:sz w:val="28"/>
          <w:szCs w:val="28"/>
          <w:lang w:val="en-IN"/>
        </w:rPr>
        <w:t>E</w:t>
      </w:r>
      <w:r w:rsidRPr="005A39BC">
        <w:rPr>
          <w:sz w:val="28"/>
          <w:szCs w:val="28"/>
        </w:rPr>
        <w:t>.</w:t>
      </w:r>
      <w:r>
        <w:rPr>
          <w:sz w:val="28"/>
          <w:szCs w:val="28"/>
        </w:rPr>
        <w:t>g</w:t>
      </w:r>
      <w:r w:rsidR="001765E1">
        <w:rPr>
          <w:sz w:val="28"/>
          <w:szCs w:val="28"/>
        </w:rPr>
        <w:t>; from logout servlet</w:t>
      </w:r>
    </w:p>
    <w:p w14:paraId="60238076" w14:textId="77777777" w:rsidR="001765E1" w:rsidRDefault="001765E1" w:rsidP="001765E1">
      <w:pPr>
        <w:widowControl/>
        <w:adjustRightInd w:val="0"/>
        <w:rPr>
          <w:rFonts w:ascii="Courier New" w:eastAsiaTheme="minorHAnsi" w:hAnsi="Courier New" w:cs="Courier New"/>
          <w:sz w:val="28"/>
          <w:szCs w:val="28"/>
          <w:lang w:val="en-IN"/>
        </w:rPr>
      </w:pPr>
      <w:r>
        <w:rPr>
          <w:rFonts w:ascii="Courier New" w:eastAsiaTheme="minorHAnsi" w:hAnsi="Courier New" w:cs="Courier New"/>
          <w:color w:val="000000"/>
          <w:sz w:val="28"/>
          <w:szCs w:val="28"/>
          <w:lang w:val="en-IN"/>
        </w:rPr>
        <w:t xml:space="preserve">HttpSession </w:t>
      </w:r>
      <w:r>
        <w:rPr>
          <w:rFonts w:ascii="Courier New" w:eastAsiaTheme="minorHAnsi" w:hAnsi="Courier New" w:cs="Courier New"/>
          <w:color w:val="6A3E3E"/>
          <w:sz w:val="28"/>
          <w:szCs w:val="28"/>
          <w:lang w:val="en-IN"/>
        </w:rPr>
        <w:t>session</w:t>
      </w:r>
      <w:r>
        <w:rPr>
          <w:rFonts w:ascii="Courier New" w:eastAsiaTheme="minorHAnsi" w:hAnsi="Courier New" w:cs="Courier New"/>
          <w:color w:val="000000"/>
          <w:sz w:val="28"/>
          <w:szCs w:val="28"/>
          <w:lang w:val="en-IN"/>
        </w:rPr>
        <w:t xml:space="preserve"> = </w:t>
      </w:r>
      <w:proofErr w:type="gramStart"/>
      <w:r>
        <w:rPr>
          <w:rFonts w:ascii="Courier New" w:eastAsiaTheme="minorHAnsi" w:hAnsi="Courier New" w:cs="Courier New"/>
          <w:color w:val="6A3E3E"/>
          <w:sz w:val="28"/>
          <w:szCs w:val="28"/>
          <w:lang w:val="en-IN"/>
        </w:rPr>
        <w:t>request</w:t>
      </w:r>
      <w:r>
        <w:rPr>
          <w:rFonts w:ascii="Courier New" w:eastAsiaTheme="minorHAnsi" w:hAnsi="Courier New" w:cs="Courier New"/>
          <w:color w:val="000000"/>
          <w:sz w:val="28"/>
          <w:szCs w:val="28"/>
          <w:lang w:val="en-IN"/>
        </w:rPr>
        <w:t>.getSession</w:t>
      </w:r>
      <w:proofErr w:type="gramEnd"/>
      <w:r>
        <w:rPr>
          <w:rFonts w:ascii="Courier New" w:eastAsiaTheme="minorHAnsi" w:hAnsi="Courier New" w:cs="Courier New"/>
          <w:color w:val="000000"/>
          <w:sz w:val="28"/>
          <w:szCs w:val="28"/>
          <w:lang w:val="en-IN"/>
        </w:rPr>
        <w:t>(</w:t>
      </w:r>
      <w:r>
        <w:rPr>
          <w:rFonts w:ascii="Courier New" w:eastAsiaTheme="minorHAnsi" w:hAnsi="Courier New" w:cs="Courier New"/>
          <w:b/>
          <w:bCs/>
          <w:color w:val="7F0055"/>
          <w:sz w:val="28"/>
          <w:szCs w:val="28"/>
          <w:lang w:val="en-IN"/>
        </w:rPr>
        <w:t>false</w:t>
      </w:r>
      <w:r>
        <w:rPr>
          <w:rFonts w:ascii="Courier New" w:eastAsiaTheme="minorHAnsi" w:hAnsi="Courier New" w:cs="Courier New"/>
          <w:color w:val="000000"/>
          <w:sz w:val="28"/>
          <w:szCs w:val="28"/>
          <w:lang w:val="en-IN"/>
        </w:rPr>
        <w:t>);</w:t>
      </w:r>
      <w:r>
        <w:rPr>
          <w:rFonts w:ascii="Courier New" w:eastAsiaTheme="minorHAnsi" w:hAnsi="Courier New" w:cs="Courier New"/>
          <w:color w:val="3F7F5F"/>
          <w:sz w:val="28"/>
          <w:szCs w:val="28"/>
          <w:lang w:val="en-IN"/>
        </w:rPr>
        <w:t>// calls the existing session</w:t>
      </w:r>
    </w:p>
    <w:p w14:paraId="70CF0EF3" w14:textId="2FAA47D7" w:rsidR="001765E1" w:rsidRDefault="001765E1" w:rsidP="001765E1">
      <w:pPr>
        <w:pStyle w:val="ListParagraph"/>
        <w:tabs>
          <w:tab w:val="left" w:pos="1180"/>
          <w:tab w:val="left" w:pos="1181"/>
        </w:tabs>
        <w:ind w:firstLine="0"/>
        <w:rPr>
          <w:rFonts w:ascii="Courier New" w:eastAsiaTheme="minorHAnsi" w:hAnsi="Courier New" w:cs="Courier New"/>
          <w:color w:val="3F7F5F"/>
          <w:sz w:val="28"/>
          <w:szCs w:val="28"/>
          <w:lang w:val="en-IN"/>
        </w:rPr>
      </w:pPr>
      <w:proofErr w:type="gramStart"/>
      <w:r>
        <w:rPr>
          <w:rFonts w:ascii="Courier New" w:eastAsiaTheme="minorHAnsi" w:hAnsi="Courier New" w:cs="Courier New"/>
          <w:color w:val="6A3E3E"/>
          <w:sz w:val="28"/>
          <w:szCs w:val="28"/>
          <w:lang w:val="en-IN"/>
        </w:rPr>
        <w:t>session</w:t>
      </w:r>
      <w:r>
        <w:rPr>
          <w:rFonts w:ascii="Courier New" w:eastAsiaTheme="minorHAnsi" w:hAnsi="Courier New" w:cs="Courier New"/>
          <w:color w:val="000000"/>
          <w:sz w:val="28"/>
          <w:szCs w:val="28"/>
          <w:lang w:val="en-IN"/>
        </w:rPr>
        <w:t>.invalidate</w:t>
      </w:r>
      <w:proofErr w:type="gramEnd"/>
      <w:r>
        <w:rPr>
          <w:rFonts w:ascii="Courier New" w:eastAsiaTheme="minorHAnsi" w:hAnsi="Courier New" w:cs="Courier New"/>
          <w:color w:val="000000"/>
          <w:sz w:val="28"/>
          <w:szCs w:val="28"/>
          <w:lang w:val="en-IN"/>
        </w:rPr>
        <w:t>();</w:t>
      </w:r>
      <w:r>
        <w:rPr>
          <w:rFonts w:ascii="Courier New" w:eastAsiaTheme="minorHAnsi" w:hAnsi="Courier New" w:cs="Courier New"/>
          <w:color w:val="000000"/>
          <w:sz w:val="28"/>
          <w:szCs w:val="28"/>
          <w:lang w:val="en-IN"/>
        </w:rPr>
        <w:tab/>
      </w:r>
      <w:r>
        <w:rPr>
          <w:rFonts w:ascii="Courier New" w:eastAsiaTheme="minorHAnsi" w:hAnsi="Courier New" w:cs="Courier New"/>
          <w:color w:val="3F7F5F"/>
          <w:sz w:val="28"/>
          <w:szCs w:val="28"/>
          <w:lang w:val="en-IN"/>
        </w:rPr>
        <w:t>// destroy session</w:t>
      </w:r>
    </w:p>
    <w:p w14:paraId="40670E2F" w14:textId="2360508A" w:rsidR="00EA1188" w:rsidRPr="00EA1188" w:rsidRDefault="00EA1188" w:rsidP="001765E1">
      <w:pPr>
        <w:pStyle w:val="ListParagraph"/>
        <w:tabs>
          <w:tab w:val="left" w:pos="1180"/>
          <w:tab w:val="left" w:pos="1181"/>
        </w:tabs>
        <w:ind w:firstLine="0"/>
        <w:rPr>
          <w:rFonts w:ascii="Courier New" w:eastAsiaTheme="minorHAnsi" w:hAnsi="Courier New" w:cs="Courier New"/>
          <w:b/>
          <w:bCs/>
          <w:color w:val="6A3E3E"/>
          <w:sz w:val="28"/>
          <w:szCs w:val="28"/>
          <w:lang w:val="en-IN"/>
        </w:rPr>
      </w:pPr>
      <w:r w:rsidRPr="00EA1188">
        <w:rPr>
          <w:rFonts w:ascii="Courier New" w:eastAsiaTheme="minorHAnsi" w:hAnsi="Courier New" w:cs="Courier New"/>
          <w:b/>
          <w:bCs/>
          <w:color w:val="6A3E3E"/>
          <w:sz w:val="28"/>
          <w:szCs w:val="28"/>
          <w:lang w:val="en-IN"/>
        </w:rPr>
        <w:t>other servlets we need to give like</w:t>
      </w:r>
    </w:p>
    <w:p w14:paraId="549D00E9" w14:textId="77777777" w:rsidR="00EA1188" w:rsidRDefault="00EA1188" w:rsidP="00EA1188">
      <w:pPr>
        <w:widowControl/>
        <w:adjustRightInd w:val="0"/>
        <w:rPr>
          <w:rFonts w:ascii="Courier New" w:eastAsiaTheme="minorHAnsi" w:hAnsi="Courier New" w:cs="Courier New"/>
          <w:sz w:val="28"/>
          <w:szCs w:val="28"/>
          <w:lang w:val="en-IN"/>
        </w:rPr>
      </w:pPr>
      <w:r>
        <w:rPr>
          <w:rFonts w:ascii="Courier New" w:eastAsiaTheme="minorHAnsi" w:hAnsi="Courier New" w:cs="Courier New"/>
          <w:color w:val="000000"/>
          <w:sz w:val="28"/>
          <w:szCs w:val="28"/>
          <w:lang w:val="en-IN"/>
        </w:rPr>
        <w:t xml:space="preserve">HttpSession </w:t>
      </w:r>
      <w:r>
        <w:rPr>
          <w:rFonts w:ascii="Courier New" w:eastAsiaTheme="minorHAnsi" w:hAnsi="Courier New" w:cs="Courier New"/>
          <w:color w:val="6A3E3E"/>
          <w:sz w:val="28"/>
          <w:szCs w:val="28"/>
          <w:lang w:val="en-IN"/>
        </w:rPr>
        <w:t>session</w:t>
      </w:r>
      <w:r>
        <w:rPr>
          <w:rFonts w:ascii="Courier New" w:eastAsiaTheme="minorHAnsi" w:hAnsi="Courier New" w:cs="Courier New"/>
          <w:color w:val="000000"/>
          <w:sz w:val="28"/>
          <w:szCs w:val="28"/>
          <w:lang w:val="en-IN"/>
        </w:rPr>
        <w:t xml:space="preserve"> = </w:t>
      </w:r>
      <w:proofErr w:type="gramStart"/>
      <w:r>
        <w:rPr>
          <w:rFonts w:ascii="Courier New" w:eastAsiaTheme="minorHAnsi" w:hAnsi="Courier New" w:cs="Courier New"/>
          <w:color w:val="6A3E3E"/>
          <w:sz w:val="28"/>
          <w:szCs w:val="28"/>
          <w:lang w:val="en-IN"/>
        </w:rPr>
        <w:t>request</w:t>
      </w:r>
      <w:r>
        <w:rPr>
          <w:rFonts w:ascii="Courier New" w:eastAsiaTheme="minorHAnsi" w:hAnsi="Courier New" w:cs="Courier New"/>
          <w:color w:val="000000"/>
          <w:sz w:val="28"/>
          <w:szCs w:val="28"/>
          <w:lang w:val="en-IN"/>
        </w:rPr>
        <w:t>.getSession</w:t>
      </w:r>
      <w:proofErr w:type="gramEnd"/>
      <w:r>
        <w:rPr>
          <w:rFonts w:ascii="Courier New" w:eastAsiaTheme="minorHAnsi" w:hAnsi="Courier New" w:cs="Courier New"/>
          <w:color w:val="000000"/>
          <w:sz w:val="28"/>
          <w:szCs w:val="28"/>
          <w:lang w:val="en-IN"/>
        </w:rPr>
        <w:t>(</w:t>
      </w:r>
      <w:r>
        <w:rPr>
          <w:rFonts w:ascii="Courier New" w:eastAsiaTheme="minorHAnsi" w:hAnsi="Courier New" w:cs="Courier New"/>
          <w:b/>
          <w:bCs/>
          <w:color w:val="7F0055"/>
          <w:sz w:val="28"/>
          <w:szCs w:val="28"/>
          <w:lang w:val="en-IN"/>
        </w:rPr>
        <w:t>false</w:t>
      </w:r>
      <w:r>
        <w:rPr>
          <w:rFonts w:ascii="Courier New" w:eastAsiaTheme="minorHAnsi" w:hAnsi="Courier New" w:cs="Courier New"/>
          <w:color w:val="000000"/>
          <w:sz w:val="28"/>
          <w:szCs w:val="28"/>
          <w:lang w:val="en-IN"/>
        </w:rPr>
        <w:t>);</w:t>
      </w:r>
    </w:p>
    <w:p w14:paraId="7FA93930" w14:textId="2638CBD4" w:rsidR="00EA1188" w:rsidRPr="00961266" w:rsidRDefault="00EA1188" w:rsidP="00EA1188">
      <w:pPr>
        <w:pStyle w:val="ListParagraph"/>
        <w:tabs>
          <w:tab w:val="left" w:pos="1180"/>
          <w:tab w:val="left" w:pos="1181"/>
        </w:tabs>
        <w:ind w:firstLine="0"/>
        <w:rPr>
          <w:sz w:val="28"/>
          <w:szCs w:val="28"/>
        </w:rPr>
      </w:pPr>
      <w:r>
        <w:rPr>
          <w:rFonts w:ascii="Courier New" w:eastAsiaTheme="minorHAnsi" w:hAnsi="Courier New" w:cs="Courier New"/>
          <w:color w:val="000000"/>
          <w:sz w:val="28"/>
          <w:szCs w:val="28"/>
          <w:lang w:val="en-IN"/>
        </w:rPr>
        <w:tab/>
      </w:r>
      <w:r>
        <w:rPr>
          <w:rFonts w:ascii="Courier New" w:eastAsiaTheme="minorHAnsi" w:hAnsi="Courier New" w:cs="Courier New"/>
          <w:color w:val="000000"/>
          <w:sz w:val="28"/>
          <w:szCs w:val="28"/>
          <w:lang w:val="en-IN"/>
        </w:rPr>
        <w:tab/>
      </w:r>
      <w:r>
        <w:rPr>
          <w:rFonts w:ascii="Courier New" w:eastAsiaTheme="minorHAnsi" w:hAnsi="Courier New" w:cs="Courier New"/>
          <w:b/>
          <w:bCs/>
          <w:color w:val="7F0055"/>
          <w:sz w:val="28"/>
          <w:szCs w:val="28"/>
          <w:lang w:val="en-IN"/>
        </w:rPr>
        <w:t>if</w:t>
      </w:r>
      <w:r>
        <w:rPr>
          <w:rFonts w:ascii="Courier New" w:eastAsiaTheme="minorHAnsi" w:hAnsi="Courier New" w:cs="Courier New"/>
          <w:color w:val="000000"/>
          <w:sz w:val="28"/>
          <w:szCs w:val="28"/>
          <w:lang w:val="en-IN"/>
        </w:rPr>
        <w:t xml:space="preserve"> (</w:t>
      </w:r>
      <w:proofErr w:type="gramStart"/>
      <w:r>
        <w:rPr>
          <w:rFonts w:ascii="Courier New" w:eastAsiaTheme="minorHAnsi" w:hAnsi="Courier New" w:cs="Courier New"/>
          <w:color w:val="6A3E3E"/>
          <w:sz w:val="28"/>
          <w:szCs w:val="28"/>
          <w:lang w:val="en-IN"/>
        </w:rPr>
        <w:t>session</w:t>
      </w:r>
      <w:r>
        <w:rPr>
          <w:rFonts w:ascii="Courier New" w:eastAsiaTheme="minorHAnsi" w:hAnsi="Courier New" w:cs="Courier New"/>
          <w:color w:val="000000"/>
          <w:sz w:val="28"/>
          <w:szCs w:val="28"/>
          <w:lang w:val="en-IN"/>
        </w:rPr>
        <w:t>.getAttribute</w:t>
      </w:r>
      <w:proofErr w:type="gramEnd"/>
      <w:r>
        <w:rPr>
          <w:rFonts w:ascii="Courier New" w:eastAsiaTheme="minorHAnsi" w:hAnsi="Courier New" w:cs="Courier New"/>
          <w:color w:val="000000"/>
          <w:sz w:val="28"/>
          <w:szCs w:val="28"/>
          <w:lang w:val="en-IN"/>
        </w:rPr>
        <w:t>(</w:t>
      </w:r>
      <w:r>
        <w:rPr>
          <w:rFonts w:ascii="Courier New" w:eastAsiaTheme="minorHAnsi" w:hAnsi="Courier New" w:cs="Courier New"/>
          <w:color w:val="2A00FF"/>
          <w:sz w:val="28"/>
          <w:szCs w:val="28"/>
          <w:lang w:val="en-IN"/>
        </w:rPr>
        <w:t>"email"</w:t>
      </w:r>
      <w:r>
        <w:rPr>
          <w:rFonts w:ascii="Courier New" w:eastAsiaTheme="minorHAnsi" w:hAnsi="Courier New" w:cs="Courier New"/>
          <w:color w:val="000000"/>
          <w:sz w:val="28"/>
          <w:szCs w:val="28"/>
          <w:lang w:val="en-IN"/>
        </w:rPr>
        <w:t xml:space="preserve">) != </w:t>
      </w:r>
      <w:r>
        <w:rPr>
          <w:rFonts w:ascii="Courier New" w:eastAsiaTheme="minorHAnsi" w:hAnsi="Courier New" w:cs="Courier New"/>
          <w:b/>
          <w:bCs/>
          <w:color w:val="7F0055"/>
          <w:sz w:val="28"/>
          <w:szCs w:val="28"/>
          <w:lang w:val="en-IN"/>
        </w:rPr>
        <w:t>null</w:t>
      </w:r>
      <w:r>
        <w:rPr>
          <w:rFonts w:ascii="Courier New" w:eastAsiaTheme="minorHAnsi" w:hAnsi="Courier New" w:cs="Courier New"/>
          <w:color w:val="000000"/>
          <w:sz w:val="28"/>
          <w:szCs w:val="28"/>
          <w:lang w:val="en-IN"/>
        </w:rPr>
        <w:t>)</w:t>
      </w:r>
    </w:p>
    <w:p w14:paraId="7E3D77BA" w14:textId="4995415C" w:rsidR="00594048" w:rsidRDefault="00CF0667">
      <w:pPr>
        <w:pStyle w:val="ListParagraph"/>
        <w:numPr>
          <w:ilvl w:val="0"/>
          <w:numId w:val="1"/>
        </w:numPr>
        <w:tabs>
          <w:tab w:val="left" w:pos="1180"/>
          <w:tab w:val="left" w:pos="1181"/>
        </w:tabs>
        <w:ind w:hanging="1081"/>
        <w:rPr>
          <w:sz w:val="28"/>
        </w:rPr>
      </w:pPr>
      <w:r>
        <w:rPr>
          <w:sz w:val="28"/>
        </w:rPr>
        <w:t>Explain about</w:t>
      </w:r>
      <w:r>
        <w:rPr>
          <w:spacing w:val="-2"/>
          <w:sz w:val="28"/>
        </w:rPr>
        <w:t xml:space="preserve"> </w:t>
      </w:r>
      <w:r>
        <w:rPr>
          <w:sz w:val="28"/>
        </w:rPr>
        <w:t>JSP</w:t>
      </w:r>
      <w:r>
        <w:rPr>
          <w:spacing w:val="-3"/>
          <w:sz w:val="28"/>
        </w:rPr>
        <w:t xml:space="preserve"> </w:t>
      </w:r>
      <w:proofErr w:type="gramStart"/>
      <w:r>
        <w:rPr>
          <w:sz w:val="28"/>
        </w:rPr>
        <w:t>tags</w:t>
      </w:r>
      <w:r>
        <w:rPr>
          <w:spacing w:val="-2"/>
          <w:sz w:val="28"/>
        </w:rPr>
        <w:t xml:space="preserve"> </w:t>
      </w:r>
      <w:r>
        <w:rPr>
          <w:sz w:val="28"/>
        </w:rPr>
        <w:t>?</w:t>
      </w:r>
      <w:proofErr w:type="gramEnd"/>
    </w:p>
    <w:p w14:paraId="60FD3B29" w14:textId="77777777" w:rsidR="0085285A" w:rsidRPr="00BD3159" w:rsidRDefault="0085285A" w:rsidP="0085285A">
      <w:pPr>
        <w:pStyle w:val="ListParagraph"/>
        <w:tabs>
          <w:tab w:val="left" w:pos="1180"/>
          <w:tab w:val="left" w:pos="1181"/>
        </w:tabs>
        <w:spacing w:before="26"/>
        <w:ind w:firstLine="0"/>
        <w:rPr>
          <w:sz w:val="28"/>
        </w:rPr>
      </w:pPr>
      <w:r w:rsidRPr="00BD3159">
        <w:rPr>
          <w:b/>
          <w:bCs/>
          <w:color w:val="FF0000"/>
          <w:sz w:val="28"/>
        </w:rPr>
        <w:t>Jsp:</w:t>
      </w:r>
      <w:r w:rsidRPr="00BD3159">
        <w:rPr>
          <w:color w:val="FF0000"/>
          <w:sz w:val="28"/>
        </w:rPr>
        <w:t xml:space="preserve"> </w:t>
      </w:r>
      <w:r>
        <w:rPr>
          <w:sz w:val="28"/>
        </w:rPr>
        <w:t xml:space="preserve">(Jakarta server page) jsp is a collection of technologies that help software developers create dynamically generated webpages based on </w:t>
      </w:r>
      <w:proofErr w:type="gramStart"/>
      <w:r>
        <w:rPr>
          <w:sz w:val="28"/>
        </w:rPr>
        <w:t>html,xml</w:t>
      </w:r>
      <w:proofErr w:type="gramEnd"/>
      <w:r>
        <w:rPr>
          <w:sz w:val="28"/>
        </w:rPr>
        <w:t xml:space="preserve">,soap or other document type. Along with the html code we can also insert partial java code in it and this will help us to do the development in a much easier manner.in order </w:t>
      </w:r>
      <w:proofErr w:type="gramStart"/>
      <w:r>
        <w:rPr>
          <w:sz w:val="28"/>
        </w:rPr>
        <w:t>too</w:t>
      </w:r>
      <w:proofErr w:type="gramEnd"/>
      <w:r>
        <w:rPr>
          <w:sz w:val="28"/>
        </w:rPr>
        <w:t xml:space="preserve"> write java code we use something called as jsp tags.</w:t>
      </w:r>
    </w:p>
    <w:p w14:paraId="7DF9534A" w14:textId="77777777" w:rsidR="0085285A" w:rsidRDefault="0085285A" w:rsidP="0085285A">
      <w:pPr>
        <w:pStyle w:val="ListParagraph"/>
        <w:tabs>
          <w:tab w:val="left" w:pos="1180"/>
          <w:tab w:val="left" w:pos="1181"/>
        </w:tabs>
        <w:ind w:firstLine="0"/>
        <w:rPr>
          <w:sz w:val="28"/>
        </w:rPr>
      </w:pPr>
    </w:p>
    <w:p w14:paraId="74A3D3B0" w14:textId="5B1D1425" w:rsidR="008F3711" w:rsidRPr="008F3711" w:rsidRDefault="008F3711" w:rsidP="008F3711">
      <w:pPr>
        <w:widowControl/>
        <w:shd w:val="clear" w:color="auto" w:fill="FFFFFF"/>
        <w:autoSpaceDE/>
        <w:autoSpaceDN/>
        <w:spacing w:before="100" w:beforeAutospacing="1" w:after="100" w:afterAutospacing="1"/>
        <w:jc w:val="both"/>
        <w:rPr>
          <w:rFonts w:ascii="Segoe UI" w:eastAsia="Times New Roman" w:hAnsi="Segoe UI" w:cs="Segoe UI"/>
          <w:color w:val="333333"/>
          <w:sz w:val="24"/>
          <w:szCs w:val="24"/>
          <w:lang w:val="en-IN" w:eastAsia="en-IN"/>
        </w:rPr>
      </w:pPr>
      <w:r>
        <w:rPr>
          <w:rFonts w:ascii="Segoe UI" w:eastAsia="Times New Roman" w:hAnsi="Segoe UI" w:cs="Segoe UI"/>
          <w:color w:val="333333"/>
          <w:sz w:val="24"/>
          <w:szCs w:val="24"/>
          <w:lang w:val="en-IN" w:eastAsia="en-IN"/>
        </w:rPr>
        <w:t>T</w:t>
      </w:r>
      <w:r w:rsidRPr="008F3711">
        <w:rPr>
          <w:rFonts w:ascii="Segoe UI" w:eastAsia="Times New Roman" w:hAnsi="Segoe UI" w:cs="Segoe UI"/>
          <w:color w:val="333333"/>
          <w:sz w:val="24"/>
          <w:szCs w:val="24"/>
          <w:lang w:val="en-IN" w:eastAsia="en-IN"/>
        </w:rPr>
        <w:t xml:space="preserve">he scripting elements provides the ability to insert java code inside the jsp. </w:t>
      </w:r>
    </w:p>
    <w:p w14:paraId="36D22BED" w14:textId="0ED3ECA4" w:rsidR="002F0656" w:rsidRDefault="008F3711" w:rsidP="002F0656">
      <w:pPr>
        <w:pStyle w:val="NormalWeb"/>
        <w:shd w:val="clear" w:color="auto" w:fill="FFFFFF"/>
        <w:jc w:val="both"/>
        <w:rPr>
          <w:rFonts w:ascii="Segoe UI" w:hAnsi="Segoe UI" w:cs="Segoe UI"/>
          <w:color w:val="333333"/>
        </w:rPr>
      </w:pPr>
      <w:r w:rsidRPr="008F3711">
        <w:rPr>
          <w:rFonts w:ascii="Segoe UI" w:hAnsi="Segoe UI" w:cs="Segoe UI"/>
          <w:b/>
          <w:bCs/>
          <w:color w:val="FF0000"/>
        </w:rPr>
        <w:t xml:space="preserve">scriptlet </w:t>
      </w:r>
      <w:proofErr w:type="gramStart"/>
      <w:r w:rsidRPr="008F3711">
        <w:rPr>
          <w:rFonts w:ascii="Segoe UI" w:hAnsi="Segoe UI" w:cs="Segoe UI"/>
          <w:b/>
          <w:bCs/>
          <w:color w:val="FF0000"/>
        </w:rPr>
        <w:t>tag</w:t>
      </w:r>
      <w:r w:rsidRPr="003C448C">
        <w:rPr>
          <w:rFonts w:ascii="Segoe UI" w:hAnsi="Segoe UI" w:cs="Segoe UI"/>
          <w:b/>
          <w:bCs/>
          <w:color w:val="FF0000"/>
        </w:rPr>
        <w:t>:</w:t>
      </w:r>
      <w:r w:rsidR="002F0656">
        <w:rPr>
          <w:rFonts w:ascii="Segoe UI" w:hAnsi="Segoe UI" w:cs="Segoe UI"/>
          <w:color w:val="000000"/>
        </w:rPr>
        <w:t>A</w:t>
      </w:r>
      <w:proofErr w:type="gramEnd"/>
      <w:r w:rsidR="002F0656" w:rsidRPr="002F0656">
        <w:rPr>
          <w:rFonts w:ascii="Segoe UI" w:hAnsi="Segoe UI" w:cs="Segoe UI"/>
          <w:color w:val="333333"/>
        </w:rPr>
        <w:t xml:space="preserve"> </w:t>
      </w:r>
      <w:r w:rsidR="002F0656">
        <w:rPr>
          <w:rFonts w:ascii="Segoe UI" w:hAnsi="Segoe UI" w:cs="Segoe UI"/>
          <w:color w:val="333333"/>
        </w:rPr>
        <w:t xml:space="preserve"> scriptlet tag is used to execute java source code in JSP.in scriptlet tag we can not develop a method and we can not use the access specifiers. </w:t>
      </w:r>
    </w:p>
    <w:p w14:paraId="4AF1ADEF" w14:textId="77777777" w:rsidR="002F0656" w:rsidRDefault="002F0656" w:rsidP="002F0656">
      <w:pPr>
        <w:pStyle w:val="NormalWeb"/>
        <w:shd w:val="clear" w:color="auto" w:fill="FFFFFF"/>
        <w:jc w:val="both"/>
        <w:rPr>
          <w:rFonts w:ascii="Segoe UI" w:hAnsi="Segoe UI" w:cs="Segoe UI"/>
          <w:color w:val="000000"/>
          <w:bdr w:val="none" w:sz="0" w:space="0" w:color="auto" w:frame="1"/>
        </w:rPr>
      </w:pPr>
      <w:r>
        <w:rPr>
          <w:rFonts w:ascii="Segoe UI" w:hAnsi="Segoe UI" w:cs="Segoe UI"/>
          <w:color w:val="333333"/>
        </w:rPr>
        <w:t>Syntax is as follows:</w:t>
      </w:r>
      <w:r>
        <w:rPr>
          <w:rFonts w:ascii="Segoe UI" w:hAnsi="Segoe UI" w:cs="Segoe UI"/>
          <w:color w:val="000000"/>
          <w:bdr w:val="none" w:sz="0" w:space="0" w:color="auto" w:frame="1"/>
        </w:rPr>
        <w:t>&lt;</w:t>
      </w:r>
      <w:proofErr w:type="gramStart"/>
      <w:r>
        <w:rPr>
          <w:rFonts w:ascii="Segoe UI" w:hAnsi="Segoe UI" w:cs="Segoe UI"/>
          <w:color w:val="000000"/>
          <w:bdr w:val="none" w:sz="0" w:space="0" w:color="auto" w:frame="1"/>
        </w:rPr>
        <w:t>%  java</w:t>
      </w:r>
      <w:proofErr w:type="gramEnd"/>
      <w:r>
        <w:rPr>
          <w:rFonts w:ascii="Segoe UI" w:hAnsi="Segoe UI" w:cs="Segoe UI"/>
          <w:color w:val="000000"/>
          <w:bdr w:val="none" w:sz="0" w:space="0" w:color="auto" w:frame="1"/>
        </w:rPr>
        <w:t> source code %&gt;</w:t>
      </w:r>
    </w:p>
    <w:p w14:paraId="42057B6A" w14:textId="3C8A3AC4" w:rsidR="008F3711" w:rsidRDefault="008F3711" w:rsidP="002F0656">
      <w:pPr>
        <w:pStyle w:val="NormalWeb"/>
        <w:shd w:val="clear" w:color="auto" w:fill="FFFFFF"/>
        <w:jc w:val="both"/>
        <w:rPr>
          <w:rFonts w:ascii="Segoe UI" w:hAnsi="Segoe UI" w:cs="Segoe UI"/>
          <w:color w:val="000000"/>
        </w:rPr>
      </w:pPr>
      <w:r w:rsidRPr="008F3711">
        <w:rPr>
          <w:rFonts w:ascii="Segoe UI" w:hAnsi="Segoe UI" w:cs="Segoe UI"/>
          <w:b/>
          <w:bCs/>
          <w:color w:val="FF0000"/>
        </w:rPr>
        <w:t xml:space="preserve">expression </w:t>
      </w:r>
      <w:proofErr w:type="gramStart"/>
      <w:r w:rsidRPr="008F3711">
        <w:rPr>
          <w:rFonts w:ascii="Segoe UI" w:hAnsi="Segoe UI" w:cs="Segoe UI"/>
          <w:b/>
          <w:bCs/>
          <w:color w:val="FF0000"/>
        </w:rPr>
        <w:t>tag</w:t>
      </w:r>
      <w:r w:rsidR="002F0656">
        <w:rPr>
          <w:rFonts w:ascii="Segoe UI" w:hAnsi="Segoe UI" w:cs="Segoe UI"/>
          <w:color w:val="000000"/>
        </w:rPr>
        <w:t>:A</w:t>
      </w:r>
      <w:proofErr w:type="gramEnd"/>
      <w:r w:rsidR="002F0656">
        <w:rPr>
          <w:rFonts w:ascii="Segoe UI" w:hAnsi="Segoe UI" w:cs="Segoe UI"/>
          <w:color w:val="000000"/>
        </w:rPr>
        <w:t xml:space="preserve"> expression tag are used to print the output on the web page.in expression tag we can not write more than one statement .do not </w:t>
      </w:r>
      <w:r w:rsidR="006958D6">
        <w:rPr>
          <w:rFonts w:ascii="Segoe UI" w:hAnsi="Segoe UI" w:cs="Segoe UI"/>
          <w:color w:val="000000"/>
        </w:rPr>
        <w:t>end your statement with semicolon while using expression tags.</w:t>
      </w:r>
    </w:p>
    <w:p w14:paraId="523FCB1C" w14:textId="19B426FF" w:rsidR="006958D6" w:rsidRPr="006958D6" w:rsidRDefault="006958D6" w:rsidP="006958D6">
      <w:pPr>
        <w:jc w:val="both"/>
        <w:rPr>
          <w:color w:val="333333"/>
        </w:rPr>
      </w:pPr>
      <w:r w:rsidRPr="006958D6">
        <w:rPr>
          <w:rFonts w:ascii="Helvetica" w:hAnsi="Helvetica" w:cs="Helvetica"/>
          <w:sz w:val="24"/>
          <w:szCs w:val="24"/>
        </w:rPr>
        <w:t>Syntax of JSP expression tag</w:t>
      </w:r>
      <w:r>
        <w:rPr>
          <w:rFonts w:ascii="Helvetica" w:hAnsi="Helvetica" w:cs="Helvetica"/>
          <w:b/>
          <w:bCs/>
          <w:color w:val="610B4B"/>
          <w:sz w:val="32"/>
          <w:szCs w:val="32"/>
        </w:rPr>
        <w:t>:</w:t>
      </w:r>
      <w:r w:rsidRPr="006958D6">
        <w:rPr>
          <w:rStyle w:val="tag"/>
          <w:rFonts w:ascii="Segoe UI" w:hAnsi="Segoe UI" w:cs="Segoe UI"/>
          <w:b/>
          <w:bCs/>
          <w:color w:val="006699"/>
          <w:bdr w:val="none" w:sz="0" w:space="0" w:color="auto" w:frame="1"/>
        </w:rPr>
        <w:t xml:space="preserve"> </w:t>
      </w: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  statement</w:t>
      </w:r>
      <w:proofErr w:type="gram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75C59BD" w14:textId="44F63294" w:rsidR="008F3711" w:rsidRDefault="008F3711" w:rsidP="006958D6">
      <w:pPr>
        <w:widowControl/>
        <w:shd w:val="clear" w:color="auto" w:fill="FFFFFF"/>
        <w:autoSpaceDE/>
        <w:autoSpaceDN/>
        <w:spacing w:before="60" w:after="100" w:afterAutospacing="1" w:line="375" w:lineRule="atLeast"/>
        <w:jc w:val="both"/>
        <w:rPr>
          <w:rFonts w:ascii="Segoe UI" w:eastAsia="Times New Roman" w:hAnsi="Segoe UI" w:cs="Segoe UI"/>
          <w:color w:val="000000"/>
          <w:sz w:val="24"/>
          <w:szCs w:val="24"/>
          <w:lang w:val="en-IN" w:eastAsia="en-IN"/>
        </w:rPr>
      </w:pPr>
      <w:r w:rsidRPr="008F3711">
        <w:rPr>
          <w:rFonts w:ascii="Segoe UI" w:eastAsia="Times New Roman" w:hAnsi="Segoe UI" w:cs="Segoe UI"/>
          <w:b/>
          <w:bCs/>
          <w:color w:val="FF0000"/>
          <w:sz w:val="24"/>
          <w:szCs w:val="24"/>
          <w:lang w:val="en-IN" w:eastAsia="en-IN"/>
        </w:rPr>
        <w:t xml:space="preserve">declaration </w:t>
      </w:r>
      <w:proofErr w:type="gramStart"/>
      <w:r w:rsidRPr="008F3711">
        <w:rPr>
          <w:rFonts w:ascii="Segoe UI" w:eastAsia="Times New Roman" w:hAnsi="Segoe UI" w:cs="Segoe UI"/>
          <w:b/>
          <w:bCs/>
          <w:color w:val="FF0000"/>
          <w:sz w:val="24"/>
          <w:szCs w:val="24"/>
          <w:lang w:val="en-IN" w:eastAsia="en-IN"/>
        </w:rPr>
        <w:t>tag</w:t>
      </w:r>
      <w:r w:rsidR="006958D6">
        <w:rPr>
          <w:rFonts w:ascii="Segoe UI" w:eastAsia="Times New Roman" w:hAnsi="Segoe UI" w:cs="Segoe UI"/>
          <w:color w:val="000000"/>
          <w:sz w:val="24"/>
          <w:szCs w:val="24"/>
          <w:lang w:val="en-IN" w:eastAsia="en-IN"/>
        </w:rPr>
        <w:t>:if</w:t>
      </w:r>
      <w:proofErr w:type="gramEnd"/>
      <w:r w:rsidR="006958D6">
        <w:rPr>
          <w:rFonts w:ascii="Segoe UI" w:eastAsia="Times New Roman" w:hAnsi="Segoe UI" w:cs="Segoe UI"/>
          <w:color w:val="000000"/>
          <w:sz w:val="24"/>
          <w:szCs w:val="24"/>
          <w:lang w:val="en-IN" w:eastAsia="en-IN"/>
        </w:rPr>
        <w:t xml:space="preserve"> we want to develop the methods </w:t>
      </w:r>
      <w:r w:rsidR="0085285A">
        <w:rPr>
          <w:rFonts w:ascii="Segoe UI" w:eastAsia="Times New Roman" w:hAnsi="Segoe UI" w:cs="Segoe UI"/>
          <w:color w:val="000000"/>
          <w:sz w:val="24"/>
          <w:szCs w:val="24"/>
          <w:lang w:val="en-IN" w:eastAsia="en-IN"/>
        </w:rPr>
        <w:t xml:space="preserve">and </w:t>
      </w:r>
      <w:r w:rsidR="006958D6">
        <w:rPr>
          <w:rFonts w:ascii="Segoe UI" w:eastAsia="Times New Roman" w:hAnsi="Segoe UI" w:cs="Segoe UI"/>
          <w:color w:val="000000"/>
          <w:sz w:val="24"/>
          <w:szCs w:val="24"/>
          <w:lang w:val="en-IN" w:eastAsia="en-IN"/>
        </w:rPr>
        <w:t>if we want to use the access specifiers we use declaration tag.in declaration tag we can not use impl</w:t>
      </w:r>
      <w:r w:rsidR="003C448C">
        <w:rPr>
          <w:rFonts w:ascii="Segoe UI" w:eastAsia="Times New Roman" w:hAnsi="Segoe UI" w:cs="Segoe UI"/>
          <w:color w:val="000000"/>
          <w:sz w:val="24"/>
          <w:szCs w:val="24"/>
          <w:lang w:val="en-IN" w:eastAsia="en-IN"/>
        </w:rPr>
        <w:t>icit objects in it.the implicit objects in jsp are out,request,response,session,config,application,pagecontext,page,exception.</w:t>
      </w:r>
    </w:p>
    <w:p w14:paraId="1CF8B138" w14:textId="7AE5594E" w:rsidR="003C448C" w:rsidRPr="003C448C" w:rsidRDefault="003C448C" w:rsidP="003C448C">
      <w:pPr>
        <w:widowControl/>
        <w:autoSpaceDE/>
        <w:autoSpaceDN/>
        <w:textAlignment w:val="baseline"/>
        <w:rPr>
          <w:rFonts w:ascii="Poppins" w:eastAsia="Times New Roman" w:hAnsi="Poppins" w:cs="Poppins"/>
          <w:color w:val="FFFFFF"/>
          <w:sz w:val="20"/>
          <w:szCs w:val="20"/>
          <w:lang w:val="en-IN" w:eastAsia="en-IN"/>
        </w:rPr>
      </w:pPr>
      <w:r w:rsidRPr="003C448C">
        <w:rPr>
          <w:rFonts w:ascii="Segoe UI" w:eastAsia="Times New Roman" w:hAnsi="Segoe UI" w:cs="Segoe UI"/>
          <w:color w:val="333333"/>
          <w:sz w:val="24"/>
          <w:szCs w:val="24"/>
          <w:lang w:val="en-IN" w:eastAsia="en-IN"/>
        </w:rPr>
        <w:t>The syntax of the declaration tag is as follows:</w:t>
      </w:r>
      <w:r w:rsidRPr="003C448C">
        <w:rPr>
          <w:rFonts w:ascii="Poppins" w:eastAsia="Times New Roman" w:hAnsi="Poppins" w:cs="Poppins"/>
          <w:color w:val="FFFFFF"/>
          <w:sz w:val="20"/>
          <w:szCs w:val="20"/>
          <w:lang w:val="en-IN" w:eastAsia="en-IN"/>
        </w:rPr>
        <w:t xml:space="preserve"> Hello</w:t>
      </w:r>
      <w:r w:rsidRPr="003C448C">
        <w:rPr>
          <w:rFonts w:ascii="Segoe UI" w:eastAsia="Times New Roman" w:hAnsi="Segoe UI" w:cs="Segoe UI"/>
          <w:b/>
          <w:bCs/>
          <w:color w:val="006699"/>
          <w:sz w:val="24"/>
          <w:szCs w:val="24"/>
          <w:bdr w:val="none" w:sz="0" w:space="0" w:color="auto" w:frame="1"/>
          <w:lang w:val="en-IN" w:eastAsia="en-IN"/>
        </w:rPr>
        <w:t>&lt;</w:t>
      </w:r>
      <w:r w:rsidRPr="003C448C">
        <w:rPr>
          <w:rFonts w:ascii="Segoe UI" w:eastAsia="Times New Roman" w:hAnsi="Segoe UI" w:cs="Segoe UI"/>
          <w:color w:val="000000"/>
          <w:sz w:val="24"/>
          <w:szCs w:val="24"/>
          <w:bdr w:val="none" w:sz="0" w:space="0" w:color="auto" w:frame="1"/>
          <w:lang w:val="en-IN" w:eastAsia="en-IN"/>
        </w:rPr>
        <w:t>%!  field or method decl</w:t>
      </w:r>
      <w:r>
        <w:rPr>
          <w:rFonts w:ascii="Segoe UI" w:eastAsia="Times New Roman" w:hAnsi="Segoe UI" w:cs="Segoe UI"/>
          <w:color w:val="000000"/>
          <w:sz w:val="24"/>
          <w:szCs w:val="24"/>
          <w:bdr w:val="none" w:sz="0" w:space="0" w:color="auto" w:frame="1"/>
          <w:lang w:val="en-IN" w:eastAsia="en-IN"/>
        </w:rPr>
        <w:t>aration%&gt;</w:t>
      </w:r>
    </w:p>
    <w:p w14:paraId="0D7F0020" w14:textId="77777777" w:rsidR="003C448C" w:rsidRPr="008F3711" w:rsidRDefault="003C448C" w:rsidP="006958D6">
      <w:pPr>
        <w:widowControl/>
        <w:shd w:val="clear" w:color="auto" w:fill="FFFFFF"/>
        <w:autoSpaceDE/>
        <w:autoSpaceDN/>
        <w:spacing w:before="60" w:after="100" w:afterAutospacing="1" w:line="375" w:lineRule="atLeast"/>
        <w:jc w:val="both"/>
        <w:rPr>
          <w:rFonts w:ascii="Segoe UI" w:eastAsia="Times New Roman" w:hAnsi="Segoe UI" w:cs="Segoe UI"/>
          <w:color w:val="000000"/>
          <w:sz w:val="24"/>
          <w:szCs w:val="24"/>
          <w:lang w:val="en-IN" w:eastAsia="en-IN"/>
        </w:rPr>
      </w:pPr>
    </w:p>
    <w:p w14:paraId="5131C421" w14:textId="4DF0AE9D" w:rsidR="009D182F" w:rsidRDefault="009D182F" w:rsidP="00F333C7">
      <w:pPr>
        <w:pStyle w:val="Heading3"/>
        <w:shd w:val="clear" w:color="auto" w:fill="FFFFFF"/>
        <w:spacing w:line="312" w:lineRule="atLeast"/>
        <w:jc w:val="both"/>
        <w:rPr>
          <w:rFonts w:ascii="Segoe UI" w:hAnsi="Segoe UI" w:cs="Segoe UI"/>
          <w:color w:val="000000"/>
        </w:rPr>
      </w:pPr>
      <w:r w:rsidRPr="009D182F">
        <w:rPr>
          <w:rFonts w:ascii="Segoe UI" w:hAnsi="Segoe UI" w:cs="Segoe UI"/>
          <w:b/>
          <w:bCs/>
          <w:color w:val="FF0000"/>
          <w:shd w:val="clear" w:color="auto" w:fill="FFFFFF"/>
        </w:rPr>
        <w:t xml:space="preserve">Directive </w:t>
      </w:r>
      <w:proofErr w:type="gramStart"/>
      <w:r w:rsidRPr="009D182F">
        <w:rPr>
          <w:rFonts w:ascii="Segoe UI" w:hAnsi="Segoe UI" w:cs="Segoe UI"/>
          <w:b/>
          <w:bCs/>
          <w:color w:val="FF0000"/>
          <w:shd w:val="clear" w:color="auto" w:fill="FFFFFF"/>
        </w:rPr>
        <w:t>tag:</w:t>
      </w:r>
      <w:r>
        <w:rPr>
          <w:rFonts w:ascii="Segoe UI" w:hAnsi="Segoe UI" w:cs="Segoe UI"/>
          <w:color w:val="333333"/>
          <w:shd w:val="clear" w:color="auto" w:fill="FFFFFF"/>
        </w:rPr>
        <w:t>The</w:t>
      </w:r>
      <w:proofErr w:type="gramEnd"/>
      <w:r>
        <w:rPr>
          <w:rFonts w:ascii="Segoe UI" w:hAnsi="Segoe UI" w:cs="Segoe UI"/>
          <w:color w:val="333333"/>
          <w:shd w:val="clear" w:color="auto" w:fill="FFFFFF"/>
        </w:rPr>
        <w:t> </w:t>
      </w:r>
      <w:r>
        <w:rPr>
          <w:rFonts w:ascii="Segoe UI" w:hAnsi="Segoe UI" w:cs="Segoe UI"/>
          <w:b/>
          <w:bCs/>
          <w:color w:val="333333"/>
          <w:shd w:val="clear" w:color="auto" w:fill="FFFFFF"/>
        </w:rPr>
        <w:t>jsp directives</w:t>
      </w:r>
      <w:r>
        <w:rPr>
          <w:rFonts w:ascii="Segoe UI" w:hAnsi="Segoe UI" w:cs="Segoe UI"/>
          <w:color w:val="333333"/>
          <w:shd w:val="clear" w:color="auto" w:fill="FFFFFF"/>
        </w:rPr>
        <w:t> are messages that tells the web container how to translate a JSP page into the corresponding servlet.</w:t>
      </w:r>
      <w:r w:rsidRPr="009D182F">
        <w:rPr>
          <w:rFonts w:ascii="Helvetica" w:hAnsi="Helvetica" w:cs="Helvetica"/>
          <w:b/>
          <w:bCs/>
          <w:color w:val="610B4B"/>
          <w:sz w:val="26"/>
          <w:szCs w:val="26"/>
        </w:rPr>
        <w:t xml:space="preserve"> </w:t>
      </w:r>
    </w:p>
    <w:p w14:paraId="37FD25E0" w14:textId="7D3E12A2" w:rsidR="008F3711" w:rsidRDefault="008F3711" w:rsidP="003C448C">
      <w:pPr>
        <w:tabs>
          <w:tab w:val="left" w:pos="1180"/>
          <w:tab w:val="left" w:pos="1181"/>
        </w:tabs>
        <w:rPr>
          <w:rFonts w:ascii="Segoe UI" w:hAnsi="Segoe UI" w:cs="Segoe UI"/>
          <w:color w:val="333333"/>
          <w:shd w:val="clear" w:color="auto" w:fill="FFFFFF"/>
        </w:rPr>
      </w:pPr>
    </w:p>
    <w:p w14:paraId="2B0D1C6F" w14:textId="301D8B5D" w:rsidR="009D182F" w:rsidRPr="00F333C7" w:rsidRDefault="009D182F" w:rsidP="009D182F">
      <w:pPr>
        <w:pStyle w:val="Heading3"/>
        <w:shd w:val="clear" w:color="auto" w:fill="FFFFFF"/>
        <w:spacing w:line="312" w:lineRule="atLeast"/>
        <w:jc w:val="both"/>
        <w:rPr>
          <w:rFonts w:ascii="Helvetica" w:eastAsia="Times New Roman" w:hAnsi="Helvetica" w:cs="Helvetica"/>
          <w:color w:val="610B38"/>
        </w:rPr>
      </w:pPr>
      <w:r w:rsidRPr="00F333C7">
        <w:rPr>
          <w:rFonts w:ascii="Helvetica" w:hAnsi="Helvetica" w:cs="Helvetica"/>
          <w:b/>
          <w:bCs/>
          <w:color w:val="610B38"/>
        </w:rPr>
        <w:lastRenderedPageBreak/>
        <w:t>JSP page directive</w:t>
      </w:r>
    </w:p>
    <w:p w14:paraId="103C7642" w14:textId="7E190214" w:rsidR="00F333C7" w:rsidRPr="00F333C7" w:rsidRDefault="009D182F" w:rsidP="00F333C7">
      <w:pPr>
        <w:pStyle w:val="Heading3"/>
        <w:shd w:val="clear" w:color="auto" w:fill="FFFFFF"/>
        <w:spacing w:line="312" w:lineRule="atLeast"/>
        <w:jc w:val="both"/>
        <w:rPr>
          <w:rFonts w:ascii="Helvetica" w:eastAsia="Times New Roman" w:hAnsi="Helvetica" w:cs="Helvetica"/>
          <w:color w:val="610B4B"/>
          <w:sz w:val="26"/>
          <w:szCs w:val="26"/>
        </w:rPr>
      </w:pPr>
      <w:r>
        <w:rPr>
          <w:rFonts w:ascii="Segoe UI" w:hAnsi="Segoe UI" w:cs="Segoe UI"/>
          <w:color w:val="333333"/>
        </w:rPr>
        <w:t xml:space="preserve">The page directive defines attributes that apply to an entire JSP </w:t>
      </w:r>
      <w:proofErr w:type="gramStart"/>
      <w:r>
        <w:rPr>
          <w:rFonts w:ascii="Segoe UI" w:hAnsi="Segoe UI" w:cs="Segoe UI"/>
          <w:color w:val="333333"/>
        </w:rPr>
        <w:t>page.(</w:t>
      </w:r>
      <w:proofErr w:type="gramEnd"/>
      <w:r w:rsidR="00F333C7" w:rsidRPr="00F333C7">
        <w:rPr>
          <w:rFonts w:ascii="Helvetica" w:hAnsi="Helvetica" w:cs="Helvetica"/>
          <w:b/>
          <w:bCs/>
          <w:color w:val="610B4B"/>
          <w:sz w:val="22"/>
          <w:szCs w:val="22"/>
        </w:rPr>
        <w:t xml:space="preserve"> </w:t>
      </w:r>
      <w:r w:rsidR="00F333C7" w:rsidRPr="00F333C7">
        <w:rPr>
          <w:rFonts w:ascii="Helvetica" w:hAnsi="Helvetica" w:cs="Helvetica"/>
          <w:color w:val="auto"/>
          <w:sz w:val="22"/>
          <w:szCs w:val="22"/>
        </w:rPr>
        <w:t>Attributes of JSPpagedirective</w:t>
      </w:r>
      <w:r w:rsidR="00F333C7">
        <w:rPr>
          <w:rFonts w:ascii="Helvetica" w:hAnsi="Helvetica" w:cs="Helvetica"/>
          <w:b/>
          <w:bCs/>
          <w:color w:val="610B4B"/>
          <w:sz w:val="26"/>
          <w:szCs w:val="26"/>
        </w:rPr>
        <w:t>:</w:t>
      </w:r>
      <w:r w:rsidR="00F333C7">
        <w:rPr>
          <w:rFonts w:ascii="Segoe UI" w:hAnsi="Segoe UI" w:cs="Segoe UI"/>
          <w:color w:val="000000"/>
        </w:rPr>
        <w:t>import,contentType,extends,info,buffer,language,isELIgnored,isThreadSafeautoFlush,session,pageEncoding,errorPage,isErrorPage.)</w:t>
      </w:r>
    </w:p>
    <w:p w14:paraId="34EF48B1" w14:textId="1C9D930E" w:rsidR="00F333C7" w:rsidRDefault="009D182F" w:rsidP="00F333C7">
      <w:pPr>
        <w:pStyle w:val="Heading3"/>
        <w:shd w:val="clear" w:color="auto" w:fill="FFFFFF"/>
        <w:spacing w:line="312" w:lineRule="atLeast"/>
        <w:jc w:val="both"/>
        <w:rPr>
          <w:rFonts w:ascii="Segoe UI" w:hAnsi="Segoe UI" w:cs="Segoe UI"/>
          <w:color w:val="000000"/>
          <w:bdr w:val="none" w:sz="0" w:space="0" w:color="auto" w:frame="1"/>
        </w:rPr>
      </w:pPr>
      <w:r w:rsidRPr="00F333C7">
        <w:rPr>
          <w:rFonts w:ascii="Helvetica" w:hAnsi="Helvetica" w:cs="Helvetica"/>
          <w:color w:val="610B4B"/>
          <w:sz w:val="22"/>
          <w:szCs w:val="22"/>
        </w:rPr>
        <w:t>Syntax of JSP page directive</w:t>
      </w:r>
      <w:r>
        <w:rPr>
          <w:rFonts w:ascii="Segoe UI" w:hAnsi="Segoe UI" w:cs="Segoe UI"/>
          <w:color w:val="000000"/>
          <w:bdr w:val="none" w:sz="0" w:space="0" w:color="auto" w:frame="1"/>
        </w:rPr>
        <w:t>&lt;%@ page attribute=</w:t>
      </w:r>
      <w:r>
        <w:rPr>
          <w:rStyle w:val="string"/>
          <w:rFonts w:ascii="Segoe UI" w:hAnsi="Segoe UI" w:cs="Segoe UI"/>
          <w:color w:val="0000FF"/>
          <w:bdr w:val="none" w:sz="0" w:space="0" w:color="auto" w:frame="1"/>
        </w:rPr>
        <w:t>"value"</w:t>
      </w:r>
      <w:r>
        <w:rPr>
          <w:rFonts w:ascii="Segoe UI" w:hAnsi="Segoe UI" w:cs="Segoe UI"/>
          <w:color w:val="000000"/>
          <w:bdr w:val="none" w:sz="0" w:space="0" w:color="auto" w:frame="1"/>
        </w:rPr>
        <w:t> %&gt; </w:t>
      </w:r>
    </w:p>
    <w:p w14:paraId="4C3B7F6F" w14:textId="77777777" w:rsidR="00F333C7" w:rsidRPr="00F333C7" w:rsidRDefault="00F333C7" w:rsidP="00F333C7">
      <w:pPr>
        <w:pStyle w:val="Heading1"/>
        <w:shd w:val="clear" w:color="auto" w:fill="FFFFFF"/>
        <w:spacing w:before="75" w:line="312" w:lineRule="atLeast"/>
        <w:ind w:left="0"/>
        <w:jc w:val="both"/>
        <w:rPr>
          <w:rFonts w:ascii="Helvetica" w:eastAsia="Times New Roman" w:hAnsi="Helvetica" w:cs="Helvetica"/>
          <w:b w:val="0"/>
          <w:bCs w:val="0"/>
          <w:color w:val="610B38"/>
          <w:sz w:val="24"/>
          <w:szCs w:val="24"/>
        </w:rPr>
      </w:pPr>
      <w:r w:rsidRPr="00F333C7">
        <w:rPr>
          <w:rFonts w:ascii="Helvetica" w:hAnsi="Helvetica" w:cs="Helvetica"/>
          <w:b w:val="0"/>
          <w:bCs w:val="0"/>
          <w:color w:val="610B38"/>
          <w:sz w:val="24"/>
          <w:szCs w:val="24"/>
        </w:rPr>
        <w:t>Jsp Include Directive</w:t>
      </w:r>
    </w:p>
    <w:p w14:paraId="641F3A61" w14:textId="72FD7A82" w:rsidR="00F333C7" w:rsidRDefault="00F333C7" w:rsidP="00F333C7">
      <w:pPr>
        <w:rPr>
          <w:rFonts w:ascii="Segoe UI" w:hAnsi="Segoe UI" w:cs="Segoe UI"/>
          <w:color w:val="333333"/>
          <w:shd w:val="clear" w:color="auto" w:fill="FFFFFF"/>
        </w:rPr>
      </w:pPr>
      <w:r>
        <w:rPr>
          <w:rFonts w:ascii="Segoe UI" w:hAnsi="Segoe UI" w:cs="Segoe UI"/>
          <w:color w:val="333333"/>
          <w:shd w:val="clear" w:color="auto" w:fill="FFFFFF"/>
        </w:rPr>
        <w:t>The include directive is used to include the contents of any resource it may be jsp file, html file or text file. The include directive includes the original content of the included resource at page translation time (the jsp page is translated only once so it will be better to include static resource).</w:t>
      </w:r>
    </w:p>
    <w:p w14:paraId="61236769" w14:textId="234DB883" w:rsidR="000648A7" w:rsidRPr="000648A7" w:rsidRDefault="000648A7" w:rsidP="000648A7">
      <w:pPr>
        <w:pStyle w:val="Heading3"/>
        <w:shd w:val="clear" w:color="auto" w:fill="FFFFFF"/>
        <w:spacing w:line="312" w:lineRule="atLeast"/>
        <w:jc w:val="both"/>
        <w:rPr>
          <w:rFonts w:ascii="Helvetica" w:eastAsia="Times New Roman" w:hAnsi="Helvetica" w:cs="Helvetica"/>
          <w:color w:val="610B4B"/>
          <w:sz w:val="26"/>
          <w:szCs w:val="26"/>
        </w:rPr>
      </w:pPr>
      <w:r w:rsidRPr="000648A7">
        <w:rPr>
          <w:rFonts w:ascii="Helvetica" w:hAnsi="Helvetica" w:cs="Helvetica"/>
          <w:color w:val="auto"/>
          <w:sz w:val="20"/>
          <w:szCs w:val="20"/>
        </w:rPr>
        <w:t>Syntax of include directive</w:t>
      </w:r>
      <w:r>
        <w:rPr>
          <w:rFonts w:ascii="Segoe UI" w:hAnsi="Segoe UI" w:cs="Segoe UI"/>
          <w:color w:val="000000"/>
          <w:bdr w:val="none" w:sz="0" w:space="0" w:color="auto" w:frame="1"/>
        </w:rPr>
        <w:t>&lt;%@ include file=</w:t>
      </w:r>
      <w:r>
        <w:rPr>
          <w:rStyle w:val="string"/>
          <w:rFonts w:ascii="Segoe UI" w:hAnsi="Segoe UI" w:cs="Segoe UI"/>
          <w:color w:val="0000FF"/>
          <w:bdr w:val="none" w:sz="0" w:space="0" w:color="auto" w:frame="1"/>
        </w:rPr>
        <w:t>"resourceName"</w:t>
      </w:r>
      <w:r>
        <w:rPr>
          <w:rFonts w:ascii="Segoe UI" w:hAnsi="Segoe UI" w:cs="Segoe UI"/>
          <w:color w:val="000000"/>
          <w:bdr w:val="none" w:sz="0" w:space="0" w:color="auto" w:frame="1"/>
        </w:rPr>
        <w:t> %&gt;</w:t>
      </w:r>
    </w:p>
    <w:p w14:paraId="0151C57E" w14:textId="77777777" w:rsidR="000648A7" w:rsidRPr="00F333C7" w:rsidRDefault="000648A7" w:rsidP="00F333C7"/>
    <w:p w14:paraId="7AACE5E2" w14:textId="77777777" w:rsidR="000648A7" w:rsidRDefault="000648A7" w:rsidP="000648A7">
      <w:pPr>
        <w:pStyle w:val="Heading1"/>
        <w:shd w:val="clear" w:color="auto" w:fill="FFFFFF"/>
        <w:spacing w:before="75" w:line="312" w:lineRule="atLeast"/>
        <w:ind w:left="0"/>
        <w:jc w:val="both"/>
        <w:rPr>
          <w:rFonts w:ascii="Helvetica" w:hAnsi="Helvetica" w:cs="Helvetica"/>
          <w:b w:val="0"/>
          <w:bCs w:val="0"/>
          <w:color w:val="610B38"/>
          <w:sz w:val="24"/>
          <w:szCs w:val="24"/>
        </w:rPr>
      </w:pPr>
      <w:r w:rsidRPr="000648A7">
        <w:rPr>
          <w:rFonts w:ascii="Helvetica" w:hAnsi="Helvetica" w:cs="Helvetica"/>
          <w:b w:val="0"/>
          <w:bCs w:val="0"/>
          <w:color w:val="610B38"/>
          <w:sz w:val="24"/>
          <w:szCs w:val="24"/>
        </w:rPr>
        <w:t>JSP Taglib directive</w:t>
      </w:r>
    </w:p>
    <w:p w14:paraId="5AF88BC9" w14:textId="2D5D986A" w:rsidR="000648A7" w:rsidRPr="000648A7" w:rsidRDefault="000648A7" w:rsidP="000648A7">
      <w:pPr>
        <w:pStyle w:val="Heading1"/>
        <w:shd w:val="clear" w:color="auto" w:fill="FFFFFF"/>
        <w:spacing w:before="75" w:line="312" w:lineRule="atLeast"/>
        <w:ind w:left="0"/>
        <w:jc w:val="both"/>
        <w:rPr>
          <w:rFonts w:ascii="Helvetica" w:eastAsia="Times New Roman" w:hAnsi="Helvetica" w:cs="Helvetica"/>
          <w:b w:val="0"/>
          <w:bCs w:val="0"/>
          <w:sz w:val="20"/>
          <w:szCs w:val="20"/>
          <w:u w:val="none"/>
        </w:rPr>
      </w:pPr>
      <w:r w:rsidRPr="000648A7">
        <w:rPr>
          <w:rFonts w:ascii="Segoe UI" w:hAnsi="Segoe UI" w:cs="Segoe UI"/>
          <w:b w:val="0"/>
          <w:bCs w:val="0"/>
          <w:color w:val="333333"/>
          <w:sz w:val="24"/>
          <w:szCs w:val="24"/>
          <w:u w:val="none"/>
        </w:rPr>
        <w:t xml:space="preserve">The JSP taglib directive is used to define a tag library that defines many tags. We use the TLD (Tag Library Descriptor) file to define the tags. In the custom tag </w:t>
      </w:r>
      <w:proofErr w:type="gramStart"/>
      <w:r w:rsidRPr="000648A7">
        <w:rPr>
          <w:rFonts w:ascii="Segoe UI" w:hAnsi="Segoe UI" w:cs="Segoe UI"/>
          <w:b w:val="0"/>
          <w:bCs w:val="0"/>
          <w:color w:val="333333"/>
          <w:sz w:val="24"/>
          <w:szCs w:val="24"/>
          <w:u w:val="none"/>
        </w:rPr>
        <w:t>section</w:t>
      </w:r>
      <w:proofErr w:type="gramEnd"/>
      <w:r w:rsidRPr="000648A7">
        <w:rPr>
          <w:rFonts w:ascii="Segoe UI" w:hAnsi="Segoe UI" w:cs="Segoe UI"/>
          <w:b w:val="0"/>
          <w:bCs w:val="0"/>
          <w:color w:val="333333"/>
          <w:sz w:val="24"/>
          <w:szCs w:val="24"/>
          <w:u w:val="none"/>
        </w:rPr>
        <w:t xml:space="preserve"> we will use this tag so it will be better </w:t>
      </w:r>
      <w:r w:rsidRPr="000648A7">
        <w:rPr>
          <w:rFonts w:ascii="Segoe UI" w:hAnsi="Segoe UI" w:cs="Segoe UI"/>
          <w:b w:val="0"/>
          <w:bCs w:val="0"/>
          <w:sz w:val="20"/>
          <w:szCs w:val="20"/>
          <w:u w:val="none"/>
        </w:rPr>
        <w:t>to learn it in custom tag.</w:t>
      </w:r>
    </w:p>
    <w:p w14:paraId="6F75B084" w14:textId="77777777" w:rsidR="000648A7" w:rsidRDefault="000648A7" w:rsidP="000648A7">
      <w:pPr>
        <w:pStyle w:val="Heading4"/>
        <w:shd w:val="clear" w:color="auto" w:fill="FFFFFF"/>
        <w:jc w:val="both"/>
        <w:rPr>
          <w:rFonts w:ascii="Helvetica" w:hAnsi="Helvetica" w:cs="Helvetica"/>
          <w:b/>
          <w:bCs/>
          <w:color w:val="610B4B"/>
          <w:sz w:val="26"/>
          <w:szCs w:val="26"/>
        </w:rPr>
      </w:pPr>
      <w:r w:rsidRPr="000648A7">
        <w:rPr>
          <w:rFonts w:ascii="Helvetica" w:hAnsi="Helvetica" w:cs="Helvetica"/>
          <w:b/>
          <w:bCs/>
          <w:color w:val="auto"/>
          <w:sz w:val="20"/>
          <w:szCs w:val="20"/>
        </w:rPr>
        <w:t>Syntax JSP Taglib directive</w:t>
      </w:r>
    </w:p>
    <w:p w14:paraId="7E96FF79" w14:textId="19A5247E" w:rsidR="000648A7" w:rsidRPr="000648A7" w:rsidRDefault="000648A7" w:rsidP="000648A7">
      <w:pPr>
        <w:pStyle w:val="Heading4"/>
        <w:shd w:val="clear" w:color="auto" w:fill="FFFFFF"/>
        <w:jc w:val="both"/>
        <w:rPr>
          <w:rFonts w:ascii="Helvetica" w:hAnsi="Helvetica" w:cs="Helvetica"/>
          <w:color w:val="610B4B"/>
          <w:sz w:val="26"/>
          <w:szCs w:val="26"/>
        </w:rPr>
      </w:pPr>
      <w:r>
        <w:rPr>
          <w:rFonts w:ascii="Segoe UI" w:hAnsi="Segoe UI" w:cs="Segoe UI"/>
          <w:color w:val="000000"/>
          <w:bdr w:val="none" w:sz="0" w:space="0" w:color="auto" w:frame="1"/>
        </w:rPr>
        <w:t>&lt;%@ taglib uri=</w:t>
      </w:r>
      <w:r>
        <w:rPr>
          <w:rStyle w:val="string"/>
          <w:rFonts w:ascii="Segoe UI" w:hAnsi="Segoe UI" w:cs="Segoe UI"/>
          <w:color w:val="0000FF"/>
          <w:bdr w:val="none" w:sz="0" w:space="0" w:color="auto" w:frame="1"/>
        </w:rPr>
        <w:t>"uriofthetaglibrary"</w:t>
      </w:r>
      <w:r>
        <w:rPr>
          <w:rFonts w:ascii="Segoe UI" w:hAnsi="Segoe UI" w:cs="Segoe UI"/>
          <w:color w:val="000000"/>
          <w:bdr w:val="none" w:sz="0" w:space="0" w:color="auto" w:frame="1"/>
        </w:rPr>
        <w:t> prefix=</w:t>
      </w:r>
      <w:r>
        <w:rPr>
          <w:rStyle w:val="string"/>
          <w:rFonts w:ascii="Segoe UI" w:hAnsi="Segoe UI" w:cs="Segoe UI"/>
          <w:color w:val="0000FF"/>
          <w:bdr w:val="none" w:sz="0" w:space="0" w:color="auto" w:frame="1"/>
        </w:rPr>
        <w:t>"prefixoftaglibrary"</w:t>
      </w:r>
      <w:r>
        <w:rPr>
          <w:rFonts w:ascii="Segoe UI" w:hAnsi="Segoe UI" w:cs="Segoe UI"/>
          <w:color w:val="000000"/>
          <w:bdr w:val="none" w:sz="0" w:space="0" w:color="auto" w:frame="1"/>
        </w:rPr>
        <w:t> %&gt;</w:t>
      </w:r>
    </w:p>
    <w:p w14:paraId="7D2AB171" w14:textId="01D3CB3C" w:rsidR="009D182F" w:rsidRPr="00F333C7" w:rsidRDefault="009D182F" w:rsidP="00F333C7">
      <w:pPr>
        <w:pStyle w:val="Heading3"/>
        <w:shd w:val="clear" w:color="auto" w:fill="FFFFFF"/>
        <w:spacing w:line="312" w:lineRule="atLeast"/>
        <w:jc w:val="both"/>
        <w:rPr>
          <w:rFonts w:ascii="Helvetica" w:hAnsi="Helvetica" w:cs="Helvetica"/>
          <w:color w:val="610B4B"/>
          <w:sz w:val="26"/>
          <w:szCs w:val="26"/>
        </w:rPr>
      </w:pPr>
    </w:p>
    <w:p w14:paraId="76D2CE7A" w14:textId="69E638E1" w:rsidR="009D182F" w:rsidRPr="003C448C" w:rsidRDefault="009D182F" w:rsidP="003C448C">
      <w:pPr>
        <w:tabs>
          <w:tab w:val="left" w:pos="1180"/>
          <w:tab w:val="left" w:pos="1181"/>
        </w:tabs>
        <w:rPr>
          <w:sz w:val="28"/>
        </w:rPr>
      </w:pPr>
    </w:p>
    <w:p w14:paraId="172707AB" w14:textId="2DA08DD6" w:rsidR="00594048" w:rsidRDefault="00CF0667">
      <w:pPr>
        <w:pStyle w:val="ListParagraph"/>
        <w:numPr>
          <w:ilvl w:val="0"/>
          <w:numId w:val="1"/>
        </w:numPr>
        <w:tabs>
          <w:tab w:val="left" w:pos="1180"/>
          <w:tab w:val="left" w:pos="1181"/>
        </w:tabs>
        <w:spacing w:before="25"/>
        <w:ind w:hanging="1081"/>
        <w:rPr>
          <w:sz w:val="28"/>
        </w:rPr>
      </w:pPr>
      <w:r>
        <w:rPr>
          <w:sz w:val="28"/>
        </w:rPr>
        <w:t>Explain</w:t>
      </w:r>
      <w:r>
        <w:rPr>
          <w:spacing w:val="-1"/>
          <w:sz w:val="28"/>
        </w:rPr>
        <w:t xml:space="preserve"> </w:t>
      </w:r>
      <w:r>
        <w:rPr>
          <w:sz w:val="28"/>
        </w:rPr>
        <w:t>about</w:t>
      </w:r>
      <w:r>
        <w:rPr>
          <w:spacing w:val="-2"/>
          <w:sz w:val="28"/>
        </w:rPr>
        <w:t xml:space="preserve"> </w:t>
      </w:r>
      <w:r>
        <w:rPr>
          <w:sz w:val="28"/>
        </w:rPr>
        <w:t>MVC</w:t>
      </w:r>
      <w:r>
        <w:rPr>
          <w:spacing w:val="-1"/>
          <w:sz w:val="28"/>
        </w:rPr>
        <w:t xml:space="preserve"> </w:t>
      </w:r>
      <w:proofErr w:type="gramStart"/>
      <w:r>
        <w:rPr>
          <w:sz w:val="28"/>
        </w:rPr>
        <w:t>architecture</w:t>
      </w:r>
      <w:r>
        <w:rPr>
          <w:spacing w:val="-3"/>
          <w:sz w:val="28"/>
        </w:rPr>
        <w:t xml:space="preserve"> </w:t>
      </w:r>
      <w:r>
        <w:rPr>
          <w:sz w:val="28"/>
        </w:rPr>
        <w:t>?</w:t>
      </w:r>
      <w:proofErr w:type="gramEnd"/>
    </w:p>
    <w:p w14:paraId="036E1EE4" w14:textId="44210FAA" w:rsidR="00837E3E" w:rsidRDefault="00837E3E" w:rsidP="00837E3E">
      <w:pPr>
        <w:pStyle w:val="ListParagraph"/>
        <w:tabs>
          <w:tab w:val="left" w:pos="1180"/>
          <w:tab w:val="left" w:pos="1181"/>
        </w:tabs>
        <w:spacing w:before="25"/>
        <w:ind w:firstLine="0"/>
        <w:rPr>
          <w:sz w:val="28"/>
        </w:rPr>
      </w:pPr>
      <w:r>
        <w:rPr>
          <w:sz w:val="28"/>
        </w:rPr>
        <w:t>Here we are dividing the application into 3layed application.</w:t>
      </w:r>
    </w:p>
    <w:p w14:paraId="4F551F28" w14:textId="75357DAE" w:rsidR="00AB4FFC" w:rsidRDefault="00837E3E" w:rsidP="00AB4FFC">
      <w:pPr>
        <w:pStyle w:val="ListParagraph"/>
        <w:tabs>
          <w:tab w:val="left" w:pos="1180"/>
          <w:tab w:val="left" w:pos="1181"/>
        </w:tabs>
        <w:spacing w:before="25"/>
        <w:ind w:firstLine="0"/>
        <w:rPr>
          <w:sz w:val="28"/>
        </w:rPr>
      </w:pPr>
      <w:proofErr w:type="gramStart"/>
      <w:r>
        <w:rPr>
          <w:sz w:val="28"/>
        </w:rPr>
        <w:t>MODEL,VIEW</w:t>
      </w:r>
      <w:proofErr w:type="gramEnd"/>
      <w:r>
        <w:rPr>
          <w:sz w:val="28"/>
        </w:rPr>
        <w:t>,CONTROLLER</w:t>
      </w:r>
    </w:p>
    <w:p w14:paraId="20237B11" w14:textId="405E0243" w:rsidR="00837E3E" w:rsidRDefault="00837E3E" w:rsidP="00467FB4">
      <w:pPr>
        <w:pStyle w:val="ListParagraph"/>
        <w:numPr>
          <w:ilvl w:val="0"/>
          <w:numId w:val="11"/>
        </w:numPr>
        <w:tabs>
          <w:tab w:val="left" w:pos="1180"/>
          <w:tab w:val="left" w:pos="1181"/>
        </w:tabs>
        <w:spacing w:before="25"/>
        <w:rPr>
          <w:sz w:val="28"/>
        </w:rPr>
      </w:pPr>
      <w:r>
        <w:rPr>
          <w:sz w:val="28"/>
        </w:rPr>
        <w:t xml:space="preserve">All the </w:t>
      </w:r>
      <w:proofErr w:type="gramStart"/>
      <w:r>
        <w:rPr>
          <w:sz w:val="28"/>
        </w:rPr>
        <w:t>front end</w:t>
      </w:r>
      <w:proofErr w:type="gramEnd"/>
      <w:r>
        <w:rPr>
          <w:sz w:val="28"/>
        </w:rPr>
        <w:t xml:space="preserve"> code like html/jsp is develop in the view layer of the application.</w:t>
      </w:r>
    </w:p>
    <w:p w14:paraId="718998B5" w14:textId="13EFD245" w:rsidR="00837E3E" w:rsidRDefault="00837E3E" w:rsidP="00467FB4">
      <w:pPr>
        <w:pStyle w:val="ListParagraph"/>
        <w:numPr>
          <w:ilvl w:val="0"/>
          <w:numId w:val="11"/>
        </w:numPr>
        <w:tabs>
          <w:tab w:val="left" w:pos="1180"/>
          <w:tab w:val="left" w:pos="1181"/>
        </w:tabs>
        <w:spacing w:before="25"/>
        <w:rPr>
          <w:sz w:val="28"/>
        </w:rPr>
      </w:pPr>
      <w:r>
        <w:rPr>
          <w:sz w:val="28"/>
        </w:rPr>
        <w:t xml:space="preserve">Controller layer is responsible to interact with the view layer receive the input and futher passes on those inputs to the model layer and also takes the output from the model layer and gives it to the </w:t>
      </w:r>
      <w:proofErr w:type="gramStart"/>
      <w:r>
        <w:rPr>
          <w:sz w:val="28"/>
        </w:rPr>
        <w:t>view.usually</w:t>
      </w:r>
      <w:proofErr w:type="gramEnd"/>
      <w:r>
        <w:rPr>
          <w:sz w:val="28"/>
        </w:rPr>
        <w:t xml:space="preserve"> we use servlets to built controller layer .</w:t>
      </w:r>
    </w:p>
    <w:p w14:paraId="72625AAF" w14:textId="2B781215" w:rsidR="00837E3E" w:rsidRDefault="00B458FA" w:rsidP="00467FB4">
      <w:pPr>
        <w:pStyle w:val="ListParagraph"/>
        <w:numPr>
          <w:ilvl w:val="0"/>
          <w:numId w:val="11"/>
        </w:numPr>
        <w:tabs>
          <w:tab w:val="left" w:pos="1180"/>
          <w:tab w:val="left" w:pos="1181"/>
        </w:tabs>
        <w:spacing w:before="25"/>
        <w:rPr>
          <w:sz w:val="28"/>
        </w:rPr>
      </w:pPr>
      <w:r>
        <w:rPr>
          <w:sz w:val="28"/>
        </w:rPr>
        <w:t>In model layer all the logical implementation or database operations are performed.</w:t>
      </w:r>
    </w:p>
    <w:p w14:paraId="385A8247" w14:textId="77777777" w:rsidR="006A17C9" w:rsidRDefault="006A17C9" w:rsidP="006A17C9">
      <w:pPr>
        <w:pStyle w:val="ListParagraph"/>
        <w:tabs>
          <w:tab w:val="left" w:pos="1180"/>
          <w:tab w:val="left" w:pos="1181"/>
        </w:tabs>
        <w:spacing w:before="25"/>
        <w:ind w:left="1900" w:firstLine="0"/>
        <w:rPr>
          <w:sz w:val="28"/>
        </w:rPr>
      </w:pPr>
    </w:p>
    <w:p w14:paraId="4F5DF094" w14:textId="08578ED6" w:rsidR="00594048" w:rsidRDefault="00CF0667">
      <w:pPr>
        <w:pStyle w:val="ListParagraph"/>
        <w:numPr>
          <w:ilvl w:val="0"/>
          <w:numId w:val="1"/>
        </w:numPr>
        <w:tabs>
          <w:tab w:val="left" w:pos="1180"/>
          <w:tab w:val="left" w:pos="1181"/>
        </w:tabs>
        <w:spacing w:before="29"/>
        <w:ind w:hanging="1081"/>
        <w:rPr>
          <w:sz w:val="28"/>
        </w:rPr>
      </w:pPr>
      <w:r>
        <w:rPr>
          <w:sz w:val="28"/>
        </w:rPr>
        <w:t>Write</w:t>
      </w:r>
      <w:r>
        <w:rPr>
          <w:spacing w:val="-3"/>
          <w:sz w:val="28"/>
        </w:rPr>
        <w:t xml:space="preserve"> </w:t>
      </w:r>
      <w:r>
        <w:rPr>
          <w:sz w:val="28"/>
        </w:rPr>
        <w:t>a</w:t>
      </w:r>
      <w:r>
        <w:rPr>
          <w:spacing w:val="-2"/>
          <w:sz w:val="28"/>
        </w:rPr>
        <w:t xml:space="preserve"> </w:t>
      </w:r>
      <w:r>
        <w:rPr>
          <w:sz w:val="28"/>
        </w:rPr>
        <w:t>logic</w:t>
      </w:r>
      <w:r>
        <w:rPr>
          <w:spacing w:val="-1"/>
          <w:sz w:val="28"/>
        </w:rPr>
        <w:t xml:space="preserve"> </w:t>
      </w:r>
      <w:r>
        <w:rPr>
          <w:sz w:val="28"/>
        </w:rPr>
        <w:t>for</w:t>
      </w:r>
      <w:r>
        <w:rPr>
          <w:spacing w:val="-1"/>
          <w:sz w:val="28"/>
        </w:rPr>
        <w:t xml:space="preserve"> </w:t>
      </w:r>
      <w:r>
        <w:rPr>
          <w:sz w:val="28"/>
        </w:rPr>
        <w:t>JDBS</w:t>
      </w:r>
      <w:r>
        <w:rPr>
          <w:spacing w:val="-3"/>
          <w:sz w:val="28"/>
        </w:rPr>
        <w:t xml:space="preserve"> </w:t>
      </w:r>
      <w:proofErr w:type="gramStart"/>
      <w:r>
        <w:rPr>
          <w:sz w:val="28"/>
        </w:rPr>
        <w:t>connection</w:t>
      </w:r>
      <w:r>
        <w:rPr>
          <w:spacing w:val="61"/>
          <w:sz w:val="28"/>
        </w:rPr>
        <w:t xml:space="preserve"> </w:t>
      </w:r>
      <w:r>
        <w:rPr>
          <w:sz w:val="28"/>
        </w:rPr>
        <w:t>?</w:t>
      </w:r>
      <w:proofErr w:type="gramEnd"/>
    </w:p>
    <w:p w14:paraId="220F578C" w14:textId="59B017A3" w:rsidR="00D341D0" w:rsidRDefault="00065B5A" w:rsidP="00D341D0">
      <w:pPr>
        <w:pStyle w:val="ListParagraph"/>
        <w:tabs>
          <w:tab w:val="left" w:pos="1180"/>
          <w:tab w:val="left" w:pos="1181"/>
        </w:tabs>
        <w:spacing w:before="29"/>
        <w:ind w:firstLine="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JDBC is an </w:t>
      </w:r>
      <w:hyperlink r:id="rId45" w:history="1">
        <w:r>
          <w:rPr>
            <w:rStyle w:val="Hyperlink"/>
            <w:rFonts w:ascii="Arial" w:hAnsi="Arial" w:cs="Arial"/>
            <w:spacing w:val="2"/>
            <w:sz w:val="26"/>
            <w:szCs w:val="26"/>
            <w:bdr w:val="none" w:sz="0" w:space="0" w:color="auto" w:frame="1"/>
            <w:shd w:val="clear" w:color="auto" w:fill="FFFFFF"/>
          </w:rPr>
          <w:t>Application Programming Interface</w:t>
        </w:r>
      </w:hyperlink>
      <w:r>
        <w:rPr>
          <w:rFonts w:ascii="Arial" w:hAnsi="Arial" w:cs="Arial"/>
          <w:color w:val="273239"/>
          <w:spacing w:val="2"/>
          <w:sz w:val="26"/>
          <w:szCs w:val="26"/>
          <w:shd w:val="clear" w:color="auto" w:fill="FFFFFF"/>
        </w:rPr>
        <w:t> for Java which connects a Java application with a database to perform </w:t>
      </w:r>
      <w:r>
        <w:rPr>
          <w:rStyle w:val="Strong"/>
          <w:rFonts w:ascii="Arial" w:hAnsi="Arial" w:cs="Arial"/>
          <w:color w:val="273239"/>
          <w:spacing w:val="2"/>
          <w:sz w:val="26"/>
          <w:szCs w:val="26"/>
          <w:bdr w:val="none" w:sz="0" w:space="0" w:color="auto" w:frame="1"/>
          <w:shd w:val="clear" w:color="auto" w:fill="FFFFFF"/>
        </w:rPr>
        <w:t>CRUD</w:t>
      </w:r>
      <w:r>
        <w:rPr>
          <w:rFonts w:ascii="Arial" w:hAnsi="Arial" w:cs="Arial"/>
          <w:color w:val="273239"/>
          <w:spacing w:val="2"/>
          <w:sz w:val="26"/>
          <w:szCs w:val="26"/>
          <w:shd w:val="clear" w:color="auto" w:fill="FFFFFF"/>
        </w:rPr>
        <w:t> operations.</w:t>
      </w:r>
    </w:p>
    <w:p w14:paraId="5387A1FA" w14:textId="65584D69" w:rsidR="00065B5A" w:rsidRDefault="000C65ED" w:rsidP="00D341D0">
      <w:pPr>
        <w:pStyle w:val="ListParagraph"/>
        <w:tabs>
          <w:tab w:val="left" w:pos="1180"/>
          <w:tab w:val="left" w:pos="1181"/>
        </w:tabs>
        <w:spacing w:before="29"/>
        <w:ind w:firstLine="0"/>
        <w:rPr>
          <w:sz w:val="28"/>
        </w:rPr>
      </w:pPr>
      <w:r>
        <w:rPr>
          <w:rFonts w:ascii="Arial" w:hAnsi="Arial" w:cs="Arial"/>
          <w:color w:val="273239"/>
          <w:spacing w:val="2"/>
          <w:sz w:val="26"/>
          <w:szCs w:val="26"/>
          <w:shd w:val="clear" w:color="auto" w:fill="FFFFFF"/>
        </w:rPr>
        <w:t>Connection con=DriverManager.getConnection(“</w:t>
      </w:r>
      <w:proofErr w:type="gramStart"/>
      <w:r>
        <w:rPr>
          <w:rFonts w:ascii="Arial" w:hAnsi="Arial" w:cs="Arial"/>
          <w:color w:val="273239"/>
          <w:spacing w:val="2"/>
          <w:sz w:val="26"/>
          <w:szCs w:val="26"/>
          <w:shd w:val="clear" w:color="auto" w:fill="FFFFFF"/>
        </w:rPr>
        <w:t>jdbc:mysql://localhost:3306/db</w:t>
      </w:r>
      <w:proofErr w:type="gramEnd"/>
      <w:r>
        <w:rPr>
          <w:rFonts w:ascii="Arial" w:hAnsi="Arial" w:cs="Arial"/>
          <w:color w:val="273239"/>
          <w:spacing w:val="2"/>
          <w:sz w:val="26"/>
          <w:szCs w:val="26"/>
          <w:shd w:val="clear" w:color="auto" w:fill="FFFFFF"/>
        </w:rPr>
        <w:t xml:space="preserve"> name”,”username”,”password”);</w:t>
      </w:r>
    </w:p>
    <w:p w14:paraId="08A446AE" w14:textId="77777777" w:rsidR="00B458FA" w:rsidRDefault="00B458FA" w:rsidP="00B458FA">
      <w:pPr>
        <w:pStyle w:val="ListParagraph"/>
        <w:tabs>
          <w:tab w:val="left" w:pos="1180"/>
          <w:tab w:val="left" w:pos="1181"/>
        </w:tabs>
        <w:spacing w:before="29"/>
        <w:ind w:firstLine="0"/>
        <w:rPr>
          <w:sz w:val="28"/>
        </w:rPr>
      </w:pPr>
    </w:p>
    <w:p w14:paraId="61E34637" w14:textId="573DCF5A" w:rsidR="00594048" w:rsidRDefault="00CF0667">
      <w:pPr>
        <w:pStyle w:val="ListParagraph"/>
        <w:numPr>
          <w:ilvl w:val="0"/>
          <w:numId w:val="1"/>
        </w:numPr>
        <w:tabs>
          <w:tab w:val="left" w:pos="1180"/>
          <w:tab w:val="left" w:pos="1181"/>
        </w:tabs>
        <w:ind w:hanging="1081"/>
        <w:rPr>
          <w:sz w:val="28"/>
        </w:rPr>
      </w:pPr>
      <w:r>
        <w:rPr>
          <w:sz w:val="28"/>
        </w:rPr>
        <w:lastRenderedPageBreak/>
        <w:t>Explain</w:t>
      </w:r>
      <w:r>
        <w:rPr>
          <w:spacing w:val="-2"/>
          <w:sz w:val="28"/>
        </w:rPr>
        <w:t xml:space="preserve"> </w:t>
      </w:r>
      <w:r>
        <w:rPr>
          <w:sz w:val="28"/>
        </w:rPr>
        <w:t>about</w:t>
      </w:r>
      <w:r>
        <w:rPr>
          <w:spacing w:val="-3"/>
          <w:sz w:val="28"/>
        </w:rPr>
        <w:t xml:space="preserve"> </w:t>
      </w:r>
      <w:r>
        <w:rPr>
          <w:sz w:val="28"/>
        </w:rPr>
        <w:t>CSS</w:t>
      </w:r>
      <w:r>
        <w:rPr>
          <w:spacing w:val="-1"/>
          <w:sz w:val="28"/>
        </w:rPr>
        <w:t xml:space="preserve"> </w:t>
      </w:r>
      <w:r>
        <w:rPr>
          <w:sz w:val="28"/>
        </w:rPr>
        <w:t>and</w:t>
      </w:r>
      <w:r>
        <w:rPr>
          <w:spacing w:val="-2"/>
          <w:sz w:val="28"/>
        </w:rPr>
        <w:t xml:space="preserve"> </w:t>
      </w:r>
      <w:r>
        <w:rPr>
          <w:sz w:val="28"/>
        </w:rPr>
        <w:t>Java</w:t>
      </w:r>
      <w:r>
        <w:rPr>
          <w:spacing w:val="-2"/>
          <w:sz w:val="28"/>
        </w:rPr>
        <w:t xml:space="preserve"> </w:t>
      </w:r>
      <w:proofErr w:type="gramStart"/>
      <w:r>
        <w:rPr>
          <w:sz w:val="28"/>
        </w:rPr>
        <w:t>Script</w:t>
      </w:r>
      <w:r>
        <w:rPr>
          <w:spacing w:val="-3"/>
          <w:sz w:val="28"/>
        </w:rPr>
        <w:t xml:space="preserve"> </w:t>
      </w:r>
      <w:r>
        <w:rPr>
          <w:sz w:val="28"/>
        </w:rPr>
        <w:t>?</w:t>
      </w:r>
      <w:proofErr w:type="gramEnd"/>
    </w:p>
    <w:p w14:paraId="72A83236" w14:textId="34E046E3" w:rsidR="00EC23C9" w:rsidRDefault="00EC23C9" w:rsidP="00EC23C9">
      <w:pPr>
        <w:pStyle w:val="ListParagraph"/>
        <w:tabs>
          <w:tab w:val="left" w:pos="1180"/>
          <w:tab w:val="left" w:pos="1181"/>
        </w:tabs>
        <w:ind w:firstLine="0"/>
        <w:rPr>
          <w:sz w:val="28"/>
        </w:rPr>
      </w:pPr>
      <w:r w:rsidRPr="001764F3">
        <w:rPr>
          <w:b/>
          <w:bCs/>
          <w:sz w:val="28"/>
        </w:rPr>
        <w:t>CSS</w:t>
      </w:r>
      <w:r w:rsidRPr="001764F3">
        <w:rPr>
          <w:sz w:val="28"/>
        </w:rPr>
        <w:t xml:space="preserve">:CSS stands for cascading style sheets.it is a style sheet language which is used to describe the look and formatting of a document written in the markup language.it provides an </w:t>
      </w:r>
      <w:proofErr w:type="gramStart"/>
      <w:r w:rsidRPr="001764F3">
        <w:rPr>
          <w:sz w:val="28"/>
        </w:rPr>
        <w:t>additional features</w:t>
      </w:r>
      <w:proofErr w:type="gramEnd"/>
      <w:r w:rsidRPr="001764F3">
        <w:rPr>
          <w:sz w:val="28"/>
        </w:rPr>
        <w:t xml:space="preserve"> to h</w:t>
      </w:r>
      <w:r>
        <w:rPr>
          <w:sz w:val="28"/>
        </w:rPr>
        <w:t>t</w:t>
      </w:r>
      <w:r w:rsidRPr="001764F3">
        <w:rPr>
          <w:sz w:val="28"/>
        </w:rPr>
        <w:t xml:space="preserve">ml.it is generally used to change the style of web pages and user interfaces.it can also be used with any kind of xml documents. </w:t>
      </w:r>
      <w:r w:rsidRPr="001764F3">
        <w:rPr>
          <w:b/>
          <w:bCs/>
          <w:sz w:val="28"/>
        </w:rPr>
        <w:t>JAVASCRIPT:</w:t>
      </w:r>
      <w:r>
        <w:rPr>
          <w:sz w:val="28"/>
        </w:rPr>
        <w:t xml:space="preserve"> </w:t>
      </w:r>
      <w:r w:rsidRPr="001764F3">
        <w:rPr>
          <w:sz w:val="28"/>
        </w:rPr>
        <w:t>JavaScr</w:t>
      </w:r>
      <w:r w:rsidR="00CD4CA2">
        <w:rPr>
          <w:sz w:val="28"/>
        </w:rPr>
        <w:t xml:space="preserve">ipt is used to create client-side dynamic </w:t>
      </w:r>
      <w:proofErr w:type="gramStart"/>
      <w:r w:rsidR="00CD4CA2">
        <w:rPr>
          <w:sz w:val="28"/>
        </w:rPr>
        <w:t>pages.javascript</w:t>
      </w:r>
      <w:proofErr w:type="gramEnd"/>
      <w:r w:rsidR="00CD4CA2">
        <w:rPr>
          <w:sz w:val="28"/>
        </w:rPr>
        <w:t xml:space="preserve"> is an object based scripting language which is lightweight and cress platform.</w:t>
      </w:r>
    </w:p>
    <w:p w14:paraId="7948A328" w14:textId="77777777" w:rsidR="00EC23C9" w:rsidRDefault="00EC23C9" w:rsidP="00EC23C9">
      <w:pPr>
        <w:pStyle w:val="ListParagraph"/>
        <w:tabs>
          <w:tab w:val="left" w:pos="1180"/>
          <w:tab w:val="left" w:pos="1181"/>
        </w:tabs>
        <w:ind w:firstLine="0"/>
        <w:rPr>
          <w:sz w:val="28"/>
        </w:rPr>
      </w:pPr>
    </w:p>
    <w:p w14:paraId="67098DC3" w14:textId="722DDFBC" w:rsidR="00594048" w:rsidRDefault="00CF0667">
      <w:pPr>
        <w:pStyle w:val="ListParagraph"/>
        <w:numPr>
          <w:ilvl w:val="0"/>
          <w:numId w:val="1"/>
        </w:numPr>
        <w:tabs>
          <w:tab w:val="left" w:pos="1180"/>
          <w:tab w:val="left" w:pos="1181"/>
        </w:tabs>
        <w:spacing w:before="25"/>
        <w:ind w:hanging="1081"/>
        <w:rPr>
          <w:sz w:val="28"/>
        </w:rPr>
      </w:pPr>
      <w:r>
        <w:rPr>
          <w:sz w:val="28"/>
        </w:rPr>
        <w:t>Explain</w:t>
      </w:r>
      <w:r>
        <w:rPr>
          <w:spacing w:val="-1"/>
          <w:sz w:val="28"/>
        </w:rPr>
        <w:t xml:space="preserve"> </w:t>
      </w:r>
      <w:r>
        <w:rPr>
          <w:sz w:val="28"/>
        </w:rPr>
        <w:t>about</w:t>
      </w:r>
      <w:r>
        <w:rPr>
          <w:spacing w:val="-3"/>
          <w:sz w:val="28"/>
        </w:rPr>
        <w:t xml:space="preserve"> </w:t>
      </w:r>
      <w:r>
        <w:rPr>
          <w:sz w:val="28"/>
        </w:rPr>
        <w:t>JSTL</w:t>
      </w:r>
      <w:r>
        <w:rPr>
          <w:spacing w:val="-2"/>
          <w:sz w:val="28"/>
        </w:rPr>
        <w:t xml:space="preserve"> </w:t>
      </w:r>
      <w:proofErr w:type="gramStart"/>
      <w:r>
        <w:rPr>
          <w:sz w:val="28"/>
        </w:rPr>
        <w:t>tags</w:t>
      </w:r>
      <w:r>
        <w:rPr>
          <w:spacing w:val="-1"/>
          <w:sz w:val="28"/>
        </w:rPr>
        <w:t xml:space="preserve"> </w:t>
      </w:r>
      <w:r>
        <w:rPr>
          <w:sz w:val="28"/>
        </w:rPr>
        <w:t>?</w:t>
      </w:r>
      <w:proofErr w:type="gramEnd"/>
    </w:p>
    <w:p w14:paraId="64ED327F" w14:textId="666D25B4" w:rsidR="00E21D41" w:rsidRDefault="00E21D41" w:rsidP="00E21D41">
      <w:pPr>
        <w:pStyle w:val="ListParagraph"/>
        <w:tabs>
          <w:tab w:val="left" w:pos="1180"/>
          <w:tab w:val="left" w:pos="1181"/>
        </w:tabs>
        <w:spacing w:before="25"/>
        <w:ind w:firstLine="0"/>
        <w:rPr>
          <w:sz w:val="28"/>
        </w:rPr>
      </w:pPr>
      <w:r>
        <w:rPr>
          <w:sz w:val="28"/>
        </w:rPr>
        <w:t xml:space="preserve">JAKARTA STANDARD TAG </w:t>
      </w:r>
      <w:proofErr w:type="gramStart"/>
      <w:r>
        <w:rPr>
          <w:sz w:val="28"/>
        </w:rPr>
        <w:t>LIBRARY(</w:t>
      </w:r>
      <w:proofErr w:type="gramEnd"/>
      <w:r>
        <w:rPr>
          <w:sz w:val="28"/>
        </w:rPr>
        <w:t>JSP STANDARD TAG LIBRARY)</w:t>
      </w:r>
    </w:p>
    <w:p w14:paraId="53987ADE" w14:textId="77777777" w:rsidR="007610E5" w:rsidRDefault="007610E5" w:rsidP="007610E5">
      <w:pPr>
        <w:pStyle w:val="NormalWeb"/>
        <w:shd w:val="clear" w:color="auto" w:fill="FFFFFF"/>
        <w:jc w:val="both"/>
        <w:rPr>
          <w:rFonts w:ascii="Segoe UI" w:hAnsi="Segoe UI" w:cs="Segoe UI"/>
          <w:color w:val="333333"/>
        </w:rPr>
      </w:pPr>
      <w:r>
        <w:rPr>
          <w:rFonts w:ascii="Segoe UI" w:hAnsi="Segoe UI" w:cs="Segoe UI"/>
          <w:color w:val="333333"/>
        </w:rPr>
        <w:t>The JSP Standard Tag Library (JSTL) represents a set of tags to simplify the JSP development.</w:t>
      </w:r>
    </w:p>
    <w:p w14:paraId="274EC169" w14:textId="56963DCF" w:rsidR="00D168B6" w:rsidRDefault="00726B94" w:rsidP="007610E5">
      <w:pPr>
        <w:pStyle w:val="NormalWeb"/>
        <w:shd w:val="clear" w:color="auto" w:fill="FFFFFF"/>
        <w:jc w:val="both"/>
        <w:rPr>
          <w:rFonts w:ascii="Segoe UI" w:hAnsi="Segoe UI" w:cs="Segoe UI"/>
          <w:color w:val="333333"/>
        </w:rPr>
      </w:pPr>
      <w:r>
        <w:rPr>
          <w:rFonts w:ascii="Segoe UI" w:hAnsi="Segoe UI" w:cs="Segoe UI"/>
          <w:color w:val="333333"/>
        </w:rPr>
        <w:t xml:space="preserve">Jstl tags helps us to write java code In the form of </w:t>
      </w:r>
      <w:proofErr w:type="gramStart"/>
      <w:r>
        <w:rPr>
          <w:rFonts w:ascii="Segoe UI" w:hAnsi="Segoe UI" w:cs="Segoe UI"/>
          <w:color w:val="333333"/>
        </w:rPr>
        <w:t xml:space="preserve">tags </w:t>
      </w:r>
      <w:r w:rsidR="00675833">
        <w:rPr>
          <w:rFonts w:ascii="Segoe UI" w:hAnsi="Segoe UI" w:cs="Segoe UI"/>
          <w:color w:val="333333"/>
        </w:rPr>
        <w:t>.which</w:t>
      </w:r>
      <w:proofErr w:type="gramEnd"/>
      <w:r w:rsidR="00675833">
        <w:rPr>
          <w:rFonts w:ascii="Segoe UI" w:hAnsi="Segoe UI" w:cs="Segoe UI"/>
          <w:color w:val="333333"/>
        </w:rPr>
        <w:t xml:space="preserve"> would make our development much easier.</w:t>
      </w:r>
    </w:p>
    <w:p w14:paraId="1BAE88D7" w14:textId="77777777" w:rsidR="007610E5" w:rsidRDefault="007610E5" w:rsidP="007610E5">
      <w:pPr>
        <w:pStyle w:val="Heading2"/>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Advantage of JSTL</w:t>
      </w:r>
    </w:p>
    <w:p w14:paraId="11C4730E" w14:textId="77777777" w:rsidR="007610E5" w:rsidRDefault="007610E5" w:rsidP="00467FB4">
      <w:pPr>
        <w:widowControl/>
        <w:numPr>
          <w:ilvl w:val="0"/>
          <w:numId w:val="12"/>
        </w:numPr>
        <w:shd w:val="clear" w:color="auto" w:fill="FFFFFF"/>
        <w:autoSpaceDE/>
        <w:autoSpaceDN/>
        <w:spacing w:before="60" w:after="100" w:afterAutospacing="1" w:line="375" w:lineRule="atLeast"/>
        <w:jc w:val="both"/>
        <w:rPr>
          <w:rFonts w:ascii="Segoe UI" w:hAnsi="Segoe UI" w:cs="Segoe UI"/>
          <w:color w:val="000000"/>
          <w:sz w:val="24"/>
          <w:szCs w:val="24"/>
        </w:rPr>
      </w:pPr>
      <w:r>
        <w:rPr>
          <w:rFonts w:ascii="Segoe UI" w:hAnsi="Segoe UI" w:cs="Segoe UI"/>
          <w:b/>
          <w:bCs/>
          <w:color w:val="000000"/>
        </w:rPr>
        <w:t>Fast Development</w:t>
      </w:r>
      <w:r>
        <w:rPr>
          <w:rFonts w:ascii="Segoe UI" w:hAnsi="Segoe UI" w:cs="Segoe UI"/>
          <w:color w:val="000000"/>
        </w:rPr>
        <w:t> JSTL provides many tags that simplify the JSP.</w:t>
      </w:r>
    </w:p>
    <w:p w14:paraId="387E967C" w14:textId="77777777" w:rsidR="007610E5" w:rsidRDefault="007610E5" w:rsidP="00467FB4">
      <w:pPr>
        <w:widowControl/>
        <w:numPr>
          <w:ilvl w:val="0"/>
          <w:numId w:val="12"/>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b/>
          <w:bCs/>
          <w:color w:val="000000"/>
        </w:rPr>
        <w:t>Code Reusability</w:t>
      </w:r>
      <w:r>
        <w:rPr>
          <w:rFonts w:ascii="Segoe UI" w:hAnsi="Segoe UI" w:cs="Segoe UI"/>
          <w:color w:val="000000"/>
        </w:rPr>
        <w:t> We can use the JSTL tags on various pages.</w:t>
      </w:r>
    </w:p>
    <w:p w14:paraId="6B5FE7F0" w14:textId="77777777" w:rsidR="007610E5" w:rsidRDefault="007610E5" w:rsidP="00467FB4">
      <w:pPr>
        <w:widowControl/>
        <w:numPr>
          <w:ilvl w:val="0"/>
          <w:numId w:val="12"/>
        </w:numPr>
        <w:shd w:val="clear" w:color="auto" w:fill="FFFFFF"/>
        <w:autoSpaceDE/>
        <w:autoSpaceDN/>
        <w:spacing w:before="60" w:after="100" w:afterAutospacing="1" w:line="375" w:lineRule="atLeast"/>
        <w:jc w:val="both"/>
        <w:rPr>
          <w:rFonts w:ascii="Segoe UI" w:hAnsi="Segoe UI" w:cs="Segoe UI"/>
          <w:color w:val="000000"/>
        </w:rPr>
      </w:pPr>
      <w:r>
        <w:rPr>
          <w:rStyle w:val="Strong"/>
          <w:rFonts w:ascii="Segoe UI" w:hAnsi="Segoe UI" w:cs="Segoe UI"/>
          <w:color w:val="000000"/>
        </w:rPr>
        <w:t>No need to use scriptlet tag</w:t>
      </w:r>
      <w:r>
        <w:rPr>
          <w:rFonts w:ascii="Segoe UI" w:hAnsi="Segoe UI" w:cs="Segoe UI"/>
          <w:color w:val="000000"/>
        </w:rPr>
        <w:t> It avoids the use of scriptlet tag.</w:t>
      </w:r>
    </w:p>
    <w:p w14:paraId="5951DAAC" w14:textId="77777777" w:rsidR="007610E5" w:rsidRDefault="007610E5" w:rsidP="007610E5">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JSTL Tags</w:t>
      </w:r>
    </w:p>
    <w:p w14:paraId="343ED552" w14:textId="77777777" w:rsidR="007610E5" w:rsidRDefault="007610E5" w:rsidP="007610E5">
      <w:pPr>
        <w:pStyle w:val="NormalWeb"/>
        <w:shd w:val="clear" w:color="auto" w:fill="FFFFFF"/>
        <w:jc w:val="both"/>
        <w:rPr>
          <w:rFonts w:ascii="Segoe UI" w:hAnsi="Segoe UI" w:cs="Segoe UI"/>
          <w:color w:val="333333"/>
        </w:rPr>
      </w:pPr>
      <w:r>
        <w:rPr>
          <w:rFonts w:ascii="Segoe UI" w:hAnsi="Segoe UI" w:cs="Segoe UI"/>
          <w:color w:val="333333"/>
        </w:rPr>
        <w:t>There JSTL mainly provides five types of tags:</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460"/>
        <w:gridCol w:w="8932"/>
      </w:tblGrid>
      <w:tr w:rsidR="007610E5" w14:paraId="320DB755" w14:textId="77777777" w:rsidTr="007610E5">
        <w:tc>
          <w:tcPr>
            <w:tcW w:w="0" w:type="auto"/>
            <w:shd w:val="clear" w:color="auto" w:fill="C7CCBE"/>
            <w:tcMar>
              <w:top w:w="180" w:type="dxa"/>
              <w:left w:w="180" w:type="dxa"/>
              <w:bottom w:w="180" w:type="dxa"/>
              <w:right w:w="180" w:type="dxa"/>
            </w:tcMar>
            <w:hideMark/>
          </w:tcPr>
          <w:p w14:paraId="698A86A6" w14:textId="77777777" w:rsidR="007610E5" w:rsidRDefault="007610E5">
            <w:pPr>
              <w:rPr>
                <w:rFonts w:ascii="Times New Roman" w:hAnsi="Times New Roman" w:cs="Times New Roman"/>
                <w:b/>
                <w:bCs/>
                <w:color w:val="000000"/>
                <w:sz w:val="26"/>
                <w:szCs w:val="26"/>
              </w:rPr>
            </w:pPr>
            <w:r>
              <w:rPr>
                <w:b/>
                <w:bCs/>
                <w:color w:val="000000"/>
                <w:sz w:val="26"/>
                <w:szCs w:val="26"/>
              </w:rPr>
              <w:t>Tag Name</w:t>
            </w:r>
          </w:p>
        </w:tc>
        <w:tc>
          <w:tcPr>
            <w:tcW w:w="0" w:type="auto"/>
            <w:shd w:val="clear" w:color="auto" w:fill="C7CCBE"/>
            <w:tcMar>
              <w:top w:w="180" w:type="dxa"/>
              <w:left w:w="180" w:type="dxa"/>
              <w:bottom w:w="180" w:type="dxa"/>
              <w:right w:w="180" w:type="dxa"/>
            </w:tcMar>
            <w:hideMark/>
          </w:tcPr>
          <w:p w14:paraId="025C82AC" w14:textId="77777777" w:rsidR="007610E5" w:rsidRDefault="007610E5">
            <w:pPr>
              <w:rPr>
                <w:b/>
                <w:bCs/>
                <w:color w:val="000000"/>
                <w:sz w:val="26"/>
                <w:szCs w:val="26"/>
              </w:rPr>
            </w:pPr>
            <w:r>
              <w:rPr>
                <w:b/>
                <w:bCs/>
                <w:color w:val="000000"/>
                <w:sz w:val="26"/>
                <w:szCs w:val="26"/>
              </w:rPr>
              <w:t>Description</w:t>
            </w:r>
          </w:p>
        </w:tc>
      </w:tr>
      <w:tr w:rsidR="007610E5" w14:paraId="73630C92" w14:textId="77777777" w:rsidTr="007610E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3F1039" w14:textId="77777777" w:rsidR="007610E5" w:rsidRDefault="007610E5">
            <w:pPr>
              <w:jc w:val="both"/>
              <w:rPr>
                <w:rStyle w:val="Hyperlink"/>
                <w:rFonts w:ascii="Segoe UI" w:hAnsi="Segoe UI" w:cs="Segoe UI"/>
                <w:color w:val="008000"/>
                <w:sz w:val="24"/>
                <w:szCs w:val="24"/>
                <w:u w:val="none"/>
              </w:rPr>
            </w:pPr>
            <w:r>
              <w:rPr>
                <w:rFonts w:ascii="Segoe UI" w:hAnsi="Segoe UI" w:cs="Segoe UI"/>
                <w:color w:val="333333"/>
              </w:rPr>
              <w:fldChar w:fldCharType="begin"/>
            </w:r>
            <w:r>
              <w:rPr>
                <w:rFonts w:ascii="Segoe UI" w:hAnsi="Segoe UI" w:cs="Segoe UI"/>
                <w:color w:val="333333"/>
              </w:rPr>
              <w:instrText xml:space="preserve"> HYPERLINK "https://www.javatpoint.com/jstl-core-tags" </w:instrText>
            </w:r>
            <w:r>
              <w:rPr>
                <w:rFonts w:ascii="Segoe UI" w:hAnsi="Segoe UI" w:cs="Segoe UI"/>
                <w:color w:val="333333"/>
              </w:rPr>
              <w:fldChar w:fldCharType="separate"/>
            </w:r>
            <w:r>
              <w:rPr>
                <w:rStyle w:val="Hyperlink"/>
                <w:rFonts w:ascii="Segoe UI" w:hAnsi="Segoe UI" w:cs="Segoe UI"/>
                <w:color w:val="008000"/>
              </w:rPr>
              <w:t>Core tags</w:t>
            </w:r>
          </w:p>
          <w:p w14:paraId="355E2B1B" w14:textId="77777777" w:rsidR="007610E5" w:rsidRDefault="007610E5">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A880D3" w14:textId="77777777" w:rsidR="007610E5" w:rsidRDefault="007610E5">
            <w:pPr>
              <w:jc w:val="both"/>
              <w:rPr>
                <w:rFonts w:ascii="Segoe UI" w:hAnsi="Segoe UI" w:cs="Segoe UI"/>
                <w:color w:val="333333"/>
              </w:rPr>
            </w:pPr>
            <w:r>
              <w:rPr>
                <w:rFonts w:ascii="Segoe UI" w:hAnsi="Segoe UI" w:cs="Segoe UI"/>
                <w:color w:val="333333"/>
              </w:rPr>
              <w:t>The JSTL core tag provide variable support, URL management, flow control, etc. The URL for the core tag is </w:t>
            </w:r>
            <w:r>
              <w:rPr>
                <w:rStyle w:val="Strong"/>
                <w:rFonts w:ascii="Segoe UI" w:hAnsi="Segoe UI" w:cs="Segoe UI"/>
                <w:color w:val="333333"/>
              </w:rPr>
              <w:t>http://java.sun.com/jsp/jstl/core</w:t>
            </w:r>
            <w:r>
              <w:rPr>
                <w:rFonts w:ascii="Segoe UI" w:hAnsi="Segoe UI" w:cs="Segoe UI"/>
                <w:color w:val="333333"/>
              </w:rPr>
              <w:t>. The prefix of core tag is </w:t>
            </w:r>
            <w:r>
              <w:rPr>
                <w:rStyle w:val="Strong"/>
                <w:rFonts w:ascii="Segoe UI" w:hAnsi="Segoe UI" w:cs="Segoe UI"/>
                <w:color w:val="333333"/>
              </w:rPr>
              <w:t>c</w:t>
            </w:r>
            <w:r>
              <w:rPr>
                <w:rFonts w:ascii="Segoe UI" w:hAnsi="Segoe UI" w:cs="Segoe UI"/>
                <w:color w:val="333333"/>
              </w:rPr>
              <w:t>.</w:t>
            </w:r>
          </w:p>
        </w:tc>
      </w:tr>
      <w:tr w:rsidR="007610E5" w14:paraId="26D0108D" w14:textId="77777777" w:rsidTr="007610E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E628DD" w14:textId="77777777" w:rsidR="007610E5" w:rsidRDefault="007610E5">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"https://www.javatpoint.com/jstl-function-tags" </w:instrText>
            </w:r>
            <w:r>
              <w:rPr>
                <w:rFonts w:ascii="Segoe UI" w:hAnsi="Segoe UI" w:cs="Segoe UI"/>
                <w:color w:val="333333"/>
              </w:rPr>
              <w:fldChar w:fldCharType="separate"/>
            </w:r>
            <w:r>
              <w:rPr>
                <w:rStyle w:val="Hyperlink"/>
                <w:rFonts w:ascii="Segoe UI" w:hAnsi="Segoe UI" w:cs="Segoe UI"/>
                <w:color w:val="008000"/>
              </w:rPr>
              <w:t>Function tags</w:t>
            </w:r>
          </w:p>
          <w:p w14:paraId="4DBA6872" w14:textId="77777777" w:rsidR="007610E5" w:rsidRDefault="007610E5">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45C62B" w14:textId="77777777" w:rsidR="007610E5" w:rsidRDefault="007610E5">
            <w:pPr>
              <w:jc w:val="both"/>
              <w:rPr>
                <w:rFonts w:ascii="Segoe UI" w:hAnsi="Segoe UI" w:cs="Segoe UI"/>
                <w:color w:val="333333"/>
              </w:rPr>
            </w:pPr>
            <w:r>
              <w:rPr>
                <w:rFonts w:ascii="Segoe UI" w:hAnsi="Segoe UI" w:cs="Segoe UI"/>
                <w:color w:val="333333"/>
              </w:rPr>
              <w:t>The functions tags provide support for string manipulation and string length. The URL for the functions tags is </w:t>
            </w:r>
            <w:r>
              <w:rPr>
                <w:rStyle w:val="Strong"/>
                <w:rFonts w:ascii="Segoe UI" w:hAnsi="Segoe UI" w:cs="Segoe UI"/>
                <w:color w:val="333333"/>
              </w:rPr>
              <w:t>http://java.sun.com/jsp/jstl/functions</w:t>
            </w:r>
            <w:r>
              <w:rPr>
                <w:rFonts w:ascii="Segoe UI" w:hAnsi="Segoe UI" w:cs="Segoe UI"/>
                <w:color w:val="333333"/>
              </w:rPr>
              <w:t> and prefix is </w:t>
            </w:r>
            <w:r>
              <w:rPr>
                <w:rStyle w:val="Strong"/>
                <w:rFonts w:ascii="Segoe UI" w:hAnsi="Segoe UI" w:cs="Segoe UI"/>
                <w:color w:val="333333"/>
              </w:rPr>
              <w:t>fn</w:t>
            </w:r>
            <w:r>
              <w:rPr>
                <w:rFonts w:ascii="Segoe UI" w:hAnsi="Segoe UI" w:cs="Segoe UI"/>
                <w:color w:val="333333"/>
              </w:rPr>
              <w:t>.</w:t>
            </w:r>
          </w:p>
        </w:tc>
      </w:tr>
      <w:tr w:rsidR="007610E5" w14:paraId="2C9756FF" w14:textId="77777777" w:rsidTr="007610E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17BC28" w14:textId="77777777" w:rsidR="007610E5" w:rsidRDefault="007610E5">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"https://www.javatpoint.com/jstl-formatting-tags" </w:instrText>
            </w:r>
            <w:r>
              <w:rPr>
                <w:rFonts w:ascii="Segoe UI" w:hAnsi="Segoe UI" w:cs="Segoe UI"/>
                <w:color w:val="333333"/>
              </w:rPr>
              <w:fldChar w:fldCharType="separate"/>
            </w:r>
            <w:r>
              <w:rPr>
                <w:rStyle w:val="Hyperlink"/>
                <w:rFonts w:ascii="Segoe UI" w:hAnsi="Segoe UI" w:cs="Segoe UI"/>
                <w:color w:val="008000"/>
              </w:rPr>
              <w:t>Formatting tags</w:t>
            </w:r>
          </w:p>
          <w:p w14:paraId="049A073A" w14:textId="77777777" w:rsidR="007610E5" w:rsidRDefault="007610E5">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13F47E" w14:textId="77777777" w:rsidR="007610E5" w:rsidRDefault="007610E5">
            <w:pPr>
              <w:jc w:val="both"/>
              <w:rPr>
                <w:rFonts w:ascii="Segoe UI" w:hAnsi="Segoe UI" w:cs="Segoe UI"/>
                <w:color w:val="333333"/>
              </w:rPr>
            </w:pPr>
            <w:r>
              <w:rPr>
                <w:rFonts w:ascii="Segoe UI" w:hAnsi="Segoe UI" w:cs="Segoe UI"/>
                <w:color w:val="333333"/>
              </w:rPr>
              <w:t>The Formatting tags provide support for message formatting, number and date formatting, etc. The URL for the Formatting tags is </w:t>
            </w:r>
            <w:r>
              <w:rPr>
                <w:rStyle w:val="Strong"/>
                <w:rFonts w:ascii="Segoe UI" w:hAnsi="Segoe UI" w:cs="Segoe UI"/>
                <w:color w:val="333333"/>
              </w:rPr>
              <w:t>http://java.sun.com/jsp/jstl/fmt</w:t>
            </w:r>
            <w:r>
              <w:rPr>
                <w:rFonts w:ascii="Segoe UI" w:hAnsi="Segoe UI" w:cs="Segoe UI"/>
                <w:color w:val="333333"/>
              </w:rPr>
              <w:t> and prefix is </w:t>
            </w:r>
            <w:r>
              <w:rPr>
                <w:rStyle w:val="Strong"/>
                <w:rFonts w:ascii="Segoe UI" w:hAnsi="Segoe UI" w:cs="Segoe UI"/>
                <w:color w:val="333333"/>
              </w:rPr>
              <w:t>fmt</w:t>
            </w:r>
            <w:r>
              <w:rPr>
                <w:rFonts w:ascii="Segoe UI" w:hAnsi="Segoe UI" w:cs="Segoe UI"/>
                <w:color w:val="333333"/>
              </w:rPr>
              <w:t>.</w:t>
            </w:r>
          </w:p>
        </w:tc>
      </w:tr>
      <w:tr w:rsidR="007610E5" w14:paraId="6F40C983" w14:textId="77777777" w:rsidTr="007610E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F14A94" w14:textId="77777777" w:rsidR="007610E5" w:rsidRDefault="007610E5">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"https://www.javatpoint.com/jstl-xml-tags" </w:instrText>
            </w:r>
            <w:r>
              <w:rPr>
                <w:rFonts w:ascii="Segoe UI" w:hAnsi="Segoe UI" w:cs="Segoe UI"/>
                <w:color w:val="333333"/>
              </w:rPr>
              <w:fldChar w:fldCharType="separate"/>
            </w:r>
            <w:r>
              <w:rPr>
                <w:rStyle w:val="Hyperlink"/>
                <w:rFonts w:ascii="Segoe UI" w:hAnsi="Segoe UI" w:cs="Segoe UI"/>
                <w:color w:val="008000"/>
              </w:rPr>
              <w:t>XML tags</w:t>
            </w:r>
          </w:p>
          <w:p w14:paraId="77C6F6B7" w14:textId="77777777" w:rsidR="007610E5" w:rsidRDefault="007610E5">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F3BA5A" w14:textId="77777777" w:rsidR="007610E5" w:rsidRDefault="007610E5">
            <w:pPr>
              <w:jc w:val="both"/>
              <w:rPr>
                <w:rFonts w:ascii="Segoe UI" w:hAnsi="Segoe UI" w:cs="Segoe UI"/>
                <w:color w:val="333333"/>
              </w:rPr>
            </w:pPr>
            <w:r>
              <w:rPr>
                <w:rFonts w:ascii="Segoe UI" w:hAnsi="Segoe UI" w:cs="Segoe UI"/>
                <w:color w:val="333333"/>
              </w:rPr>
              <w:t>The XML tags provide flow control, transformation, etc. The URL for the XML tags is </w:t>
            </w:r>
            <w:r>
              <w:rPr>
                <w:rStyle w:val="Strong"/>
                <w:rFonts w:ascii="Segoe UI" w:hAnsi="Segoe UI" w:cs="Segoe UI"/>
                <w:color w:val="333333"/>
              </w:rPr>
              <w:t>http://java.sun.com/jsp/jstl/xml</w:t>
            </w:r>
            <w:r>
              <w:rPr>
                <w:rFonts w:ascii="Segoe UI" w:hAnsi="Segoe UI" w:cs="Segoe UI"/>
                <w:color w:val="333333"/>
              </w:rPr>
              <w:t> and prefix is </w:t>
            </w:r>
            <w:r>
              <w:rPr>
                <w:rStyle w:val="Strong"/>
                <w:rFonts w:ascii="Segoe UI" w:hAnsi="Segoe UI" w:cs="Segoe UI"/>
                <w:color w:val="333333"/>
              </w:rPr>
              <w:t>x</w:t>
            </w:r>
            <w:r>
              <w:rPr>
                <w:rFonts w:ascii="Segoe UI" w:hAnsi="Segoe UI" w:cs="Segoe UI"/>
                <w:color w:val="333333"/>
              </w:rPr>
              <w:t>.</w:t>
            </w:r>
          </w:p>
        </w:tc>
      </w:tr>
      <w:tr w:rsidR="007610E5" w14:paraId="0764FAEF" w14:textId="77777777" w:rsidTr="007610E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7F96FC" w14:textId="77777777" w:rsidR="007610E5" w:rsidRDefault="007610E5">
            <w:pPr>
              <w:jc w:val="both"/>
              <w:rPr>
                <w:rStyle w:val="Hyperlink"/>
                <w:color w:val="008000"/>
                <w:u w:val="none"/>
              </w:rPr>
            </w:pPr>
            <w:r>
              <w:rPr>
                <w:rFonts w:ascii="Segoe UI" w:hAnsi="Segoe UI" w:cs="Segoe UI"/>
                <w:color w:val="333333"/>
              </w:rPr>
              <w:lastRenderedPageBreak/>
              <w:fldChar w:fldCharType="begin"/>
            </w:r>
            <w:r>
              <w:rPr>
                <w:rFonts w:ascii="Segoe UI" w:hAnsi="Segoe UI" w:cs="Segoe UI"/>
                <w:color w:val="333333"/>
              </w:rPr>
              <w:instrText xml:space="preserve"> HYPERLINK "https://www.javatpoint.com/jstl-sql-tags" </w:instrText>
            </w:r>
            <w:r>
              <w:rPr>
                <w:rFonts w:ascii="Segoe UI" w:hAnsi="Segoe UI" w:cs="Segoe UI"/>
                <w:color w:val="333333"/>
              </w:rPr>
              <w:fldChar w:fldCharType="separate"/>
            </w:r>
            <w:r>
              <w:rPr>
                <w:rStyle w:val="Hyperlink"/>
                <w:rFonts w:ascii="Segoe UI" w:hAnsi="Segoe UI" w:cs="Segoe UI"/>
                <w:color w:val="008000"/>
              </w:rPr>
              <w:t>SQL tags</w:t>
            </w:r>
          </w:p>
          <w:p w14:paraId="70D006B4" w14:textId="77777777" w:rsidR="007610E5" w:rsidRDefault="007610E5">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9E1A54" w14:textId="77777777" w:rsidR="007610E5" w:rsidRDefault="007610E5">
            <w:pPr>
              <w:jc w:val="both"/>
              <w:rPr>
                <w:rFonts w:ascii="Segoe UI" w:hAnsi="Segoe UI" w:cs="Segoe UI"/>
                <w:color w:val="333333"/>
              </w:rPr>
            </w:pPr>
            <w:r>
              <w:rPr>
                <w:rFonts w:ascii="Segoe UI" w:hAnsi="Segoe UI" w:cs="Segoe UI"/>
                <w:color w:val="333333"/>
              </w:rPr>
              <w:t>The JSTL SQL tags provide SQL support. The URL for the SQL tags is </w:t>
            </w:r>
            <w:r>
              <w:rPr>
                <w:rStyle w:val="Strong"/>
                <w:rFonts w:ascii="Segoe UI" w:hAnsi="Segoe UI" w:cs="Segoe UI"/>
                <w:color w:val="333333"/>
              </w:rPr>
              <w:t>http://java.sun.com/jsp/jstl/sql</w:t>
            </w:r>
            <w:r>
              <w:rPr>
                <w:rFonts w:ascii="Segoe UI" w:hAnsi="Segoe UI" w:cs="Segoe UI"/>
                <w:color w:val="333333"/>
              </w:rPr>
              <w:t> and prefix is </w:t>
            </w:r>
            <w:r>
              <w:rPr>
                <w:rStyle w:val="Strong"/>
                <w:rFonts w:ascii="Segoe UI" w:hAnsi="Segoe UI" w:cs="Segoe UI"/>
                <w:color w:val="333333"/>
              </w:rPr>
              <w:t>sql</w:t>
            </w:r>
            <w:r>
              <w:rPr>
                <w:rFonts w:ascii="Segoe UI" w:hAnsi="Segoe UI" w:cs="Segoe UI"/>
                <w:color w:val="333333"/>
              </w:rPr>
              <w:t>.</w:t>
            </w:r>
          </w:p>
        </w:tc>
      </w:tr>
    </w:tbl>
    <w:p w14:paraId="7B23C497" w14:textId="77777777" w:rsidR="007610E5" w:rsidRDefault="007610E5" w:rsidP="007610E5">
      <w:pPr>
        <w:rPr>
          <w:rFonts w:ascii="Times New Roman" w:eastAsia="Times New Roman" w:hAnsi="Times New Roman" w:cs="Times New Roman"/>
        </w:rPr>
      </w:pPr>
      <w:ins w:id="0" w:author="Unknown">
        <w:r>
          <w:rPr>
            <w:rFonts w:ascii="Segoe UI" w:hAnsi="Segoe UI" w:cs="Segoe UI"/>
            <w:color w:val="333333"/>
            <w:bdr w:val="none" w:sz="0" w:space="0" w:color="auto" w:frame="1"/>
          </w:rPr>
          <w:br/>
        </w:r>
      </w:ins>
    </w:p>
    <w:p w14:paraId="2639E1A6" w14:textId="44288B5A" w:rsidR="007610E5" w:rsidRDefault="007610E5" w:rsidP="007610E5">
      <w:pPr>
        <w:pStyle w:val="Heading4"/>
        <w:pBdr>
          <w:left w:val="single" w:sz="18" w:space="30" w:color="FFA500"/>
        </w:pBdr>
        <w:shd w:val="clear" w:color="auto" w:fill="FAEBD7"/>
        <w:jc w:val="both"/>
        <w:rPr>
          <w:rFonts w:ascii="Arial" w:hAnsi="Arial" w:cs="Arial"/>
          <w:b/>
          <w:bCs/>
          <w:color w:val="333333"/>
          <w:sz w:val="23"/>
          <w:szCs w:val="23"/>
        </w:rPr>
      </w:pPr>
      <w:r>
        <w:rPr>
          <w:rFonts w:ascii="Arial" w:hAnsi="Arial" w:cs="Arial"/>
          <w:b/>
          <w:bCs/>
          <w:color w:val="333333"/>
          <w:sz w:val="23"/>
          <w:szCs w:val="23"/>
        </w:rPr>
        <w:t>For creating JSTL application, you need to load the jstl.jar file</w:t>
      </w:r>
    </w:p>
    <w:p w14:paraId="6276E32B" w14:textId="76B28B67" w:rsidR="007610E5" w:rsidRDefault="007610E5" w:rsidP="007610E5">
      <w:r>
        <w:t>SOME OF THE TAGS:</w:t>
      </w:r>
    </w:p>
    <w:p w14:paraId="3A9AE601" w14:textId="100FED39" w:rsidR="007610E5" w:rsidRDefault="007610E5" w:rsidP="007610E5">
      <w:r>
        <w:t>1.CORE TAG:</w:t>
      </w:r>
      <w:r>
        <w:tab/>
        <w:t>c:</w:t>
      </w:r>
      <w:proofErr w:type="gramStart"/>
      <w:r>
        <w:t>out,c</w:t>
      </w:r>
      <w:proofErr w:type="gramEnd"/>
      <w:r>
        <w:t>:import,c:set,c:remove,c:catch,</w:t>
      </w:r>
      <w:r w:rsidR="002F34EA">
        <w:t>c:foreach,c:url,c:if,c:when,c:redirect</w:t>
      </w:r>
    </w:p>
    <w:p w14:paraId="4E0C706F" w14:textId="72B673F2" w:rsidR="002F34EA" w:rsidRDefault="002F34EA" w:rsidP="007610E5">
      <w:r>
        <w:t xml:space="preserve">2.FUNCTION TAGS:  </w:t>
      </w:r>
      <w:proofErr w:type="gramStart"/>
      <w:r>
        <w:t>fn:contains</w:t>
      </w:r>
      <w:proofErr w:type="gramEnd"/>
      <w:r>
        <w:t>(),fn:endswith(),fn:indexof(),fn.split(),fn:length(),fn:replace.</w:t>
      </w:r>
    </w:p>
    <w:p w14:paraId="5C8AFAC8" w14:textId="6F9B3448" w:rsidR="002F34EA" w:rsidRDefault="002F34EA" w:rsidP="007610E5">
      <w:r>
        <w:t xml:space="preserve">3.FORMATTING TAGS: </w:t>
      </w:r>
      <w:proofErr w:type="gramStart"/>
      <w:r>
        <w:t>fmt:timezone</w:t>
      </w:r>
      <w:proofErr w:type="gramEnd"/>
      <w:r>
        <w:t>,fmt:formatnumber,fmt:settimezone,fmt:message,fmt:formatdate</w:t>
      </w:r>
    </w:p>
    <w:p w14:paraId="3031A9F0" w14:textId="24C7E9DC" w:rsidR="002F34EA" w:rsidRDefault="002F34EA" w:rsidP="007610E5">
      <w:r>
        <w:t>4.XML TAGS:x:</w:t>
      </w:r>
      <w:proofErr w:type="gramStart"/>
      <w:r>
        <w:t>out,x</w:t>
      </w:r>
      <w:proofErr w:type="gramEnd"/>
      <w:r>
        <w:t>:set,x:when,x:if,x:choose</w:t>
      </w:r>
    </w:p>
    <w:p w14:paraId="24636694" w14:textId="21DF5BEF" w:rsidR="002F34EA" w:rsidRPr="007610E5" w:rsidRDefault="002F34EA" w:rsidP="007610E5">
      <w:r>
        <w:t>5.SQL TAGS:</w:t>
      </w:r>
      <w:proofErr w:type="gramStart"/>
      <w:r>
        <w:t>sql:setDataSource</w:t>
      </w:r>
      <w:proofErr w:type="gramEnd"/>
      <w:r>
        <w:t>,sql:query,sql:update,sql:dateparam,sql:transaction.</w:t>
      </w:r>
    </w:p>
    <w:p w14:paraId="044C5CCF" w14:textId="77777777" w:rsidR="00E21D41" w:rsidRDefault="00E21D41" w:rsidP="00E21D41">
      <w:pPr>
        <w:pStyle w:val="ListParagraph"/>
        <w:tabs>
          <w:tab w:val="left" w:pos="1180"/>
          <w:tab w:val="left" w:pos="1181"/>
        </w:tabs>
        <w:spacing w:before="25"/>
        <w:ind w:firstLine="0"/>
        <w:rPr>
          <w:sz w:val="28"/>
        </w:rPr>
      </w:pPr>
    </w:p>
    <w:p w14:paraId="74904D40" w14:textId="31D1BA7B" w:rsidR="00594048" w:rsidRDefault="00CF0667">
      <w:pPr>
        <w:pStyle w:val="ListParagraph"/>
        <w:numPr>
          <w:ilvl w:val="0"/>
          <w:numId w:val="1"/>
        </w:numPr>
        <w:tabs>
          <w:tab w:val="left" w:pos="1180"/>
          <w:tab w:val="left" w:pos="1181"/>
        </w:tabs>
        <w:ind w:hanging="1081"/>
        <w:rPr>
          <w:sz w:val="28"/>
        </w:rPr>
      </w:pPr>
      <w:r>
        <w:rPr>
          <w:sz w:val="28"/>
        </w:rPr>
        <w:t>Different</w:t>
      </w:r>
      <w:r>
        <w:rPr>
          <w:spacing w:val="-4"/>
          <w:sz w:val="28"/>
        </w:rPr>
        <w:t xml:space="preserve"> </w:t>
      </w:r>
      <w:r>
        <w:rPr>
          <w:sz w:val="28"/>
        </w:rPr>
        <w:t>types</w:t>
      </w:r>
      <w:r>
        <w:rPr>
          <w:spacing w:val="-2"/>
          <w:sz w:val="28"/>
        </w:rPr>
        <w:t xml:space="preserve"> </w:t>
      </w:r>
      <w:r>
        <w:rPr>
          <w:sz w:val="28"/>
        </w:rPr>
        <w:t>of</w:t>
      </w:r>
      <w:r>
        <w:rPr>
          <w:spacing w:val="-4"/>
          <w:sz w:val="28"/>
        </w:rPr>
        <w:t xml:space="preserve"> </w:t>
      </w:r>
      <w:r>
        <w:rPr>
          <w:sz w:val="28"/>
        </w:rPr>
        <w:t>creating</w:t>
      </w:r>
      <w:r>
        <w:rPr>
          <w:spacing w:val="-4"/>
          <w:sz w:val="28"/>
        </w:rPr>
        <w:t xml:space="preserve"> </w:t>
      </w:r>
      <w:proofErr w:type="gramStart"/>
      <w:r>
        <w:rPr>
          <w:sz w:val="28"/>
        </w:rPr>
        <w:t>Sessions</w:t>
      </w:r>
      <w:r>
        <w:rPr>
          <w:spacing w:val="-3"/>
          <w:sz w:val="28"/>
        </w:rPr>
        <w:t xml:space="preserve"> </w:t>
      </w:r>
      <w:r>
        <w:rPr>
          <w:sz w:val="28"/>
        </w:rPr>
        <w:t>?</w:t>
      </w:r>
      <w:proofErr w:type="gramEnd"/>
    </w:p>
    <w:p w14:paraId="505F8410" w14:textId="77777777" w:rsidR="00EC23C9" w:rsidRPr="004C237C" w:rsidRDefault="00EC23C9" w:rsidP="007011BF">
      <w:pPr>
        <w:pStyle w:val="ListParagraph"/>
        <w:tabs>
          <w:tab w:val="left" w:pos="1180"/>
          <w:tab w:val="left" w:pos="1181"/>
        </w:tabs>
        <w:ind w:firstLine="0"/>
        <w:rPr>
          <w:b/>
          <w:bCs/>
          <w:sz w:val="28"/>
          <w:lang w:val="en-IN"/>
        </w:rPr>
      </w:pPr>
      <w:r w:rsidRPr="004C237C">
        <w:rPr>
          <w:b/>
          <w:bCs/>
          <w:sz w:val="28"/>
          <w:lang w:val="en-IN"/>
        </w:rPr>
        <w:t>Getting or Creating a Session</w:t>
      </w:r>
    </w:p>
    <w:p w14:paraId="7B5A3F0A" w14:textId="77777777" w:rsidR="00EC23C9" w:rsidRDefault="00EC23C9" w:rsidP="00EC23C9">
      <w:pPr>
        <w:pStyle w:val="ListParagraph"/>
        <w:tabs>
          <w:tab w:val="left" w:pos="1180"/>
          <w:tab w:val="left" w:pos="1181"/>
        </w:tabs>
        <w:ind w:firstLine="0"/>
        <w:rPr>
          <w:sz w:val="28"/>
          <w:lang w:val="en-IN"/>
        </w:rPr>
      </w:pPr>
      <w:r w:rsidRPr="004C237C">
        <w:rPr>
          <w:sz w:val="28"/>
          <w:lang w:val="en-IN"/>
        </w:rPr>
        <w:t>By default, a session is automatically created when the user visits the website. To obtain the HttpSession object representing the user’s session, invoke the </w:t>
      </w:r>
      <w:proofErr w:type="gramStart"/>
      <w:r w:rsidRPr="004C237C">
        <w:rPr>
          <w:sz w:val="28"/>
          <w:lang w:val="en-IN"/>
        </w:rPr>
        <w:t>getSession(</w:t>
      </w:r>
      <w:proofErr w:type="gramEnd"/>
      <w:r w:rsidRPr="004C237C">
        <w:rPr>
          <w:sz w:val="28"/>
          <w:lang w:val="en-IN"/>
        </w:rPr>
        <w:t>) method of the HttpServletRequest interface in doGet() or doPost() method of a Java Servlet</w:t>
      </w:r>
      <w:r>
        <w:rPr>
          <w:sz w:val="28"/>
          <w:lang w:val="en-IN"/>
        </w:rPr>
        <w:t>.</w:t>
      </w:r>
    </w:p>
    <w:p w14:paraId="50314BAE" w14:textId="77777777" w:rsidR="00EC23C9" w:rsidRPr="00837FAE" w:rsidRDefault="00EC23C9" w:rsidP="00EC23C9">
      <w:pPr>
        <w:pStyle w:val="ListParagraph"/>
        <w:tabs>
          <w:tab w:val="left" w:pos="1180"/>
          <w:tab w:val="left" w:pos="1181"/>
        </w:tabs>
        <w:ind w:firstLine="0"/>
        <w:rPr>
          <w:sz w:val="28"/>
          <w:lang w:val="en-IN"/>
        </w:rPr>
      </w:pPr>
      <w:r w:rsidRPr="00837FAE">
        <w:rPr>
          <w:sz w:val="28"/>
          <w:lang w:val="en-IN"/>
        </w:rPr>
        <w:t>Note that the </w:t>
      </w:r>
      <w:proofErr w:type="gramStart"/>
      <w:r w:rsidRPr="00837FAE">
        <w:rPr>
          <w:sz w:val="28"/>
          <w:lang w:val="en-IN"/>
        </w:rPr>
        <w:t>HttpServletRequest .getSession</w:t>
      </w:r>
      <w:proofErr w:type="gramEnd"/>
      <w:r w:rsidRPr="00837FAE">
        <w:rPr>
          <w:sz w:val="28"/>
          <w:lang w:val="en-IN"/>
        </w:rPr>
        <w:t>() method returns the current session associated with the request, or create a new one if the request doesn’t have a session. That means the returned HttpSession object is always not null.</w:t>
      </w:r>
    </w:p>
    <w:p w14:paraId="0E314587" w14:textId="77777777" w:rsidR="00EC23C9" w:rsidRDefault="00EC23C9" w:rsidP="00EC23C9">
      <w:pPr>
        <w:pStyle w:val="ListParagraph"/>
        <w:tabs>
          <w:tab w:val="left" w:pos="1180"/>
          <w:tab w:val="left" w:pos="1181"/>
        </w:tabs>
        <w:ind w:firstLine="0"/>
        <w:rPr>
          <w:sz w:val="28"/>
          <w:lang w:val="en-IN"/>
        </w:rPr>
      </w:pPr>
      <w:r w:rsidRPr="00837FAE">
        <w:rPr>
          <w:sz w:val="28"/>
          <w:lang w:val="en-IN"/>
        </w:rPr>
        <w:t>To get a session without creating a new one if not exist, you can use invoke getSession(false) on the HttpServletRequest:</w:t>
      </w:r>
    </w:p>
    <w:p w14:paraId="1345146D" w14:textId="77777777" w:rsidR="00EC23C9" w:rsidRDefault="00EC23C9" w:rsidP="00EC23C9">
      <w:pPr>
        <w:pStyle w:val="ListParagraph"/>
        <w:tabs>
          <w:tab w:val="left" w:pos="1180"/>
          <w:tab w:val="left" w:pos="1181"/>
        </w:tabs>
        <w:ind w:firstLine="0"/>
        <w:rPr>
          <w:sz w:val="28"/>
          <w:lang w:val="en-IN"/>
        </w:rPr>
      </w:pPr>
      <w:r w:rsidRPr="00D84148">
        <w:rPr>
          <w:sz w:val="28"/>
        </w:rPr>
        <w:t>In this case, the returned value can be null if no session exists – hence the if-else check for null</w:t>
      </w:r>
      <w:r>
        <w:rPr>
          <w:sz w:val="28"/>
        </w:rPr>
        <w:t xml:space="preserve"> </w:t>
      </w:r>
      <w:r w:rsidRPr="00D84148">
        <w:rPr>
          <w:sz w:val="28"/>
        </w:rPr>
        <w:t>ability is needed. That also means </w:t>
      </w:r>
      <w:proofErr w:type="gramStart"/>
      <w:r w:rsidRPr="00D84148">
        <w:rPr>
          <w:sz w:val="28"/>
        </w:rPr>
        <w:t>getSession(</w:t>
      </w:r>
      <w:proofErr w:type="gramEnd"/>
      <w:r w:rsidRPr="00D84148">
        <w:rPr>
          <w:sz w:val="28"/>
        </w:rPr>
        <w:t>) is equivalent to getSession(true).</w:t>
      </w:r>
    </w:p>
    <w:p w14:paraId="55EBC132" w14:textId="77777777" w:rsidR="00EC23C9" w:rsidRDefault="00EC23C9" w:rsidP="00EC23C9">
      <w:pPr>
        <w:pStyle w:val="ListParagraph"/>
        <w:tabs>
          <w:tab w:val="left" w:pos="1180"/>
          <w:tab w:val="left" w:pos="1181"/>
        </w:tabs>
        <w:ind w:firstLine="0"/>
        <w:rPr>
          <w:sz w:val="28"/>
        </w:rPr>
      </w:pPr>
    </w:p>
    <w:p w14:paraId="5EF0812A" w14:textId="7E0C2D4F" w:rsidR="00594048" w:rsidRDefault="00CF0667">
      <w:pPr>
        <w:pStyle w:val="ListParagraph"/>
        <w:numPr>
          <w:ilvl w:val="0"/>
          <w:numId w:val="1"/>
        </w:numPr>
        <w:tabs>
          <w:tab w:val="left" w:pos="1180"/>
          <w:tab w:val="left" w:pos="1181"/>
        </w:tabs>
        <w:ind w:hanging="1081"/>
        <w:rPr>
          <w:sz w:val="28"/>
        </w:rPr>
      </w:pPr>
      <w:r>
        <w:rPr>
          <w:sz w:val="28"/>
        </w:rPr>
        <w:t>Explain</w:t>
      </w:r>
      <w:r>
        <w:rPr>
          <w:spacing w:val="-1"/>
          <w:sz w:val="28"/>
        </w:rPr>
        <w:t xml:space="preserve"> </w:t>
      </w:r>
      <w:r>
        <w:rPr>
          <w:sz w:val="28"/>
        </w:rPr>
        <w:t>about</w:t>
      </w:r>
      <w:r>
        <w:rPr>
          <w:spacing w:val="-3"/>
          <w:sz w:val="28"/>
        </w:rPr>
        <w:t xml:space="preserve"> </w:t>
      </w:r>
      <w:r>
        <w:rPr>
          <w:sz w:val="28"/>
        </w:rPr>
        <w:t>request</w:t>
      </w:r>
      <w:r>
        <w:rPr>
          <w:spacing w:val="-2"/>
          <w:sz w:val="28"/>
        </w:rPr>
        <w:t xml:space="preserve"> </w:t>
      </w:r>
      <w:proofErr w:type="gramStart"/>
      <w:r>
        <w:rPr>
          <w:sz w:val="28"/>
        </w:rPr>
        <w:t>dispatcher</w:t>
      </w:r>
      <w:r>
        <w:rPr>
          <w:spacing w:val="-2"/>
          <w:sz w:val="28"/>
        </w:rPr>
        <w:t xml:space="preserve"> </w:t>
      </w:r>
      <w:r>
        <w:rPr>
          <w:sz w:val="28"/>
        </w:rPr>
        <w:t>?</w:t>
      </w:r>
      <w:proofErr w:type="gramEnd"/>
    </w:p>
    <w:p w14:paraId="778C29E3" w14:textId="77777777" w:rsidR="00591EB0" w:rsidRDefault="00591EB0" w:rsidP="00591EB0">
      <w:pPr>
        <w:pStyle w:val="NormalWeb"/>
        <w:shd w:val="clear" w:color="auto" w:fill="FFFFFF"/>
        <w:jc w:val="both"/>
        <w:rPr>
          <w:rFonts w:ascii="Segoe UI" w:hAnsi="Segoe UI" w:cs="Segoe UI"/>
          <w:color w:val="333333"/>
        </w:rPr>
      </w:pPr>
      <w:r>
        <w:rPr>
          <w:rFonts w:ascii="Segoe UI" w:hAnsi="Segoe UI" w:cs="Segoe UI"/>
          <w:color w:val="333333"/>
        </w:rPr>
        <w:t xml:space="preserve">The RequestDispatcher interface provides the facility of dispatching the request to another resource it may be html, servlet or jsp. This interface can also be used to include the content of another resource also. It is one of the </w:t>
      </w:r>
      <w:proofErr w:type="gramStart"/>
      <w:r>
        <w:rPr>
          <w:rFonts w:ascii="Segoe UI" w:hAnsi="Segoe UI" w:cs="Segoe UI"/>
          <w:color w:val="333333"/>
        </w:rPr>
        <w:t>way</w:t>
      </w:r>
      <w:proofErr w:type="gramEnd"/>
      <w:r>
        <w:rPr>
          <w:rFonts w:ascii="Segoe UI" w:hAnsi="Segoe UI" w:cs="Segoe UI"/>
          <w:color w:val="333333"/>
        </w:rPr>
        <w:t xml:space="preserve"> of servlet collaboration.</w:t>
      </w:r>
    </w:p>
    <w:p w14:paraId="19BCC79F" w14:textId="77777777" w:rsidR="00E671D7" w:rsidRDefault="00591EB0" w:rsidP="00E671D7">
      <w:pPr>
        <w:pStyle w:val="NormalWeb"/>
        <w:shd w:val="clear" w:color="auto" w:fill="FFFFFF"/>
        <w:jc w:val="both"/>
        <w:rPr>
          <w:rFonts w:ascii="Segoe UI" w:hAnsi="Segoe UI" w:cs="Segoe UI"/>
          <w:color w:val="333333"/>
        </w:rPr>
      </w:pPr>
      <w:r>
        <w:rPr>
          <w:rFonts w:ascii="Segoe UI" w:hAnsi="Segoe UI" w:cs="Segoe UI"/>
          <w:color w:val="333333"/>
        </w:rPr>
        <w:t>There are two methods defined in the RequestDispatcher interface.</w:t>
      </w:r>
    </w:p>
    <w:p w14:paraId="369A8C84" w14:textId="45243973" w:rsidR="00591EB0" w:rsidRPr="00E671D7" w:rsidRDefault="00591EB0" w:rsidP="00E671D7">
      <w:pPr>
        <w:pStyle w:val="NormalWeb"/>
        <w:shd w:val="clear" w:color="auto" w:fill="FFFFFF"/>
        <w:jc w:val="both"/>
        <w:rPr>
          <w:rFonts w:ascii="Segoe UI" w:hAnsi="Segoe UI" w:cs="Segoe UI"/>
          <w:color w:val="333333"/>
        </w:rPr>
      </w:pPr>
      <w:r>
        <w:rPr>
          <w:rFonts w:ascii="Helvetica" w:hAnsi="Helvetica" w:cs="Helvetica"/>
          <w:b/>
          <w:bCs/>
          <w:color w:val="610B4B"/>
          <w:sz w:val="32"/>
          <w:szCs w:val="32"/>
        </w:rPr>
        <w:t>Methods of RequestDispatcher interface</w:t>
      </w:r>
    </w:p>
    <w:p w14:paraId="620D79BF" w14:textId="77777777" w:rsidR="00591EB0" w:rsidRDefault="00591EB0" w:rsidP="00591EB0">
      <w:pPr>
        <w:pStyle w:val="NormalWeb"/>
        <w:shd w:val="clear" w:color="auto" w:fill="FFFFFF"/>
        <w:jc w:val="both"/>
        <w:rPr>
          <w:rFonts w:ascii="Segoe UI" w:hAnsi="Segoe UI" w:cs="Segoe UI"/>
          <w:color w:val="333333"/>
        </w:rPr>
      </w:pPr>
      <w:r>
        <w:rPr>
          <w:rFonts w:ascii="Segoe UI" w:hAnsi="Segoe UI" w:cs="Segoe UI"/>
          <w:color w:val="333333"/>
        </w:rPr>
        <w:t>The RequestDispatcher interface provides two methods. They are:</w:t>
      </w:r>
    </w:p>
    <w:p w14:paraId="3A046D67" w14:textId="709D8AC1" w:rsidR="00591EB0" w:rsidRDefault="00591EB0" w:rsidP="00467FB4">
      <w:pPr>
        <w:widowControl/>
        <w:numPr>
          <w:ilvl w:val="0"/>
          <w:numId w:val="9"/>
        </w:numPr>
        <w:shd w:val="clear" w:color="auto" w:fill="FFFFFF"/>
        <w:autoSpaceDE/>
        <w:autoSpaceDN/>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 xml:space="preserve">public void </w:t>
      </w:r>
      <w:proofErr w:type="gramStart"/>
      <w:r>
        <w:rPr>
          <w:rStyle w:val="Strong"/>
          <w:rFonts w:ascii="Segoe UI" w:hAnsi="Segoe UI" w:cs="Segoe UI"/>
          <w:color w:val="000000"/>
        </w:rPr>
        <w:t>forward(</w:t>
      </w:r>
      <w:proofErr w:type="gramEnd"/>
      <w:r>
        <w:rPr>
          <w:rStyle w:val="Strong"/>
          <w:rFonts w:ascii="Segoe UI" w:hAnsi="Segoe UI" w:cs="Segoe UI"/>
          <w:color w:val="000000"/>
        </w:rPr>
        <w:t>ServletRequest request,ServletResponse response)throws ServletException,java.io.IOException:</w:t>
      </w:r>
      <w:r>
        <w:rPr>
          <w:rFonts w:ascii="Segoe UI" w:hAnsi="Segoe UI" w:cs="Segoe UI"/>
          <w:color w:val="000000"/>
        </w:rPr>
        <w:t>Forwards a request from a servlet to another resource (servlet, JSP file, or HTML file) on the server.</w:t>
      </w:r>
    </w:p>
    <w:p w14:paraId="66E110B6" w14:textId="7E732831" w:rsidR="00591EB0" w:rsidRDefault="00591EB0" w:rsidP="00591EB0">
      <w:pPr>
        <w:widowControl/>
        <w:shd w:val="clear" w:color="auto" w:fill="FFFFFF"/>
        <w:autoSpaceDE/>
        <w:autoSpaceDN/>
        <w:spacing w:before="60" w:after="100" w:afterAutospacing="1" w:line="375" w:lineRule="atLeast"/>
        <w:ind w:left="720"/>
        <w:jc w:val="both"/>
        <w:rPr>
          <w:rFonts w:ascii="Segoe UI" w:hAnsi="Segoe UI" w:cs="Segoe UI"/>
          <w:color w:val="000000"/>
        </w:rPr>
      </w:pPr>
      <w:r>
        <w:rPr>
          <w:noProof/>
        </w:rPr>
        <w:drawing>
          <wp:inline distT="0" distB="0" distL="0" distR="0" wp14:anchorId="3C5BB6BF" wp14:editId="7D0D85A1">
            <wp:extent cx="5829300" cy="2235200"/>
            <wp:effectExtent l="0" t="0" r="0" b="0"/>
            <wp:docPr id="19" name="Picture 19" descr="forward() method of 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ward() method of RequestDispatcher interfa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29300" cy="2235200"/>
                    </a:xfrm>
                    <a:prstGeom prst="rect">
                      <a:avLst/>
                    </a:prstGeom>
                    <a:noFill/>
                    <a:ln>
                      <a:noFill/>
                    </a:ln>
                  </pic:spPr>
                </pic:pic>
              </a:graphicData>
            </a:graphic>
          </wp:inline>
        </w:drawing>
      </w:r>
    </w:p>
    <w:p w14:paraId="6177365B" w14:textId="5A55B5D4" w:rsidR="00591EB0" w:rsidRPr="00591EB0" w:rsidRDefault="00591EB0" w:rsidP="00591EB0">
      <w:pPr>
        <w:widowControl/>
        <w:shd w:val="clear" w:color="auto" w:fill="FFFFFF"/>
        <w:autoSpaceDE/>
        <w:autoSpaceDN/>
        <w:spacing w:before="60" w:after="100" w:afterAutospacing="1" w:line="375" w:lineRule="atLeast"/>
        <w:ind w:left="720"/>
        <w:jc w:val="both"/>
        <w:rPr>
          <w:rStyle w:val="Strong"/>
          <w:rFonts w:ascii="Segoe UI" w:hAnsi="Segoe UI" w:cs="Segoe UI"/>
          <w:b w:val="0"/>
          <w:bCs w:val="0"/>
          <w:color w:val="000000"/>
        </w:rPr>
      </w:pPr>
      <w:r>
        <w:rPr>
          <w:rFonts w:ascii="Segoe UI" w:hAnsi="Segoe UI" w:cs="Segoe UI"/>
          <w:color w:val="333333"/>
          <w:shd w:val="clear" w:color="auto" w:fill="FFFFFF"/>
        </w:rPr>
        <w:t xml:space="preserve">   As you see in the above figure, response of second servlet is sent to the client. Response of the first servlet is not displayed to the user.</w:t>
      </w:r>
    </w:p>
    <w:p w14:paraId="56E5DA2A" w14:textId="252D74E9" w:rsidR="00591EB0" w:rsidRDefault="00591EB0" w:rsidP="00467FB4">
      <w:pPr>
        <w:widowControl/>
        <w:numPr>
          <w:ilvl w:val="0"/>
          <w:numId w:val="9"/>
        </w:numPr>
        <w:shd w:val="clear" w:color="auto" w:fill="FFFFFF"/>
        <w:autoSpaceDE/>
        <w:autoSpaceDN/>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include(</w:t>
      </w:r>
      <w:proofErr w:type="gramEnd"/>
      <w:r>
        <w:rPr>
          <w:rStyle w:val="Strong"/>
          <w:rFonts w:ascii="Segoe UI" w:hAnsi="Segoe UI" w:cs="Segoe UI"/>
          <w:color w:val="000000"/>
        </w:rPr>
        <w:t>ServletRequest request,ServletResponse response)throws ServletException,java.io.IOException:</w:t>
      </w:r>
      <w:r>
        <w:rPr>
          <w:rFonts w:ascii="Segoe UI" w:hAnsi="Segoe UI" w:cs="Segoe UI"/>
          <w:color w:val="000000"/>
        </w:rPr>
        <w:t>Includes the content of a resource (servlet, JSP page, or HTML file) in the response.</w:t>
      </w:r>
    </w:p>
    <w:p w14:paraId="5BEAE1E3" w14:textId="0331BFC7" w:rsidR="00591EB0" w:rsidRDefault="00591EB0" w:rsidP="00591EB0">
      <w:pPr>
        <w:widowControl/>
        <w:shd w:val="clear" w:color="auto" w:fill="FFFFFF"/>
        <w:autoSpaceDE/>
        <w:autoSpaceDN/>
        <w:spacing w:before="60" w:after="100" w:afterAutospacing="1" w:line="375" w:lineRule="atLeast"/>
        <w:ind w:left="720"/>
        <w:jc w:val="both"/>
        <w:rPr>
          <w:rFonts w:ascii="Segoe UI" w:hAnsi="Segoe UI" w:cs="Segoe UI"/>
          <w:color w:val="000000"/>
        </w:rPr>
      </w:pPr>
      <w:r>
        <w:rPr>
          <w:noProof/>
        </w:rPr>
        <w:drawing>
          <wp:inline distT="0" distB="0" distL="0" distR="0" wp14:anchorId="6B68EC66" wp14:editId="1491FB30">
            <wp:extent cx="5603113" cy="1654079"/>
            <wp:effectExtent l="0" t="0" r="0" b="3810"/>
            <wp:docPr id="20" name="Picture 20" descr="include() method of 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clude() method of RequestDispatcher interfa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21838" cy="1659607"/>
                    </a:xfrm>
                    <a:prstGeom prst="rect">
                      <a:avLst/>
                    </a:prstGeom>
                    <a:noFill/>
                    <a:ln>
                      <a:noFill/>
                    </a:ln>
                  </pic:spPr>
                </pic:pic>
              </a:graphicData>
            </a:graphic>
          </wp:inline>
        </w:drawing>
      </w:r>
    </w:p>
    <w:p w14:paraId="343320D8" w14:textId="77777777" w:rsidR="00591EB0" w:rsidRDefault="00591EB0" w:rsidP="00591EB0">
      <w:pPr>
        <w:pStyle w:val="ListParagraph"/>
        <w:tabs>
          <w:tab w:val="left" w:pos="1180"/>
          <w:tab w:val="left" w:pos="1181"/>
        </w:tabs>
        <w:ind w:firstLine="0"/>
        <w:rPr>
          <w:sz w:val="28"/>
        </w:rPr>
      </w:pPr>
    </w:p>
    <w:p w14:paraId="55E4E340" w14:textId="54305204" w:rsidR="00591EB0" w:rsidRDefault="00591EB0" w:rsidP="00591EB0">
      <w:pPr>
        <w:pStyle w:val="ListParagraph"/>
        <w:tabs>
          <w:tab w:val="left" w:pos="1180"/>
          <w:tab w:val="left" w:pos="1181"/>
        </w:tabs>
        <w:spacing w:before="25"/>
        <w:ind w:firstLine="0"/>
        <w:rPr>
          <w:sz w:val="28"/>
        </w:rPr>
      </w:pPr>
      <w:r>
        <w:rPr>
          <w:rFonts w:ascii="Segoe UI" w:hAnsi="Segoe UI" w:cs="Segoe UI"/>
          <w:color w:val="333333"/>
          <w:shd w:val="clear" w:color="auto" w:fill="FFFFFF"/>
        </w:rPr>
        <w:t>As you can see in the above figure, response of second servlet is included in the response of the first servlet that is being sent to the client.</w:t>
      </w:r>
    </w:p>
    <w:p w14:paraId="169DC6F0" w14:textId="77777777" w:rsidR="00591EB0" w:rsidRDefault="00591EB0" w:rsidP="00591EB0">
      <w:pPr>
        <w:pStyle w:val="Heading3"/>
        <w:shd w:val="clear" w:color="auto" w:fill="FFFFFF"/>
        <w:spacing w:line="312" w:lineRule="atLeast"/>
        <w:jc w:val="both"/>
        <w:rPr>
          <w:rFonts w:ascii="Helvetica" w:eastAsia="Times New Roman" w:hAnsi="Helvetica" w:cs="Helvetica"/>
          <w:color w:val="610B4B"/>
          <w:sz w:val="32"/>
          <w:szCs w:val="32"/>
        </w:rPr>
      </w:pPr>
      <w:r>
        <w:rPr>
          <w:rFonts w:ascii="Helvetica" w:hAnsi="Helvetica" w:cs="Helvetica"/>
          <w:b/>
          <w:bCs/>
          <w:color w:val="610B4B"/>
          <w:sz w:val="32"/>
          <w:szCs w:val="32"/>
        </w:rPr>
        <w:t>How to get the object of RequestDispatcher</w:t>
      </w:r>
    </w:p>
    <w:p w14:paraId="3DE5B510" w14:textId="77777777" w:rsidR="00591EB0" w:rsidRDefault="00591EB0" w:rsidP="00591EB0">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getRequestDispatcher(</w:t>
      </w:r>
      <w:proofErr w:type="gramEnd"/>
      <w:r>
        <w:rPr>
          <w:rFonts w:ascii="Segoe UI" w:hAnsi="Segoe UI" w:cs="Segoe UI"/>
          <w:color w:val="333333"/>
        </w:rPr>
        <w:t>) method of ServletRequest interface returns the object of RequestDispatcher. Syntax:</w:t>
      </w:r>
    </w:p>
    <w:p w14:paraId="305FF26B" w14:textId="77777777" w:rsidR="00591EB0" w:rsidRDefault="00591EB0" w:rsidP="00591EB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Syntax of getRequestDispatcher method</w:t>
      </w:r>
    </w:p>
    <w:p w14:paraId="3199F547" w14:textId="6DC07ACD" w:rsidR="00591EB0" w:rsidRPr="00591EB0" w:rsidRDefault="00E671D7" w:rsidP="00591EB0">
      <w:pPr>
        <w:jc w:val="both"/>
        <w:rPr>
          <w:rFonts w:ascii="Segoe UI" w:hAnsi="Segoe UI" w:cs="Segoe UI"/>
          <w:b/>
          <w:bCs/>
          <w:color w:val="006699"/>
          <w:bdr w:val="none" w:sz="0" w:space="0" w:color="auto" w:frame="1"/>
        </w:rPr>
      </w:pPr>
      <w:r>
        <w:rPr>
          <w:rFonts w:ascii="Segoe UI" w:hAnsi="Segoe UI" w:cs="Segoe UI"/>
          <w:color w:val="333333"/>
        </w:rPr>
        <w:t xml:space="preserve">                                 </w:t>
      </w:r>
      <w:r w:rsidR="00591EB0">
        <w:rPr>
          <w:rStyle w:val="keyword"/>
          <w:rFonts w:ascii="Segoe UI" w:hAnsi="Segoe UI" w:cs="Segoe UI"/>
          <w:b/>
          <w:bCs/>
          <w:color w:val="006699"/>
          <w:bdr w:val="none" w:sz="0" w:space="0" w:color="auto" w:frame="1"/>
        </w:rPr>
        <w:t>public</w:t>
      </w:r>
      <w:r w:rsidR="00591EB0">
        <w:rPr>
          <w:rFonts w:ascii="Segoe UI" w:hAnsi="Segoe UI" w:cs="Segoe UI"/>
          <w:color w:val="000000"/>
          <w:bdr w:val="none" w:sz="0" w:space="0" w:color="auto" w:frame="1"/>
        </w:rPr>
        <w:t> RequestDispatcher </w:t>
      </w:r>
      <w:proofErr w:type="gramStart"/>
      <w:r w:rsidR="00591EB0">
        <w:rPr>
          <w:rFonts w:ascii="Segoe UI" w:hAnsi="Segoe UI" w:cs="Segoe UI"/>
          <w:color w:val="000000"/>
          <w:bdr w:val="none" w:sz="0" w:space="0" w:color="auto" w:frame="1"/>
        </w:rPr>
        <w:t>getRequestDispatcher(</w:t>
      </w:r>
      <w:proofErr w:type="gramEnd"/>
      <w:r w:rsidR="00591EB0">
        <w:rPr>
          <w:rFonts w:ascii="Segoe UI" w:hAnsi="Segoe UI" w:cs="Segoe UI"/>
          <w:color w:val="000000"/>
          <w:bdr w:val="none" w:sz="0" w:space="0" w:color="auto" w:frame="1"/>
        </w:rPr>
        <w:t>String resource);  </w:t>
      </w:r>
    </w:p>
    <w:p w14:paraId="18283CEF" w14:textId="77777777" w:rsidR="00E671D7" w:rsidRDefault="00E671D7" w:rsidP="00E671D7">
      <w:pPr>
        <w:pStyle w:val="Heading3"/>
        <w:shd w:val="clear" w:color="auto" w:fill="FFFFFF"/>
        <w:jc w:val="both"/>
        <w:rPr>
          <w:rFonts w:ascii="Tahoma" w:eastAsia="Times New Roman" w:hAnsi="Tahoma" w:cs="Tahoma"/>
          <w:color w:val="610B4B"/>
          <w:sz w:val="33"/>
          <w:szCs w:val="33"/>
        </w:rPr>
      </w:pPr>
      <w:r>
        <w:rPr>
          <w:rFonts w:ascii="Tahoma" w:hAnsi="Tahoma" w:cs="Tahoma"/>
          <w:b/>
          <w:bCs/>
          <w:color w:val="610B4B"/>
          <w:sz w:val="33"/>
          <w:szCs w:val="33"/>
        </w:rPr>
        <w:lastRenderedPageBreak/>
        <w:t>Example of RequestDispatcher interface</w:t>
      </w:r>
    </w:p>
    <w:p w14:paraId="63BA1295" w14:textId="50655DC8" w:rsidR="00E671D7" w:rsidRPr="00E671D7" w:rsidRDefault="00E671D7" w:rsidP="00E671D7">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are validating the password entered by the user. If password is servlet, it will forward the request to the WelcomeServlet, otherwise will show an error message: sorry username or password </w:t>
      </w:r>
      <w:proofErr w:type="gramStart"/>
      <w:r>
        <w:rPr>
          <w:rFonts w:ascii="Segoe UI" w:hAnsi="Segoe UI" w:cs="Segoe UI"/>
          <w:color w:val="333333"/>
        </w:rPr>
        <w:t>error!.</w:t>
      </w:r>
      <w:proofErr w:type="gramEnd"/>
      <w:r w:rsidRPr="00E671D7">
        <w:rPr>
          <w:rFonts w:ascii="Segoe UI" w:hAnsi="Segoe UI" w:cs="Segoe UI"/>
          <w:color w:val="333333"/>
        </w:rPr>
        <w:t xml:space="preserve">  In this program, we are cheking for hardcoded information. But you can check it to the database also that we will see in the development chapter. In this example, we have created following files:</w:t>
      </w:r>
    </w:p>
    <w:p w14:paraId="7467B964" w14:textId="77777777" w:rsidR="00E671D7" w:rsidRPr="00E671D7" w:rsidRDefault="00E671D7" w:rsidP="00467FB4">
      <w:pPr>
        <w:widowControl/>
        <w:numPr>
          <w:ilvl w:val="0"/>
          <w:numId w:val="10"/>
        </w:numPr>
        <w:shd w:val="clear" w:color="auto" w:fill="FFFFFF"/>
        <w:autoSpaceDE/>
        <w:autoSpaceDN/>
        <w:spacing w:before="60" w:after="100" w:afterAutospacing="1" w:line="375" w:lineRule="atLeast"/>
        <w:jc w:val="both"/>
        <w:rPr>
          <w:rFonts w:ascii="Segoe UI" w:eastAsia="Times New Roman" w:hAnsi="Segoe UI" w:cs="Segoe UI"/>
          <w:color w:val="000000"/>
          <w:sz w:val="24"/>
          <w:szCs w:val="24"/>
          <w:lang w:val="en-IN" w:eastAsia="en-IN"/>
        </w:rPr>
      </w:pPr>
      <w:r w:rsidRPr="00E671D7">
        <w:rPr>
          <w:rFonts w:ascii="Segoe UI" w:eastAsia="Times New Roman" w:hAnsi="Segoe UI" w:cs="Segoe UI"/>
          <w:b/>
          <w:bCs/>
          <w:color w:val="000000"/>
          <w:sz w:val="24"/>
          <w:szCs w:val="24"/>
          <w:lang w:val="en-IN" w:eastAsia="en-IN"/>
        </w:rPr>
        <w:t>index.html file:</w:t>
      </w:r>
      <w:r w:rsidRPr="00E671D7">
        <w:rPr>
          <w:rFonts w:ascii="Segoe UI" w:eastAsia="Times New Roman" w:hAnsi="Segoe UI" w:cs="Segoe UI"/>
          <w:color w:val="000000"/>
          <w:sz w:val="24"/>
          <w:szCs w:val="24"/>
          <w:lang w:val="en-IN" w:eastAsia="en-IN"/>
        </w:rPr>
        <w:t> for getting input from the user.</w:t>
      </w:r>
    </w:p>
    <w:p w14:paraId="4A40144F" w14:textId="61355539" w:rsidR="00E671D7" w:rsidRPr="00E671D7" w:rsidRDefault="00E671D7" w:rsidP="00467FB4">
      <w:pPr>
        <w:widowControl/>
        <w:numPr>
          <w:ilvl w:val="0"/>
          <w:numId w:val="10"/>
        </w:numPr>
        <w:shd w:val="clear" w:color="auto" w:fill="FFFFFF"/>
        <w:autoSpaceDE/>
        <w:autoSpaceDN/>
        <w:spacing w:before="60" w:after="100" w:afterAutospacing="1" w:line="375" w:lineRule="atLeast"/>
        <w:jc w:val="both"/>
        <w:rPr>
          <w:rFonts w:ascii="Segoe UI" w:eastAsia="Times New Roman" w:hAnsi="Segoe UI" w:cs="Segoe UI"/>
          <w:color w:val="000000"/>
          <w:sz w:val="24"/>
          <w:szCs w:val="24"/>
          <w:lang w:val="en-IN" w:eastAsia="en-IN"/>
        </w:rPr>
      </w:pPr>
      <w:r w:rsidRPr="00E671D7">
        <w:rPr>
          <w:rFonts w:ascii="Segoe UI" w:eastAsia="Times New Roman" w:hAnsi="Segoe UI" w:cs="Segoe UI"/>
          <w:b/>
          <w:bCs/>
          <w:color w:val="000000"/>
          <w:sz w:val="24"/>
          <w:szCs w:val="24"/>
          <w:lang w:val="en-IN" w:eastAsia="en-IN"/>
        </w:rPr>
        <w:t>Login.java file:</w:t>
      </w:r>
      <w:r w:rsidRPr="00E671D7">
        <w:rPr>
          <w:rFonts w:ascii="Segoe UI" w:eastAsia="Times New Roman" w:hAnsi="Segoe UI" w:cs="Segoe UI"/>
          <w:color w:val="000000"/>
          <w:sz w:val="24"/>
          <w:szCs w:val="24"/>
          <w:lang w:val="en-IN" w:eastAsia="en-IN"/>
        </w:rPr>
        <w:t> a servlet class for processing the response. If password is serv</w:t>
      </w:r>
      <w:r w:rsidR="000815FB">
        <w:rPr>
          <w:rFonts w:ascii="Segoe UI" w:eastAsia="Times New Roman" w:hAnsi="Segoe UI" w:cs="Segoe UI"/>
          <w:color w:val="000000"/>
          <w:sz w:val="24"/>
          <w:szCs w:val="24"/>
          <w:lang w:val="en-IN" w:eastAsia="en-IN"/>
        </w:rPr>
        <w:t>l</w:t>
      </w:r>
      <w:r w:rsidRPr="00E671D7">
        <w:rPr>
          <w:rFonts w:ascii="Segoe UI" w:eastAsia="Times New Roman" w:hAnsi="Segoe UI" w:cs="Segoe UI"/>
          <w:color w:val="000000"/>
          <w:sz w:val="24"/>
          <w:szCs w:val="24"/>
          <w:lang w:val="en-IN" w:eastAsia="en-IN"/>
        </w:rPr>
        <w:t>et, it will forward the request to the welcome servlet.</w:t>
      </w:r>
    </w:p>
    <w:p w14:paraId="1757F298" w14:textId="77777777" w:rsidR="00E671D7" w:rsidRPr="00E671D7" w:rsidRDefault="00E671D7" w:rsidP="00467FB4">
      <w:pPr>
        <w:widowControl/>
        <w:numPr>
          <w:ilvl w:val="0"/>
          <w:numId w:val="10"/>
        </w:numPr>
        <w:shd w:val="clear" w:color="auto" w:fill="FFFFFF"/>
        <w:autoSpaceDE/>
        <w:autoSpaceDN/>
        <w:spacing w:before="60" w:after="100" w:afterAutospacing="1" w:line="375" w:lineRule="atLeast"/>
        <w:jc w:val="both"/>
        <w:rPr>
          <w:rFonts w:ascii="Segoe UI" w:eastAsia="Times New Roman" w:hAnsi="Segoe UI" w:cs="Segoe UI"/>
          <w:color w:val="000000"/>
          <w:sz w:val="24"/>
          <w:szCs w:val="24"/>
          <w:lang w:val="en-IN" w:eastAsia="en-IN"/>
        </w:rPr>
      </w:pPr>
      <w:r w:rsidRPr="00E671D7">
        <w:rPr>
          <w:rFonts w:ascii="Segoe UI" w:eastAsia="Times New Roman" w:hAnsi="Segoe UI" w:cs="Segoe UI"/>
          <w:b/>
          <w:bCs/>
          <w:color w:val="000000"/>
          <w:sz w:val="24"/>
          <w:szCs w:val="24"/>
          <w:lang w:val="en-IN" w:eastAsia="en-IN"/>
        </w:rPr>
        <w:t>WelcomeServlet.java file:</w:t>
      </w:r>
      <w:r w:rsidRPr="00E671D7">
        <w:rPr>
          <w:rFonts w:ascii="Segoe UI" w:eastAsia="Times New Roman" w:hAnsi="Segoe UI" w:cs="Segoe UI"/>
          <w:color w:val="000000"/>
          <w:sz w:val="24"/>
          <w:szCs w:val="24"/>
          <w:lang w:val="en-IN" w:eastAsia="en-IN"/>
        </w:rPr>
        <w:t> a servlet class for displaying the welcome message.</w:t>
      </w:r>
    </w:p>
    <w:p w14:paraId="2402672B" w14:textId="77777777" w:rsidR="00E671D7" w:rsidRPr="00E671D7" w:rsidRDefault="00E671D7" w:rsidP="00467FB4">
      <w:pPr>
        <w:widowControl/>
        <w:numPr>
          <w:ilvl w:val="0"/>
          <w:numId w:val="10"/>
        </w:numPr>
        <w:shd w:val="clear" w:color="auto" w:fill="FFFFFF"/>
        <w:autoSpaceDE/>
        <w:autoSpaceDN/>
        <w:spacing w:before="60" w:after="100" w:afterAutospacing="1" w:line="375" w:lineRule="atLeast"/>
        <w:jc w:val="both"/>
        <w:rPr>
          <w:rFonts w:ascii="Segoe UI" w:eastAsia="Times New Roman" w:hAnsi="Segoe UI" w:cs="Segoe UI"/>
          <w:color w:val="000000"/>
          <w:sz w:val="24"/>
          <w:szCs w:val="24"/>
          <w:lang w:val="en-IN" w:eastAsia="en-IN"/>
        </w:rPr>
      </w:pPr>
      <w:r w:rsidRPr="00E671D7">
        <w:rPr>
          <w:rFonts w:ascii="Segoe UI" w:eastAsia="Times New Roman" w:hAnsi="Segoe UI" w:cs="Segoe UI"/>
          <w:b/>
          <w:bCs/>
          <w:color w:val="000000"/>
          <w:sz w:val="24"/>
          <w:szCs w:val="24"/>
          <w:lang w:val="en-IN" w:eastAsia="en-IN"/>
        </w:rPr>
        <w:t>web.xml file:</w:t>
      </w:r>
      <w:r w:rsidRPr="00E671D7">
        <w:rPr>
          <w:rFonts w:ascii="Segoe UI" w:eastAsia="Times New Roman" w:hAnsi="Segoe UI" w:cs="Segoe UI"/>
          <w:color w:val="000000"/>
          <w:sz w:val="24"/>
          <w:szCs w:val="24"/>
          <w:lang w:val="en-IN" w:eastAsia="en-IN"/>
        </w:rPr>
        <w:t> a deployment descriptor file that contains the information about the servlet.</w:t>
      </w:r>
    </w:p>
    <w:p w14:paraId="5AB66DD2" w14:textId="463CCAE1" w:rsidR="00E671D7" w:rsidRDefault="00E671D7" w:rsidP="00E671D7">
      <w:pPr>
        <w:pStyle w:val="NormalWeb"/>
        <w:shd w:val="clear" w:color="auto" w:fill="FFFFFF"/>
        <w:jc w:val="both"/>
        <w:rPr>
          <w:rFonts w:ascii="Segoe UI" w:hAnsi="Segoe UI" w:cs="Segoe UI"/>
          <w:color w:val="333333"/>
        </w:rPr>
      </w:pPr>
      <w:r>
        <w:rPr>
          <w:noProof/>
        </w:rPr>
        <w:drawing>
          <wp:inline distT="0" distB="0" distL="0" distR="0" wp14:anchorId="694A5C5C" wp14:editId="4A1C1F3E">
            <wp:extent cx="5829300" cy="3174365"/>
            <wp:effectExtent l="0" t="0" r="0" b="6985"/>
            <wp:docPr id="21" name="Picture 21" descr="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questDispatcher interfa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29300" cy="3174365"/>
                    </a:xfrm>
                    <a:prstGeom prst="rect">
                      <a:avLst/>
                    </a:prstGeom>
                    <a:noFill/>
                    <a:ln>
                      <a:noFill/>
                    </a:ln>
                  </pic:spPr>
                </pic:pic>
              </a:graphicData>
            </a:graphic>
          </wp:inline>
        </w:drawing>
      </w:r>
    </w:p>
    <w:p w14:paraId="4F95923E" w14:textId="77777777" w:rsidR="00591EB0" w:rsidRDefault="00591EB0" w:rsidP="00E671D7">
      <w:pPr>
        <w:pStyle w:val="ListParagraph"/>
        <w:tabs>
          <w:tab w:val="left" w:pos="1180"/>
          <w:tab w:val="left" w:pos="1181"/>
        </w:tabs>
        <w:spacing w:before="25"/>
        <w:ind w:firstLine="0"/>
        <w:rPr>
          <w:sz w:val="28"/>
        </w:rPr>
      </w:pPr>
    </w:p>
    <w:p w14:paraId="4B981E45" w14:textId="4817AEB1" w:rsidR="00594048" w:rsidRDefault="00CF0667">
      <w:pPr>
        <w:pStyle w:val="ListParagraph"/>
        <w:numPr>
          <w:ilvl w:val="0"/>
          <w:numId w:val="1"/>
        </w:numPr>
        <w:tabs>
          <w:tab w:val="left" w:pos="1180"/>
          <w:tab w:val="left" w:pos="1181"/>
        </w:tabs>
        <w:spacing w:before="25"/>
        <w:ind w:hanging="1081"/>
        <w:rPr>
          <w:sz w:val="28"/>
        </w:rPr>
      </w:pPr>
      <w:r>
        <w:rPr>
          <w:sz w:val="28"/>
        </w:rPr>
        <w:t>Write</w:t>
      </w:r>
      <w:r>
        <w:rPr>
          <w:spacing w:val="-2"/>
          <w:sz w:val="28"/>
        </w:rPr>
        <w:t xml:space="preserve"> </w:t>
      </w:r>
      <w:r>
        <w:rPr>
          <w:sz w:val="28"/>
        </w:rPr>
        <w:t>SQL</w:t>
      </w:r>
      <w:r>
        <w:rPr>
          <w:spacing w:val="-2"/>
          <w:sz w:val="28"/>
        </w:rPr>
        <w:t xml:space="preserve"> </w:t>
      </w:r>
      <w:proofErr w:type="gramStart"/>
      <w:r>
        <w:rPr>
          <w:sz w:val="28"/>
        </w:rPr>
        <w:t>queries ?</w:t>
      </w:r>
      <w:proofErr w:type="gramEnd"/>
    </w:p>
    <w:p w14:paraId="25CE1A21" w14:textId="43CF1C3E" w:rsidR="00594048" w:rsidRDefault="00CF0667">
      <w:pPr>
        <w:pStyle w:val="ListParagraph"/>
        <w:numPr>
          <w:ilvl w:val="0"/>
          <w:numId w:val="1"/>
        </w:numPr>
        <w:tabs>
          <w:tab w:val="left" w:pos="1180"/>
          <w:tab w:val="left" w:pos="1181"/>
        </w:tabs>
        <w:ind w:hanging="1081"/>
        <w:rPr>
          <w:sz w:val="28"/>
        </w:rPr>
      </w:pPr>
      <w:r>
        <w:rPr>
          <w:sz w:val="28"/>
        </w:rPr>
        <w:t>What</w:t>
      </w:r>
      <w:r>
        <w:rPr>
          <w:spacing w:val="-2"/>
          <w:sz w:val="28"/>
        </w:rPr>
        <w:t xml:space="preserve"> </w:t>
      </w:r>
      <w:r>
        <w:rPr>
          <w:sz w:val="28"/>
        </w:rPr>
        <w:t>are</w:t>
      </w:r>
      <w:r>
        <w:rPr>
          <w:spacing w:val="-1"/>
          <w:sz w:val="28"/>
        </w:rPr>
        <w:t xml:space="preserve"> </w:t>
      </w:r>
      <w:r>
        <w:rPr>
          <w:sz w:val="28"/>
        </w:rPr>
        <w:t>data</w:t>
      </w:r>
      <w:r>
        <w:rPr>
          <w:spacing w:val="-1"/>
          <w:sz w:val="28"/>
        </w:rPr>
        <w:t xml:space="preserve"> </w:t>
      </w:r>
      <w:r>
        <w:rPr>
          <w:sz w:val="28"/>
        </w:rPr>
        <w:t>types</w:t>
      </w:r>
      <w:r>
        <w:rPr>
          <w:spacing w:val="-2"/>
          <w:sz w:val="28"/>
        </w:rPr>
        <w:t xml:space="preserve"> </w:t>
      </w:r>
      <w:r>
        <w:rPr>
          <w:sz w:val="28"/>
        </w:rPr>
        <w:t>of</w:t>
      </w:r>
      <w:r>
        <w:rPr>
          <w:spacing w:val="1"/>
          <w:sz w:val="28"/>
        </w:rPr>
        <w:t xml:space="preserve"> </w:t>
      </w:r>
      <w:proofErr w:type="gramStart"/>
      <w:r>
        <w:rPr>
          <w:sz w:val="28"/>
        </w:rPr>
        <w:t>SQL</w:t>
      </w:r>
      <w:r>
        <w:rPr>
          <w:spacing w:val="-1"/>
          <w:sz w:val="28"/>
        </w:rPr>
        <w:t xml:space="preserve"> </w:t>
      </w:r>
      <w:r>
        <w:rPr>
          <w:sz w:val="28"/>
        </w:rPr>
        <w:t>?</w:t>
      </w:r>
      <w:proofErr w:type="gramEnd"/>
    </w:p>
    <w:p w14:paraId="7B7B3C94" w14:textId="14E45E16" w:rsidR="007011BF" w:rsidRDefault="007011BF" w:rsidP="007011BF">
      <w:pPr>
        <w:pStyle w:val="ListParagraph"/>
        <w:tabs>
          <w:tab w:val="left" w:pos="1180"/>
          <w:tab w:val="left" w:pos="1181"/>
        </w:tabs>
        <w:ind w:firstLine="0"/>
        <w:rPr>
          <w:sz w:val="28"/>
        </w:rPr>
      </w:pPr>
      <w:r>
        <w:rPr>
          <w:sz w:val="28"/>
        </w:rPr>
        <w:t xml:space="preserve">Data types will defines what kind of content we can put inside the </w:t>
      </w:r>
      <w:proofErr w:type="gramStart"/>
      <w:r>
        <w:rPr>
          <w:sz w:val="28"/>
        </w:rPr>
        <w:t>column.when</w:t>
      </w:r>
      <w:proofErr w:type="gramEnd"/>
      <w:r>
        <w:rPr>
          <w:sz w:val="28"/>
        </w:rPr>
        <w:t xml:space="preserve"> we are designing a table every DB has got the data type which are predefined.</w:t>
      </w:r>
    </w:p>
    <w:p w14:paraId="5D619446" w14:textId="77777777" w:rsidR="000346D4" w:rsidRDefault="007011BF" w:rsidP="007011BF">
      <w:pPr>
        <w:pStyle w:val="ListParagraph"/>
        <w:tabs>
          <w:tab w:val="left" w:pos="1180"/>
          <w:tab w:val="left" w:pos="1181"/>
        </w:tabs>
        <w:ind w:firstLine="0"/>
        <w:rPr>
          <w:sz w:val="28"/>
        </w:rPr>
      </w:pPr>
      <w:r>
        <w:rPr>
          <w:sz w:val="28"/>
        </w:rPr>
        <w:t xml:space="preserve">TINY </w:t>
      </w:r>
      <w:proofErr w:type="gramStart"/>
      <w:r>
        <w:rPr>
          <w:sz w:val="28"/>
        </w:rPr>
        <w:t>INT,INT</w:t>
      </w:r>
      <w:proofErr w:type="gramEnd"/>
      <w:r>
        <w:rPr>
          <w:sz w:val="28"/>
        </w:rPr>
        <w:t>,MEDIUM INT,SMALL INT,CHAR,VARCHAR,BLOB(binary large object)</w:t>
      </w:r>
    </w:p>
    <w:p w14:paraId="5C6912BF" w14:textId="77777777" w:rsidR="003310D3" w:rsidRDefault="007011BF" w:rsidP="007011BF">
      <w:pPr>
        <w:pStyle w:val="ListParagraph"/>
        <w:tabs>
          <w:tab w:val="left" w:pos="1180"/>
          <w:tab w:val="left" w:pos="1181"/>
        </w:tabs>
        <w:ind w:firstLine="0"/>
        <w:rPr>
          <w:sz w:val="28"/>
        </w:rPr>
      </w:pPr>
      <w:r>
        <w:rPr>
          <w:sz w:val="28"/>
        </w:rPr>
        <w:t>very large strings can be</w:t>
      </w:r>
      <w:r w:rsidR="003310D3">
        <w:rPr>
          <w:sz w:val="28"/>
        </w:rPr>
        <w:t xml:space="preserve"> </w:t>
      </w:r>
      <w:r>
        <w:rPr>
          <w:sz w:val="28"/>
        </w:rPr>
        <w:t>stored</w:t>
      </w:r>
    </w:p>
    <w:p w14:paraId="17FA28B1" w14:textId="347D44D9" w:rsidR="007011BF" w:rsidRDefault="007011BF" w:rsidP="007011BF">
      <w:pPr>
        <w:pStyle w:val="ListParagraph"/>
        <w:tabs>
          <w:tab w:val="left" w:pos="1180"/>
          <w:tab w:val="left" w:pos="1181"/>
        </w:tabs>
        <w:ind w:firstLine="0"/>
        <w:rPr>
          <w:sz w:val="28"/>
        </w:rPr>
      </w:pPr>
      <w:proofErr w:type="gramStart"/>
      <w:r>
        <w:rPr>
          <w:sz w:val="28"/>
        </w:rPr>
        <w:lastRenderedPageBreak/>
        <w:t>FLOAT,DOUBL</w:t>
      </w:r>
      <w:r w:rsidR="003310D3">
        <w:rPr>
          <w:sz w:val="28"/>
        </w:rPr>
        <w:t>E</w:t>
      </w:r>
      <w:proofErr w:type="gramEnd"/>
      <w:r>
        <w:rPr>
          <w:sz w:val="28"/>
        </w:rPr>
        <w:t>,ENUM,DATE,TIME,TIMESTAMP,YEAR.</w:t>
      </w:r>
    </w:p>
    <w:p w14:paraId="73199C61" w14:textId="77777777" w:rsidR="007011BF" w:rsidRDefault="007011BF" w:rsidP="007011BF">
      <w:pPr>
        <w:pStyle w:val="ListParagraph"/>
        <w:tabs>
          <w:tab w:val="left" w:pos="1180"/>
          <w:tab w:val="left" w:pos="1181"/>
        </w:tabs>
        <w:ind w:firstLine="0"/>
        <w:rPr>
          <w:sz w:val="28"/>
        </w:rPr>
      </w:pPr>
    </w:p>
    <w:p w14:paraId="6ECD2E64" w14:textId="522F1101" w:rsidR="00594048" w:rsidRDefault="00CF0667">
      <w:pPr>
        <w:pStyle w:val="ListParagraph"/>
        <w:numPr>
          <w:ilvl w:val="0"/>
          <w:numId w:val="1"/>
        </w:numPr>
        <w:tabs>
          <w:tab w:val="left" w:pos="1180"/>
          <w:tab w:val="left" w:pos="1181"/>
        </w:tabs>
        <w:ind w:hanging="1081"/>
        <w:rPr>
          <w:sz w:val="28"/>
        </w:rPr>
      </w:pPr>
      <w:r>
        <w:rPr>
          <w:sz w:val="28"/>
        </w:rPr>
        <w:t>What</w:t>
      </w:r>
      <w:r>
        <w:rPr>
          <w:spacing w:val="-3"/>
          <w:sz w:val="28"/>
        </w:rPr>
        <w:t xml:space="preserve"> </w:t>
      </w:r>
      <w:r>
        <w:rPr>
          <w:sz w:val="28"/>
        </w:rPr>
        <w:t>are</w:t>
      </w:r>
      <w:r>
        <w:rPr>
          <w:spacing w:val="-3"/>
          <w:sz w:val="28"/>
        </w:rPr>
        <w:t xml:space="preserve"> </w:t>
      </w:r>
      <w:proofErr w:type="gramStart"/>
      <w:r>
        <w:rPr>
          <w:sz w:val="28"/>
        </w:rPr>
        <w:t>constrains</w:t>
      </w:r>
      <w:r>
        <w:rPr>
          <w:spacing w:val="-2"/>
          <w:sz w:val="28"/>
        </w:rPr>
        <w:t xml:space="preserve"> </w:t>
      </w:r>
      <w:r>
        <w:rPr>
          <w:sz w:val="28"/>
        </w:rPr>
        <w:t>?</w:t>
      </w:r>
      <w:proofErr w:type="gramEnd"/>
    </w:p>
    <w:p w14:paraId="51240303" w14:textId="77777777" w:rsidR="00EC23C9" w:rsidRDefault="00EC23C9" w:rsidP="00EC23C9">
      <w:pPr>
        <w:pStyle w:val="ListParagraph"/>
        <w:tabs>
          <w:tab w:val="left" w:pos="1180"/>
          <w:tab w:val="left" w:pos="1181"/>
        </w:tabs>
        <w:ind w:firstLine="0"/>
        <w:rPr>
          <w:sz w:val="28"/>
        </w:rPr>
      </w:pPr>
      <w:r w:rsidRPr="00F4766E">
        <w:rPr>
          <w:sz w:val="28"/>
        </w:rPr>
        <w:t>SQL constraints are </w:t>
      </w:r>
      <w:r w:rsidRPr="00F4766E">
        <w:rPr>
          <w:b/>
          <w:bCs/>
          <w:sz w:val="28"/>
        </w:rPr>
        <w:t>used to specify rules for the data in a table</w:t>
      </w:r>
      <w:r w:rsidRPr="00F4766E">
        <w:rPr>
          <w:sz w:val="28"/>
        </w:rPr>
        <w:t>. Constraints are used to limit the type of data that can go into a table. This ensures the accuracy and reliability of the data in the table.</w:t>
      </w:r>
    </w:p>
    <w:p w14:paraId="6D946A38" w14:textId="77777777" w:rsidR="00EC23C9" w:rsidRPr="00910CFF" w:rsidRDefault="00EC23C9" w:rsidP="00EC23C9">
      <w:pPr>
        <w:pStyle w:val="ListParagraph"/>
        <w:tabs>
          <w:tab w:val="left" w:pos="1180"/>
          <w:tab w:val="left" w:pos="1181"/>
        </w:tabs>
        <w:ind w:firstLine="0"/>
        <w:rPr>
          <w:b/>
          <w:bCs/>
          <w:sz w:val="28"/>
        </w:rPr>
      </w:pPr>
      <w:r>
        <w:rPr>
          <w:sz w:val="28"/>
        </w:rPr>
        <w:t>(</w:t>
      </w:r>
      <w:r>
        <w:rPr>
          <w:b/>
          <w:bCs/>
          <w:sz w:val="28"/>
        </w:rPr>
        <w:t xml:space="preserve">Not </w:t>
      </w:r>
      <w:proofErr w:type="gramStart"/>
      <w:r>
        <w:rPr>
          <w:b/>
          <w:bCs/>
          <w:sz w:val="28"/>
        </w:rPr>
        <w:t>null,unique</w:t>
      </w:r>
      <w:proofErr w:type="gramEnd"/>
      <w:r>
        <w:rPr>
          <w:b/>
          <w:bCs/>
          <w:sz w:val="28"/>
        </w:rPr>
        <w:t>,primary key,forigen key,enum,set)</w:t>
      </w:r>
    </w:p>
    <w:p w14:paraId="72AC2568" w14:textId="77777777" w:rsidR="00EC23C9" w:rsidRDefault="00EC23C9" w:rsidP="00EC23C9">
      <w:pPr>
        <w:pStyle w:val="ListParagraph"/>
        <w:tabs>
          <w:tab w:val="left" w:pos="1180"/>
          <w:tab w:val="left" w:pos="1181"/>
        </w:tabs>
        <w:ind w:firstLine="0"/>
        <w:rPr>
          <w:sz w:val="28"/>
        </w:rPr>
      </w:pPr>
    </w:p>
    <w:p w14:paraId="50799A54" w14:textId="24DDAC94" w:rsidR="00594048" w:rsidRDefault="00CF0667">
      <w:pPr>
        <w:pStyle w:val="ListParagraph"/>
        <w:numPr>
          <w:ilvl w:val="0"/>
          <w:numId w:val="1"/>
        </w:numPr>
        <w:tabs>
          <w:tab w:val="left" w:pos="1180"/>
          <w:tab w:val="left" w:pos="1181"/>
        </w:tabs>
        <w:spacing w:before="25"/>
        <w:ind w:hanging="1081"/>
        <w:rPr>
          <w:sz w:val="28"/>
        </w:rPr>
      </w:pPr>
      <w:r>
        <w:rPr>
          <w:sz w:val="28"/>
        </w:rPr>
        <w:t>Explain</w:t>
      </w:r>
      <w:r>
        <w:rPr>
          <w:spacing w:val="-1"/>
          <w:sz w:val="28"/>
        </w:rPr>
        <w:t xml:space="preserve"> </w:t>
      </w:r>
      <w:r>
        <w:rPr>
          <w:sz w:val="28"/>
        </w:rPr>
        <w:t>about</w:t>
      </w:r>
      <w:r>
        <w:rPr>
          <w:spacing w:val="-3"/>
          <w:sz w:val="28"/>
        </w:rPr>
        <w:t xml:space="preserve"> </w:t>
      </w:r>
      <w:proofErr w:type="gramStart"/>
      <w:r>
        <w:rPr>
          <w:sz w:val="28"/>
        </w:rPr>
        <w:t>joins</w:t>
      </w:r>
      <w:r>
        <w:rPr>
          <w:spacing w:val="-1"/>
          <w:sz w:val="28"/>
        </w:rPr>
        <w:t xml:space="preserve"> </w:t>
      </w:r>
      <w:r>
        <w:rPr>
          <w:sz w:val="28"/>
        </w:rPr>
        <w:t>?</w:t>
      </w:r>
      <w:proofErr w:type="gramEnd"/>
      <w:r w:rsidR="003310D3">
        <w:rPr>
          <w:sz w:val="28"/>
        </w:rPr>
        <w:t xml:space="preserve"> refer notes</w:t>
      </w:r>
    </w:p>
    <w:p w14:paraId="43BC8BE7" w14:textId="77777777" w:rsidR="00350B06" w:rsidRDefault="00350B06" w:rsidP="00350B06">
      <w:pPr>
        <w:pStyle w:val="ListParagraph"/>
        <w:tabs>
          <w:tab w:val="left" w:pos="1180"/>
          <w:tab w:val="left" w:pos="1181"/>
        </w:tabs>
        <w:spacing w:before="25"/>
        <w:ind w:firstLine="0"/>
        <w:rPr>
          <w:sz w:val="28"/>
        </w:rPr>
      </w:pPr>
    </w:p>
    <w:p w14:paraId="642266D9" w14:textId="334FEB72" w:rsidR="00594048" w:rsidRDefault="00CF0667">
      <w:pPr>
        <w:pStyle w:val="ListParagraph"/>
        <w:numPr>
          <w:ilvl w:val="0"/>
          <w:numId w:val="1"/>
        </w:numPr>
        <w:tabs>
          <w:tab w:val="left" w:pos="1180"/>
          <w:tab w:val="left" w:pos="1181"/>
        </w:tabs>
        <w:ind w:hanging="1081"/>
        <w:rPr>
          <w:sz w:val="28"/>
        </w:rPr>
      </w:pPr>
      <w:r>
        <w:rPr>
          <w:sz w:val="28"/>
        </w:rPr>
        <w:t>Difference</w:t>
      </w:r>
      <w:r>
        <w:rPr>
          <w:spacing w:val="-5"/>
          <w:sz w:val="28"/>
        </w:rPr>
        <w:t xml:space="preserve"> </w:t>
      </w:r>
      <w:r>
        <w:rPr>
          <w:sz w:val="28"/>
        </w:rPr>
        <w:t>between</w:t>
      </w:r>
      <w:r>
        <w:rPr>
          <w:spacing w:val="-3"/>
          <w:sz w:val="28"/>
        </w:rPr>
        <w:t xml:space="preserve"> </w:t>
      </w:r>
      <w:r>
        <w:rPr>
          <w:sz w:val="28"/>
        </w:rPr>
        <w:t>application</w:t>
      </w:r>
      <w:r>
        <w:rPr>
          <w:spacing w:val="-3"/>
          <w:sz w:val="28"/>
        </w:rPr>
        <w:t xml:space="preserve"> </w:t>
      </w:r>
      <w:r>
        <w:rPr>
          <w:sz w:val="28"/>
        </w:rPr>
        <w:t>server</w:t>
      </w:r>
      <w:r>
        <w:rPr>
          <w:spacing w:val="-2"/>
          <w:sz w:val="28"/>
        </w:rPr>
        <w:t xml:space="preserve"> </w:t>
      </w:r>
      <w:r>
        <w:rPr>
          <w:sz w:val="28"/>
        </w:rPr>
        <w:t>and</w:t>
      </w:r>
      <w:r>
        <w:rPr>
          <w:spacing w:val="-6"/>
          <w:sz w:val="28"/>
        </w:rPr>
        <w:t xml:space="preserve"> </w:t>
      </w:r>
      <w:r>
        <w:rPr>
          <w:sz w:val="28"/>
        </w:rPr>
        <w:t>Web</w:t>
      </w:r>
      <w:r>
        <w:rPr>
          <w:spacing w:val="-2"/>
          <w:sz w:val="28"/>
        </w:rPr>
        <w:t xml:space="preserve"> </w:t>
      </w:r>
      <w:proofErr w:type="gramStart"/>
      <w:r>
        <w:rPr>
          <w:sz w:val="28"/>
        </w:rPr>
        <w:t>server</w:t>
      </w:r>
      <w:r>
        <w:rPr>
          <w:spacing w:val="-3"/>
          <w:sz w:val="28"/>
        </w:rPr>
        <w:t xml:space="preserve"> </w:t>
      </w:r>
      <w:r>
        <w:rPr>
          <w:sz w:val="28"/>
        </w:rPr>
        <w:t>?</w:t>
      </w:r>
      <w:proofErr w:type="gramEnd"/>
    </w:p>
    <w:p w14:paraId="02000FB5" w14:textId="77777777" w:rsidR="00350B06" w:rsidRPr="00350B06" w:rsidRDefault="00350B06" w:rsidP="00350B06">
      <w:pPr>
        <w:pStyle w:val="ListParagraph"/>
        <w:rPr>
          <w:sz w:val="28"/>
        </w:rPr>
      </w:pPr>
    </w:p>
    <w:tbl>
      <w:tblPr>
        <w:tblStyle w:val="TableGrid"/>
        <w:tblW w:w="0" w:type="auto"/>
        <w:tblInd w:w="1180" w:type="dxa"/>
        <w:tblLook w:val="04A0" w:firstRow="1" w:lastRow="0" w:firstColumn="1" w:lastColumn="0" w:noHBand="0" w:noVBand="1"/>
      </w:tblPr>
      <w:tblGrid>
        <w:gridCol w:w="4050"/>
        <w:gridCol w:w="3940"/>
      </w:tblGrid>
      <w:tr w:rsidR="00350B06" w14:paraId="692CEE03" w14:textId="77777777" w:rsidTr="00350B06">
        <w:tc>
          <w:tcPr>
            <w:tcW w:w="4585" w:type="dxa"/>
          </w:tcPr>
          <w:p w14:paraId="4C429B96" w14:textId="45558B91" w:rsidR="00350B06" w:rsidRDefault="00350B06" w:rsidP="00350B06">
            <w:pPr>
              <w:pStyle w:val="ListParagraph"/>
              <w:tabs>
                <w:tab w:val="left" w:pos="1180"/>
                <w:tab w:val="left" w:pos="1181"/>
              </w:tabs>
              <w:ind w:left="0" w:firstLine="0"/>
              <w:rPr>
                <w:sz w:val="28"/>
              </w:rPr>
            </w:pPr>
            <w:r>
              <w:rPr>
                <w:sz w:val="28"/>
              </w:rPr>
              <w:t>APPLICATION SERVER</w:t>
            </w:r>
          </w:p>
        </w:tc>
        <w:tc>
          <w:tcPr>
            <w:tcW w:w="4585" w:type="dxa"/>
          </w:tcPr>
          <w:p w14:paraId="3257B0F8" w14:textId="446DDBA6" w:rsidR="00350B06" w:rsidRDefault="00350B06" w:rsidP="00350B06">
            <w:pPr>
              <w:pStyle w:val="ListParagraph"/>
              <w:tabs>
                <w:tab w:val="left" w:pos="1180"/>
                <w:tab w:val="left" w:pos="1181"/>
              </w:tabs>
              <w:ind w:left="0" w:firstLine="0"/>
              <w:rPr>
                <w:sz w:val="28"/>
              </w:rPr>
            </w:pPr>
            <w:r>
              <w:rPr>
                <w:sz w:val="28"/>
              </w:rPr>
              <w:t>WEB SERVER</w:t>
            </w:r>
          </w:p>
        </w:tc>
      </w:tr>
      <w:tr w:rsidR="00350B06" w14:paraId="4010F766" w14:textId="77777777" w:rsidTr="00350B06">
        <w:tc>
          <w:tcPr>
            <w:tcW w:w="4585" w:type="dxa"/>
          </w:tcPr>
          <w:p w14:paraId="7BB3D3B6" w14:textId="495CBF49" w:rsidR="00350B06" w:rsidRDefault="00350B06" w:rsidP="00350B06">
            <w:pPr>
              <w:pStyle w:val="ListParagraph"/>
              <w:tabs>
                <w:tab w:val="left" w:pos="1180"/>
                <w:tab w:val="left" w:pos="1181"/>
              </w:tabs>
              <w:ind w:left="0" w:firstLine="0"/>
              <w:rPr>
                <w:sz w:val="28"/>
              </w:rPr>
            </w:pPr>
            <w:r>
              <w:rPr>
                <w:sz w:val="28"/>
              </w:rPr>
              <w:t xml:space="preserve">1.if we want to built the dynamic </w:t>
            </w:r>
            <w:proofErr w:type="gramStart"/>
            <w:r>
              <w:rPr>
                <w:sz w:val="28"/>
              </w:rPr>
              <w:t>applications</w:t>
            </w:r>
            <w:proofErr w:type="gramEnd"/>
            <w:r>
              <w:rPr>
                <w:sz w:val="28"/>
              </w:rPr>
              <w:t xml:space="preserve"> we go with application server.</w:t>
            </w:r>
          </w:p>
        </w:tc>
        <w:tc>
          <w:tcPr>
            <w:tcW w:w="4585" w:type="dxa"/>
          </w:tcPr>
          <w:p w14:paraId="17C974D9" w14:textId="77777777" w:rsidR="00350B06" w:rsidRDefault="00350B06" w:rsidP="00350B06">
            <w:pPr>
              <w:pStyle w:val="ListParagraph"/>
              <w:tabs>
                <w:tab w:val="left" w:pos="1180"/>
                <w:tab w:val="left" w:pos="1181"/>
              </w:tabs>
              <w:ind w:left="0" w:firstLine="0"/>
              <w:rPr>
                <w:sz w:val="28"/>
              </w:rPr>
            </w:pPr>
            <w:r>
              <w:rPr>
                <w:sz w:val="28"/>
              </w:rPr>
              <w:t xml:space="preserve">1.if we want to built the static </w:t>
            </w:r>
            <w:proofErr w:type="gramStart"/>
            <w:r>
              <w:rPr>
                <w:sz w:val="28"/>
              </w:rPr>
              <w:t>application</w:t>
            </w:r>
            <w:proofErr w:type="gramEnd"/>
            <w:r>
              <w:rPr>
                <w:sz w:val="28"/>
              </w:rPr>
              <w:t xml:space="preserve"> we go with the web server.</w:t>
            </w:r>
          </w:p>
          <w:p w14:paraId="3CCDD92A" w14:textId="19817DF2" w:rsidR="00350B06" w:rsidRDefault="00350B06" w:rsidP="00350B06">
            <w:pPr>
              <w:pStyle w:val="ListParagraph"/>
              <w:tabs>
                <w:tab w:val="left" w:pos="1180"/>
                <w:tab w:val="left" w:pos="1181"/>
              </w:tabs>
              <w:ind w:left="0" w:firstLine="0"/>
              <w:rPr>
                <w:sz w:val="28"/>
              </w:rPr>
            </w:pPr>
          </w:p>
        </w:tc>
      </w:tr>
      <w:tr w:rsidR="00350B06" w14:paraId="31C55ECA" w14:textId="77777777" w:rsidTr="00350B06">
        <w:tc>
          <w:tcPr>
            <w:tcW w:w="4585" w:type="dxa"/>
          </w:tcPr>
          <w:p w14:paraId="65EFE768" w14:textId="5A72523B" w:rsidR="00350B06" w:rsidRDefault="00350B06" w:rsidP="00350B06">
            <w:pPr>
              <w:pStyle w:val="ListParagraph"/>
              <w:tabs>
                <w:tab w:val="left" w:pos="1180"/>
                <w:tab w:val="left" w:pos="1181"/>
              </w:tabs>
              <w:ind w:left="0" w:firstLine="0"/>
              <w:rPr>
                <w:sz w:val="28"/>
              </w:rPr>
            </w:pPr>
            <w:r>
              <w:rPr>
                <w:sz w:val="28"/>
              </w:rPr>
              <w:t>2.here we use technologies like servlet,</w:t>
            </w:r>
            <w:r w:rsidR="00EE68E6">
              <w:rPr>
                <w:sz w:val="28"/>
              </w:rPr>
              <w:t xml:space="preserve"> </w:t>
            </w:r>
            <w:r>
              <w:rPr>
                <w:sz w:val="28"/>
              </w:rPr>
              <w:t>jsp,</w:t>
            </w:r>
            <w:r w:rsidR="00EE68E6">
              <w:rPr>
                <w:sz w:val="28"/>
              </w:rPr>
              <w:t xml:space="preserve"> </w:t>
            </w:r>
            <w:proofErr w:type="gramStart"/>
            <w:r>
              <w:rPr>
                <w:sz w:val="28"/>
              </w:rPr>
              <w:t>springboot</w:t>
            </w:r>
            <w:r w:rsidR="00EE68E6">
              <w:rPr>
                <w:sz w:val="28"/>
              </w:rPr>
              <w:t xml:space="preserve"> </w:t>
            </w:r>
            <w:r>
              <w:rPr>
                <w:sz w:val="28"/>
              </w:rPr>
              <w:t>,ejb</w:t>
            </w:r>
            <w:proofErr w:type="gramEnd"/>
          </w:p>
        </w:tc>
        <w:tc>
          <w:tcPr>
            <w:tcW w:w="4585" w:type="dxa"/>
          </w:tcPr>
          <w:p w14:paraId="3F8D7B70" w14:textId="34109251" w:rsidR="00350B06" w:rsidRDefault="00350B06" w:rsidP="00350B06">
            <w:pPr>
              <w:pStyle w:val="ListParagraph"/>
              <w:tabs>
                <w:tab w:val="left" w:pos="1180"/>
                <w:tab w:val="left" w:pos="1181"/>
              </w:tabs>
              <w:ind w:left="0" w:firstLine="0"/>
              <w:rPr>
                <w:sz w:val="28"/>
              </w:rPr>
            </w:pPr>
            <w:r>
              <w:rPr>
                <w:sz w:val="28"/>
              </w:rPr>
              <w:t xml:space="preserve">2.here we use technologies like </w:t>
            </w:r>
            <w:proofErr w:type="gramStart"/>
            <w:r>
              <w:rPr>
                <w:sz w:val="28"/>
              </w:rPr>
              <w:t>html,css</w:t>
            </w:r>
            <w:proofErr w:type="gramEnd"/>
            <w:r>
              <w:rPr>
                <w:sz w:val="28"/>
              </w:rPr>
              <w:t>,javascript etc</w:t>
            </w:r>
          </w:p>
        </w:tc>
      </w:tr>
      <w:tr w:rsidR="00350B06" w14:paraId="44C1BF47" w14:textId="77777777" w:rsidTr="00350B06">
        <w:tc>
          <w:tcPr>
            <w:tcW w:w="4585" w:type="dxa"/>
          </w:tcPr>
          <w:p w14:paraId="7BD242D2" w14:textId="5C324D81" w:rsidR="00350B06" w:rsidRDefault="00350B06" w:rsidP="00350B06">
            <w:pPr>
              <w:pStyle w:val="ListParagraph"/>
              <w:tabs>
                <w:tab w:val="left" w:pos="1180"/>
                <w:tab w:val="left" w:pos="1181"/>
              </w:tabs>
              <w:ind w:left="0" w:firstLine="0"/>
              <w:rPr>
                <w:sz w:val="28"/>
              </w:rPr>
            </w:pPr>
            <w:r>
              <w:rPr>
                <w:sz w:val="28"/>
              </w:rPr>
              <w:t xml:space="preserve">3.application servers like </w:t>
            </w:r>
            <w:proofErr w:type="gramStart"/>
            <w:r>
              <w:rPr>
                <w:sz w:val="28"/>
              </w:rPr>
              <w:t>tomcat,glassfish</w:t>
            </w:r>
            <w:proofErr w:type="gramEnd"/>
            <w:r>
              <w:rPr>
                <w:sz w:val="28"/>
              </w:rPr>
              <w:t>,jboss etc are used</w:t>
            </w:r>
          </w:p>
        </w:tc>
        <w:tc>
          <w:tcPr>
            <w:tcW w:w="4585" w:type="dxa"/>
          </w:tcPr>
          <w:p w14:paraId="4C5A7184" w14:textId="78B8FFAC" w:rsidR="00350B06" w:rsidRDefault="00350B06" w:rsidP="00350B06">
            <w:pPr>
              <w:pStyle w:val="ListParagraph"/>
              <w:tabs>
                <w:tab w:val="left" w:pos="1180"/>
                <w:tab w:val="left" w:pos="1181"/>
              </w:tabs>
              <w:ind w:left="0" w:firstLine="0"/>
              <w:rPr>
                <w:sz w:val="28"/>
              </w:rPr>
            </w:pPr>
            <w:r>
              <w:rPr>
                <w:sz w:val="28"/>
              </w:rPr>
              <w:t xml:space="preserve">3.we use webservers like </w:t>
            </w:r>
            <w:r w:rsidR="00791E0A">
              <w:rPr>
                <w:sz w:val="28"/>
              </w:rPr>
              <w:t>apache</w:t>
            </w:r>
            <w:r w:rsidR="00D01A44">
              <w:rPr>
                <w:sz w:val="28"/>
              </w:rPr>
              <w:t xml:space="preserve"> </w:t>
            </w:r>
            <w:r w:rsidR="00791E0A">
              <w:rPr>
                <w:sz w:val="28"/>
              </w:rPr>
              <w:t xml:space="preserve">http </w:t>
            </w:r>
            <w:proofErr w:type="gramStart"/>
            <w:r w:rsidR="00791E0A">
              <w:rPr>
                <w:sz w:val="28"/>
              </w:rPr>
              <w:t>server,IIS</w:t>
            </w:r>
            <w:proofErr w:type="gramEnd"/>
            <w:r w:rsidR="00D01A44">
              <w:rPr>
                <w:sz w:val="28"/>
              </w:rPr>
              <w:t>(</w:t>
            </w:r>
            <w:r w:rsidR="000F2956">
              <w:rPr>
                <w:sz w:val="28"/>
              </w:rPr>
              <w:t>internet information services by ibm)</w:t>
            </w:r>
            <w:r w:rsidR="00791E0A">
              <w:rPr>
                <w:sz w:val="28"/>
              </w:rPr>
              <w:t>,Nginsx.</w:t>
            </w:r>
          </w:p>
        </w:tc>
      </w:tr>
    </w:tbl>
    <w:p w14:paraId="1C0835AE" w14:textId="77777777" w:rsidR="00350B06" w:rsidRDefault="00350B06" w:rsidP="00350B06">
      <w:pPr>
        <w:pStyle w:val="ListParagraph"/>
        <w:tabs>
          <w:tab w:val="left" w:pos="1180"/>
          <w:tab w:val="left" w:pos="1181"/>
        </w:tabs>
        <w:ind w:firstLine="0"/>
        <w:rPr>
          <w:sz w:val="28"/>
        </w:rPr>
      </w:pPr>
    </w:p>
    <w:p w14:paraId="16D086F9" w14:textId="40828770" w:rsidR="00594048" w:rsidRDefault="00CF0667">
      <w:pPr>
        <w:pStyle w:val="ListParagraph"/>
        <w:numPr>
          <w:ilvl w:val="0"/>
          <w:numId w:val="1"/>
        </w:numPr>
        <w:tabs>
          <w:tab w:val="left" w:pos="1180"/>
          <w:tab w:val="left" w:pos="1181"/>
        </w:tabs>
        <w:ind w:hanging="1081"/>
        <w:rPr>
          <w:sz w:val="28"/>
        </w:rPr>
      </w:pPr>
      <w:r>
        <w:rPr>
          <w:sz w:val="28"/>
        </w:rPr>
        <w:t>Explain</w:t>
      </w:r>
      <w:r>
        <w:rPr>
          <w:spacing w:val="-1"/>
          <w:sz w:val="28"/>
        </w:rPr>
        <w:t xml:space="preserve"> </w:t>
      </w:r>
      <w:r>
        <w:rPr>
          <w:sz w:val="28"/>
        </w:rPr>
        <w:t>about</w:t>
      </w:r>
      <w:r>
        <w:rPr>
          <w:spacing w:val="-2"/>
          <w:sz w:val="28"/>
        </w:rPr>
        <w:t xml:space="preserve"> </w:t>
      </w:r>
      <w:r>
        <w:rPr>
          <w:sz w:val="28"/>
        </w:rPr>
        <w:t>J</w:t>
      </w:r>
      <w:r>
        <w:rPr>
          <w:spacing w:val="-2"/>
          <w:sz w:val="28"/>
        </w:rPr>
        <w:t xml:space="preserve"> </w:t>
      </w:r>
      <w:proofErr w:type="gramStart"/>
      <w:r>
        <w:rPr>
          <w:sz w:val="28"/>
        </w:rPr>
        <w:t>unit</w:t>
      </w:r>
      <w:r>
        <w:rPr>
          <w:spacing w:val="-2"/>
          <w:sz w:val="28"/>
        </w:rPr>
        <w:t xml:space="preserve"> </w:t>
      </w:r>
      <w:r>
        <w:rPr>
          <w:sz w:val="28"/>
        </w:rPr>
        <w:t>?</w:t>
      </w:r>
      <w:proofErr w:type="gramEnd"/>
    </w:p>
    <w:p w14:paraId="6A92BA56" w14:textId="3999480B" w:rsidR="00791E0A" w:rsidRDefault="00791E0A" w:rsidP="00791E0A">
      <w:pPr>
        <w:pStyle w:val="ListParagraph"/>
        <w:tabs>
          <w:tab w:val="left" w:pos="1180"/>
          <w:tab w:val="left" w:pos="1181"/>
        </w:tabs>
        <w:ind w:firstLine="0"/>
        <w:rPr>
          <w:sz w:val="28"/>
        </w:rPr>
      </w:pPr>
      <w:r>
        <w:rPr>
          <w:sz w:val="28"/>
        </w:rPr>
        <w:t xml:space="preserve">We use junit framework to perform unit </w:t>
      </w:r>
      <w:proofErr w:type="gramStart"/>
      <w:r>
        <w:rPr>
          <w:sz w:val="28"/>
        </w:rPr>
        <w:t>testing.when</w:t>
      </w:r>
      <w:proofErr w:type="gramEnd"/>
      <w:r>
        <w:rPr>
          <w:sz w:val="28"/>
        </w:rPr>
        <w:t xml:space="preserve"> testing done at code level we will use unit testing.</w:t>
      </w:r>
      <w:r w:rsidR="00A04CC6">
        <w:rPr>
          <w:sz w:val="28"/>
        </w:rPr>
        <w:t>we can run the class without main method with the help of junit framework.</w:t>
      </w:r>
    </w:p>
    <w:p w14:paraId="486DA510" w14:textId="70D14569" w:rsidR="00A04CC6" w:rsidRDefault="00A04CC6" w:rsidP="00791E0A">
      <w:pPr>
        <w:pStyle w:val="ListParagraph"/>
        <w:tabs>
          <w:tab w:val="left" w:pos="1180"/>
          <w:tab w:val="left" w:pos="1181"/>
        </w:tabs>
        <w:ind w:firstLine="0"/>
        <w:rPr>
          <w:sz w:val="28"/>
        </w:rPr>
      </w:pPr>
      <w:r>
        <w:rPr>
          <w:sz w:val="28"/>
        </w:rPr>
        <w:t>In junit we have different annotations by using which we can perform testing.</w:t>
      </w:r>
    </w:p>
    <w:p w14:paraId="2760CFAC" w14:textId="6DDAC8AE" w:rsidR="00A04CC6" w:rsidRDefault="00F34E19" w:rsidP="00791E0A">
      <w:pPr>
        <w:pStyle w:val="ListParagraph"/>
        <w:tabs>
          <w:tab w:val="left" w:pos="1180"/>
          <w:tab w:val="left" w:pos="1181"/>
        </w:tabs>
        <w:ind w:firstLine="0"/>
        <w:rPr>
          <w:sz w:val="28"/>
        </w:rPr>
      </w:pPr>
      <w:hyperlink r:id="rId49" w:history="1">
        <w:r w:rsidR="00A04CC6" w:rsidRPr="002F0EB3">
          <w:rPr>
            <w:rStyle w:val="Hyperlink"/>
            <w:sz w:val="28"/>
          </w:rPr>
          <w:t>1.@test:it</w:t>
        </w:r>
      </w:hyperlink>
      <w:r w:rsidR="00A04CC6">
        <w:rPr>
          <w:sz w:val="28"/>
        </w:rPr>
        <w:t xml:space="preserve"> will checks whether all the code in the method is running successfully or </w:t>
      </w:r>
      <w:proofErr w:type="gramStart"/>
      <w:r w:rsidR="00A04CC6">
        <w:rPr>
          <w:sz w:val="28"/>
        </w:rPr>
        <w:t>not.if</w:t>
      </w:r>
      <w:proofErr w:type="gramEnd"/>
      <w:r w:rsidR="00A04CC6">
        <w:rPr>
          <w:sz w:val="28"/>
        </w:rPr>
        <w:t xml:space="preserve"> the code is running successfully it will return true if not it will return false.</w:t>
      </w:r>
    </w:p>
    <w:p w14:paraId="7D51BC4F" w14:textId="5E65EA9A" w:rsidR="00A04CC6" w:rsidRDefault="00F34E19" w:rsidP="00791E0A">
      <w:pPr>
        <w:pStyle w:val="ListParagraph"/>
        <w:tabs>
          <w:tab w:val="left" w:pos="1180"/>
          <w:tab w:val="left" w:pos="1181"/>
        </w:tabs>
        <w:ind w:firstLine="0"/>
        <w:rPr>
          <w:sz w:val="28"/>
        </w:rPr>
      </w:pPr>
      <w:hyperlink r:id="rId50" w:history="1">
        <w:r w:rsidR="00A04CC6" w:rsidRPr="002F0EB3">
          <w:rPr>
            <w:rStyle w:val="Hyperlink"/>
            <w:sz w:val="28"/>
          </w:rPr>
          <w:t>2.@BeforeEach:it</w:t>
        </w:r>
      </w:hyperlink>
      <w:r w:rsidR="00A04CC6">
        <w:rPr>
          <w:sz w:val="28"/>
        </w:rPr>
        <w:t xml:space="preserve"> runs before every test.</w:t>
      </w:r>
    </w:p>
    <w:p w14:paraId="06E5FA81" w14:textId="3D6D3AD4" w:rsidR="00A04CC6" w:rsidRDefault="00F34E19" w:rsidP="00791E0A">
      <w:pPr>
        <w:pStyle w:val="ListParagraph"/>
        <w:tabs>
          <w:tab w:val="left" w:pos="1180"/>
          <w:tab w:val="left" w:pos="1181"/>
        </w:tabs>
        <w:ind w:firstLine="0"/>
        <w:rPr>
          <w:sz w:val="28"/>
        </w:rPr>
      </w:pPr>
      <w:hyperlink r:id="rId51" w:history="1">
        <w:r w:rsidR="00A04CC6" w:rsidRPr="002F0EB3">
          <w:rPr>
            <w:rStyle w:val="Hyperlink"/>
            <w:sz w:val="28"/>
          </w:rPr>
          <w:t>3.@AfterEach:it</w:t>
        </w:r>
      </w:hyperlink>
      <w:r w:rsidR="00A04CC6">
        <w:rPr>
          <w:sz w:val="28"/>
        </w:rPr>
        <w:t xml:space="preserve"> runs after every test.</w:t>
      </w:r>
    </w:p>
    <w:p w14:paraId="2276B042" w14:textId="42F24563" w:rsidR="00A04CC6" w:rsidRDefault="00F34E19" w:rsidP="00791E0A">
      <w:pPr>
        <w:pStyle w:val="ListParagraph"/>
        <w:tabs>
          <w:tab w:val="left" w:pos="1180"/>
          <w:tab w:val="left" w:pos="1181"/>
        </w:tabs>
        <w:ind w:firstLine="0"/>
        <w:rPr>
          <w:sz w:val="28"/>
        </w:rPr>
      </w:pPr>
      <w:hyperlink r:id="rId52" w:history="1">
        <w:r w:rsidR="00A04CC6" w:rsidRPr="002F0EB3">
          <w:rPr>
            <w:rStyle w:val="Hyperlink"/>
            <w:sz w:val="28"/>
          </w:rPr>
          <w:t>4.@BeforeAll:it</w:t>
        </w:r>
      </w:hyperlink>
      <w:r w:rsidR="00A04CC6">
        <w:rPr>
          <w:sz w:val="28"/>
        </w:rPr>
        <w:t xml:space="preserve"> should be static </w:t>
      </w:r>
      <w:r w:rsidR="00D33E7F">
        <w:rPr>
          <w:sz w:val="28"/>
        </w:rPr>
        <w:t>.it should run before all the methods.it runs only once.</w:t>
      </w:r>
    </w:p>
    <w:p w14:paraId="635CC4B3" w14:textId="082A1524" w:rsidR="00D33E7F" w:rsidRDefault="00F34E19" w:rsidP="00791E0A">
      <w:pPr>
        <w:pStyle w:val="ListParagraph"/>
        <w:tabs>
          <w:tab w:val="left" w:pos="1180"/>
          <w:tab w:val="left" w:pos="1181"/>
        </w:tabs>
        <w:ind w:firstLine="0"/>
        <w:rPr>
          <w:sz w:val="28"/>
        </w:rPr>
      </w:pPr>
      <w:hyperlink r:id="rId53" w:history="1">
        <w:r w:rsidR="00D33E7F" w:rsidRPr="002F0EB3">
          <w:rPr>
            <w:rStyle w:val="Hyperlink"/>
            <w:sz w:val="28"/>
          </w:rPr>
          <w:t>5.@AfterAll:it</w:t>
        </w:r>
      </w:hyperlink>
      <w:r w:rsidR="00D33E7F">
        <w:rPr>
          <w:sz w:val="28"/>
        </w:rPr>
        <w:t xml:space="preserve"> also should be static.it should run after all methods.it runs only once.</w:t>
      </w:r>
    </w:p>
    <w:p w14:paraId="5179AA45" w14:textId="27F36140" w:rsidR="00D33E7F" w:rsidRDefault="00D33E7F" w:rsidP="00467FB4">
      <w:pPr>
        <w:pStyle w:val="ListParagraph"/>
        <w:numPr>
          <w:ilvl w:val="0"/>
          <w:numId w:val="13"/>
        </w:numPr>
        <w:tabs>
          <w:tab w:val="left" w:pos="1180"/>
          <w:tab w:val="left" w:pos="1181"/>
        </w:tabs>
        <w:rPr>
          <w:sz w:val="28"/>
        </w:rPr>
      </w:pPr>
      <w:r>
        <w:rPr>
          <w:sz w:val="28"/>
        </w:rPr>
        <w:lastRenderedPageBreak/>
        <w:t>Annotations decides the order of the output.</w:t>
      </w:r>
    </w:p>
    <w:p w14:paraId="58D6C6C3" w14:textId="6EC99259" w:rsidR="00594048" w:rsidRDefault="00CF0667">
      <w:pPr>
        <w:pStyle w:val="ListParagraph"/>
        <w:numPr>
          <w:ilvl w:val="0"/>
          <w:numId w:val="1"/>
        </w:numPr>
        <w:tabs>
          <w:tab w:val="left" w:pos="1180"/>
          <w:tab w:val="left" w:pos="1181"/>
        </w:tabs>
        <w:ind w:hanging="1081"/>
        <w:rPr>
          <w:sz w:val="28"/>
        </w:rPr>
      </w:pPr>
      <w:r>
        <w:rPr>
          <w:sz w:val="28"/>
        </w:rPr>
        <w:t>How to</w:t>
      </w:r>
      <w:r>
        <w:rPr>
          <w:spacing w:val="-4"/>
          <w:sz w:val="28"/>
        </w:rPr>
        <w:t xml:space="preserve"> </w:t>
      </w:r>
      <w:r>
        <w:rPr>
          <w:sz w:val="28"/>
        </w:rPr>
        <w:t>create</w:t>
      </w:r>
      <w:r>
        <w:rPr>
          <w:spacing w:val="-3"/>
          <w:sz w:val="28"/>
        </w:rPr>
        <w:t xml:space="preserve"> </w:t>
      </w:r>
      <w:r>
        <w:rPr>
          <w:sz w:val="28"/>
        </w:rPr>
        <w:t>Spring</w:t>
      </w:r>
      <w:r>
        <w:rPr>
          <w:spacing w:val="-3"/>
          <w:sz w:val="28"/>
        </w:rPr>
        <w:t xml:space="preserve"> </w:t>
      </w:r>
      <w:r>
        <w:rPr>
          <w:sz w:val="28"/>
        </w:rPr>
        <w:t>boot</w:t>
      </w:r>
      <w:r>
        <w:rPr>
          <w:spacing w:val="-1"/>
          <w:sz w:val="28"/>
        </w:rPr>
        <w:t xml:space="preserve"> </w:t>
      </w:r>
      <w:proofErr w:type="gramStart"/>
      <w:r>
        <w:rPr>
          <w:sz w:val="28"/>
        </w:rPr>
        <w:t>project</w:t>
      </w:r>
      <w:r>
        <w:rPr>
          <w:spacing w:val="62"/>
          <w:sz w:val="28"/>
        </w:rPr>
        <w:t xml:space="preserve"> </w:t>
      </w:r>
      <w:r>
        <w:rPr>
          <w:sz w:val="28"/>
        </w:rPr>
        <w:t>?</w:t>
      </w:r>
      <w:proofErr w:type="gramEnd"/>
      <w:r>
        <w:rPr>
          <w:spacing w:val="61"/>
          <w:sz w:val="28"/>
        </w:rPr>
        <w:t xml:space="preserve"> </w:t>
      </w:r>
      <w:proofErr w:type="gramStart"/>
      <w:r>
        <w:rPr>
          <w:sz w:val="28"/>
        </w:rPr>
        <w:t>( maven</w:t>
      </w:r>
      <w:proofErr w:type="gramEnd"/>
      <w:r>
        <w:rPr>
          <w:sz w:val="28"/>
        </w:rPr>
        <w:t xml:space="preserve"> )</w:t>
      </w:r>
    </w:p>
    <w:p w14:paraId="46005645" w14:textId="5AFFB5AD" w:rsidR="00EE68E6" w:rsidRDefault="00324746" w:rsidP="00EE68E6">
      <w:pPr>
        <w:pStyle w:val="ListParagraph"/>
        <w:tabs>
          <w:tab w:val="left" w:pos="1180"/>
          <w:tab w:val="left" w:pos="1181"/>
        </w:tabs>
        <w:ind w:firstLine="0"/>
        <w:rPr>
          <w:sz w:val="28"/>
        </w:rPr>
      </w:pPr>
      <w:r>
        <w:rPr>
          <w:sz w:val="28"/>
        </w:rPr>
        <w:t>Refer notes</w:t>
      </w:r>
    </w:p>
    <w:p w14:paraId="42940B8B" w14:textId="67D95033" w:rsidR="00594048" w:rsidRDefault="00CF0667">
      <w:pPr>
        <w:pStyle w:val="ListParagraph"/>
        <w:numPr>
          <w:ilvl w:val="0"/>
          <w:numId w:val="1"/>
        </w:numPr>
        <w:tabs>
          <w:tab w:val="left" w:pos="1180"/>
          <w:tab w:val="left" w:pos="1181"/>
        </w:tabs>
        <w:spacing w:before="25" w:line="259" w:lineRule="auto"/>
        <w:ind w:left="460" w:right="209" w:hanging="360"/>
        <w:rPr>
          <w:sz w:val="28"/>
        </w:rPr>
      </w:pPr>
      <w:r>
        <w:rPr>
          <w:sz w:val="28"/>
        </w:rPr>
        <w:t xml:space="preserve">Explain about application. </w:t>
      </w:r>
      <w:proofErr w:type="gramStart"/>
      <w:r>
        <w:rPr>
          <w:sz w:val="28"/>
        </w:rPr>
        <w:t>Properties</w:t>
      </w:r>
      <w:r>
        <w:rPr>
          <w:spacing w:val="1"/>
          <w:sz w:val="28"/>
        </w:rPr>
        <w:t xml:space="preserve"> </w:t>
      </w:r>
      <w:r>
        <w:rPr>
          <w:sz w:val="28"/>
        </w:rPr>
        <w:t>,</w:t>
      </w:r>
      <w:proofErr w:type="gramEnd"/>
      <w:r>
        <w:rPr>
          <w:sz w:val="28"/>
        </w:rPr>
        <w:t xml:space="preserve"> repository layer</w:t>
      </w:r>
      <w:r>
        <w:rPr>
          <w:spacing w:val="1"/>
          <w:sz w:val="28"/>
        </w:rPr>
        <w:t xml:space="preserve"> </w:t>
      </w:r>
      <w:r>
        <w:rPr>
          <w:sz w:val="28"/>
        </w:rPr>
        <w:t>, Controller ,</w:t>
      </w:r>
      <w:r>
        <w:rPr>
          <w:spacing w:val="-61"/>
          <w:sz w:val="28"/>
        </w:rPr>
        <w:t xml:space="preserve"> </w:t>
      </w:r>
      <w:r>
        <w:rPr>
          <w:sz w:val="28"/>
        </w:rPr>
        <w:t>view</w:t>
      </w:r>
      <w:r>
        <w:rPr>
          <w:spacing w:val="-1"/>
          <w:sz w:val="28"/>
        </w:rPr>
        <w:t xml:space="preserve"> </w:t>
      </w:r>
      <w:r>
        <w:rPr>
          <w:sz w:val="28"/>
        </w:rPr>
        <w:t>,</w:t>
      </w:r>
      <w:r>
        <w:rPr>
          <w:spacing w:val="-3"/>
          <w:sz w:val="28"/>
        </w:rPr>
        <w:t xml:space="preserve"> </w:t>
      </w:r>
      <w:r>
        <w:rPr>
          <w:sz w:val="28"/>
        </w:rPr>
        <w:t>service</w:t>
      </w:r>
      <w:r>
        <w:rPr>
          <w:spacing w:val="-1"/>
          <w:sz w:val="28"/>
        </w:rPr>
        <w:t xml:space="preserve"> </w:t>
      </w:r>
      <w:r>
        <w:rPr>
          <w:sz w:val="28"/>
        </w:rPr>
        <w:t>layers ?</w:t>
      </w:r>
      <w:r w:rsidR="00324746">
        <w:rPr>
          <w:sz w:val="28"/>
        </w:rPr>
        <w:t xml:space="preserve"> refer notes</w:t>
      </w:r>
    </w:p>
    <w:p w14:paraId="448BB221" w14:textId="77777777" w:rsidR="00594048" w:rsidRDefault="00CF0667">
      <w:pPr>
        <w:pStyle w:val="ListParagraph"/>
        <w:numPr>
          <w:ilvl w:val="0"/>
          <w:numId w:val="1"/>
        </w:numPr>
        <w:tabs>
          <w:tab w:val="left" w:pos="1180"/>
          <w:tab w:val="left" w:pos="1181"/>
        </w:tabs>
        <w:spacing w:before="1"/>
        <w:ind w:hanging="1081"/>
        <w:rPr>
          <w:sz w:val="28"/>
        </w:rPr>
      </w:pPr>
      <w:r>
        <w:rPr>
          <w:sz w:val="28"/>
        </w:rPr>
        <w:t>Explain</w:t>
      </w:r>
      <w:r>
        <w:rPr>
          <w:spacing w:val="-1"/>
          <w:sz w:val="28"/>
        </w:rPr>
        <w:t xml:space="preserve"> </w:t>
      </w:r>
      <w:r>
        <w:rPr>
          <w:sz w:val="28"/>
        </w:rPr>
        <w:t>about</w:t>
      </w:r>
      <w:r>
        <w:rPr>
          <w:spacing w:val="-2"/>
          <w:sz w:val="28"/>
        </w:rPr>
        <w:t xml:space="preserve"> </w:t>
      </w:r>
      <w:r>
        <w:rPr>
          <w:sz w:val="28"/>
        </w:rPr>
        <w:t>Entity</w:t>
      </w:r>
      <w:r>
        <w:rPr>
          <w:spacing w:val="-1"/>
          <w:sz w:val="28"/>
        </w:rPr>
        <w:t xml:space="preserve"> </w:t>
      </w:r>
      <w:proofErr w:type="gramStart"/>
      <w:r>
        <w:rPr>
          <w:sz w:val="28"/>
        </w:rPr>
        <w:t>classes</w:t>
      </w:r>
      <w:r>
        <w:rPr>
          <w:spacing w:val="-1"/>
          <w:sz w:val="28"/>
        </w:rPr>
        <w:t xml:space="preserve"> </w:t>
      </w:r>
      <w:r>
        <w:rPr>
          <w:sz w:val="28"/>
        </w:rPr>
        <w:t>?</w:t>
      </w:r>
      <w:proofErr w:type="gramEnd"/>
      <w:r>
        <w:rPr>
          <w:spacing w:val="-3"/>
          <w:sz w:val="28"/>
        </w:rPr>
        <w:t xml:space="preserve"> </w:t>
      </w:r>
      <w:proofErr w:type="gramStart"/>
      <w:r>
        <w:rPr>
          <w:sz w:val="28"/>
        </w:rPr>
        <w:t>(</w:t>
      </w:r>
      <w:r>
        <w:rPr>
          <w:spacing w:val="62"/>
          <w:sz w:val="28"/>
        </w:rPr>
        <w:t xml:space="preserve"> </w:t>
      </w:r>
      <w:r>
        <w:rPr>
          <w:sz w:val="28"/>
        </w:rPr>
        <w:t>JPA</w:t>
      </w:r>
      <w:proofErr w:type="gramEnd"/>
      <w:r>
        <w:rPr>
          <w:sz w:val="28"/>
        </w:rPr>
        <w:t xml:space="preserve"> ,</w:t>
      </w:r>
      <w:r>
        <w:rPr>
          <w:spacing w:val="-2"/>
          <w:sz w:val="28"/>
        </w:rPr>
        <w:t xml:space="preserve"> </w:t>
      </w:r>
      <w:r>
        <w:rPr>
          <w:sz w:val="28"/>
        </w:rPr>
        <w:t>POJO</w:t>
      </w:r>
      <w:r>
        <w:rPr>
          <w:spacing w:val="-1"/>
          <w:sz w:val="28"/>
        </w:rPr>
        <w:t xml:space="preserve"> </w:t>
      </w:r>
      <w:r>
        <w:rPr>
          <w:sz w:val="28"/>
        </w:rPr>
        <w:t>)</w:t>
      </w:r>
    </w:p>
    <w:p w14:paraId="3E3D85A3" w14:textId="77777777" w:rsidR="00594048" w:rsidRDefault="00CF0667">
      <w:pPr>
        <w:pStyle w:val="ListParagraph"/>
        <w:numPr>
          <w:ilvl w:val="0"/>
          <w:numId w:val="1"/>
        </w:numPr>
        <w:tabs>
          <w:tab w:val="left" w:pos="1180"/>
          <w:tab w:val="left" w:pos="1181"/>
        </w:tabs>
        <w:spacing w:before="26"/>
        <w:ind w:hanging="1081"/>
        <w:rPr>
          <w:sz w:val="28"/>
        </w:rPr>
      </w:pPr>
      <w:r>
        <w:rPr>
          <w:color w:val="000000"/>
          <w:sz w:val="28"/>
          <w:shd w:val="clear" w:color="auto" w:fill="FFFF00"/>
        </w:rPr>
        <w:t>What</w:t>
      </w:r>
      <w:r>
        <w:rPr>
          <w:color w:val="000000"/>
          <w:spacing w:val="-4"/>
          <w:sz w:val="28"/>
          <w:shd w:val="clear" w:color="auto" w:fill="FFFF00"/>
        </w:rPr>
        <w:t xml:space="preserve"> </w:t>
      </w:r>
      <w:r>
        <w:rPr>
          <w:color w:val="000000"/>
          <w:sz w:val="28"/>
          <w:shd w:val="clear" w:color="auto" w:fill="FFFF00"/>
        </w:rPr>
        <w:t>are</w:t>
      </w:r>
      <w:r>
        <w:rPr>
          <w:color w:val="000000"/>
          <w:spacing w:val="-3"/>
          <w:sz w:val="28"/>
          <w:shd w:val="clear" w:color="auto" w:fill="FFFF00"/>
        </w:rPr>
        <w:t xml:space="preserve"> </w:t>
      </w:r>
      <w:r>
        <w:rPr>
          <w:color w:val="000000"/>
          <w:sz w:val="28"/>
          <w:shd w:val="clear" w:color="auto" w:fill="FFFF00"/>
        </w:rPr>
        <w:t>the</w:t>
      </w:r>
      <w:r>
        <w:rPr>
          <w:color w:val="000000"/>
          <w:spacing w:val="-3"/>
          <w:sz w:val="28"/>
          <w:shd w:val="clear" w:color="auto" w:fill="FFFF00"/>
        </w:rPr>
        <w:t xml:space="preserve"> </w:t>
      </w:r>
      <w:r>
        <w:rPr>
          <w:color w:val="000000"/>
          <w:sz w:val="28"/>
          <w:shd w:val="clear" w:color="auto" w:fill="FFFF00"/>
        </w:rPr>
        <w:t>annotations</w:t>
      </w:r>
      <w:r>
        <w:rPr>
          <w:color w:val="000000"/>
          <w:spacing w:val="-2"/>
          <w:sz w:val="28"/>
          <w:shd w:val="clear" w:color="auto" w:fill="FFFF00"/>
        </w:rPr>
        <w:t xml:space="preserve"> </w:t>
      </w:r>
      <w:r>
        <w:rPr>
          <w:color w:val="000000"/>
          <w:sz w:val="28"/>
          <w:shd w:val="clear" w:color="auto" w:fill="FFFF00"/>
        </w:rPr>
        <w:t>used</w:t>
      </w:r>
      <w:r>
        <w:rPr>
          <w:color w:val="000000"/>
          <w:spacing w:val="-1"/>
          <w:sz w:val="28"/>
          <w:shd w:val="clear" w:color="auto" w:fill="FFFF00"/>
        </w:rPr>
        <w:t xml:space="preserve"> </w:t>
      </w:r>
      <w:r>
        <w:rPr>
          <w:color w:val="000000"/>
          <w:sz w:val="28"/>
          <w:shd w:val="clear" w:color="auto" w:fill="FFFF00"/>
        </w:rPr>
        <w:t>in</w:t>
      </w:r>
      <w:r>
        <w:rPr>
          <w:color w:val="000000"/>
          <w:spacing w:val="-1"/>
          <w:sz w:val="28"/>
          <w:shd w:val="clear" w:color="auto" w:fill="FFFF00"/>
        </w:rPr>
        <w:t xml:space="preserve"> </w:t>
      </w:r>
      <w:proofErr w:type="gramStart"/>
      <w:r>
        <w:rPr>
          <w:color w:val="000000"/>
          <w:sz w:val="28"/>
          <w:shd w:val="clear" w:color="auto" w:fill="FFFF00"/>
        </w:rPr>
        <w:t>springBoot</w:t>
      </w:r>
      <w:r>
        <w:rPr>
          <w:color w:val="000000"/>
          <w:spacing w:val="-3"/>
          <w:sz w:val="28"/>
          <w:shd w:val="clear" w:color="auto" w:fill="FFFF00"/>
        </w:rPr>
        <w:t xml:space="preserve"> </w:t>
      </w:r>
      <w:r>
        <w:rPr>
          <w:color w:val="000000"/>
          <w:sz w:val="28"/>
          <w:shd w:val="clear" w:color="auto" w:fill="FFFF00"/>
        </w:rPr>
        <w:t>.</w:t>
      </w:r>
      <w:proofErr w:type="gramEnd"/>
      <w:r>
        <w:rPr>
          <w:color w:val="000000"/>
          <w:spacing w:val="-2"/>
          <w:sz w:val="28"/>
          <w:shd w:val="clear" w:color="auto" w:fill="FFFF00"/>
        </w:rPr>
        <w:t xml:space="preserve"> </w:t>
      </w:r>
      <w:r>
        <w:rPr>
          <w:color w:val="000000"/>
          <w:sz w:val="28"/>
          <w:shd w:val="clear" w:color="auto" w:fill="FFFF00"/>
        </w:rPr>
        <w:t>Explain</w:t>
      </w:r>
      <w:r>
        <w:rPr>
          <w:color w:val="000000"/>
          <w:spacing w:val="-1"/>
          <w:sz w:val="28"/>
          <w:shd w:val="clear" w:color="auto" w:fill="FFFF00"/>
        </w:rPr>
        <w:t xml:space="preserve"> </w:t>
      </w:r>
      <w:proofErr w:type="gramStart"/>
      <w:r>
        <w:rPr>
          <w:color w:val="000000"/>
          <w:sz w:val="28"/>
          <w:shd w:val="clear" w:color="auto" w:fill="FFFF00"/>
        </w:rPr>
        <w:t>each</w:t>
      </w:r>
      <w:r>
        <w:rPr>
          <w:color w:val="000000"/>
          <w:spacing w:val="-1"/>
          <w:sz w:val="28"/>
          <w:shd w:val="clear" w:color="auto" w:fill="FFFF00"/>
        </w:rPr>
        <w:t xml:space="preserve"> </w:t>
      </w:r>
      <w:r>
        <w:rPr>
          <w:color w:val="000000"/>
          <w:sz w:val="28"/>
          <w:shd w:val="clear" w:color="auto" w:fill="FFFF00"/>
        </w:rPr>
        <w:t>?</w:t>
      </w:r>
      <w:proofErr w:type="gramEnd"/>
    </w:p>
    <w:p w14:paraId="593C9C66" w14:textId="77777777" w:rsidR="00594048" w:rsidRDefault="00CF0667">
      <w:pPr>
        <w:pStyle w:val="ListParagraph"/>
        <w:numPr>
          <w:ilvl w:val="0"/>
          <w:numId w:val="1"/>
        </w:numPr>
        <w:tabs>
          <w:tab w:val="left" w:pos="1180"/>
          <w:tab w:val="left" w:pos="1181"/>
        </w:tabs>
        <w:spacing w:before="27"/>
        <w:ind w:hanging="1081"/>
        <w:rPr>
          <w:sz w:val="28"/>
        </w:rPr>
      </w:pPr>
      <w:r>
        <w:rPr>
          <w:sz w:val="28"/>
        </w:rPr>
        <w:t>Explain</w:t>
      </w:r>
      <w:r>
        <w:rPr>
          <w:spacing w:val="-1"/>
          <w:sz w:val="28"/>
        </w:rPr>
        <w:t xml:space="preserve"> </w:t>
      </w:r>
      <w:r>
        <w:rPr>
          <w:sz w:val="28"/>
        </w:rPr>
        <w:t>about</w:t>
      </w:r>
      <w:r>
        <w:rPr>
          <w:spacing w:val="-3"/>
          <w:sz w:val="28"/>
        </w:rPr>
        <w:t xml:space="preserve"> </w:t>
      </w:r>
      <w:r>
        <w:rPr>
          <w:sz w:val="28"/>
        </w:rPr>
        <w:t>Session</w:t>
      </w:r>
      <w:r>
        <w:rPr>
          <w:spacing w:val="-1"/>
          <w:sz w:val="28"/>
        </w:rPr>
        <w:t xml:space="preserve"> </w:t>
      </w:r>
      <w:r>
        <w:rPr>
          <w:sz w:val="28"/>
        </w:rPr>
        <w:t>factory</w:t>
      </w:r>
      <w:r>
        <w:rPr>
          <w:spacing w:val="-2"/>
          <w:sz w:val="28"/>
        </w:rPr>
        <w:t xml:space="preserve"> </w:t>
      </w:r>
      <w:r>
        <w:rPr>
          <w:sz w:val="28"/>
        </w:rPr>
        <w:t>and</w:t>
      </w:r>
      <w:r>
        <w:rPr>
          <w:spacing w:val="-1"/>
          <w:sz w:val="28"/>
        </w:rPr>
        <w:t xml:space="preserve"> </w:t>
      </w:r>
      <w:r>
        <w:rPr>
          <w:sz w:val="28"/>
        </w:rPr>
        <w:t>logic</w:t>
      </w:r>
      <w:r>
        <w:rPr>
          <w:spacing w:val="-2"/>
          <w:sz w:val="28"/>
        </w:rPr>
        <w:t xml:space="preserve"> </w:t>
      </w:r>
      <w:r>
        <w:rPr>
          <w:sz w:val="28"/>
        </w:rPr>
        <w:t>to</w:t>
      </w:r>
      <w:r>
        <w:rPr>
          <w:spacing w:val="-4"/>
          <w:sz w:val="28"/>
        </w:rPr>
        <w:t xml:space="preserve"> </w:t>
      </w:r>
      <w:r>
        <w:rPr>
          <w:sz w:val="28"/>
        </w:rPr>
        <w:t>implement</w:t>
      </w:r>
      <w:r>
        <w:rPr>
          <w:spacing w:val="-3"/>
          <w:sz w:val="28"/>
        </w:rPr>
        <w:t xml:space="preserve"> </w:t>
      </w:r>
      <w:r>
        <w:rPr>
          <w:sz w:val="28"/>
        </w:rPr>
        <w:t>it</w:t>
      </w:r>
      <w:r>
        <w:rPr>
          <w:spacing w:val="-2"/>
          <w:sz w:val="28"/>
        </w:rPr>
        <w:t xml:space="preserve"> </w:t>
      </w:r>
      <w:r>
        <w:rPr>
          <w:sz w:val="28"/>
        </w:rPr>
        <w:t>in</w:t>
      </w:r>
      <w:r>
        <w:rPr>
          <w:spacing w:val="-3"/>
          <w:sz w:val="28"/>
        </w:rPr>
        <w:t xml:space="preserve"> </w:t>
      </w:r>
      <w:proofErr w:type="gramStart"/>
      <w:r>
        <w:rPr>
          <w:sz w:val="28"/>
        </w:rPr>
        <w:t>project</w:t>
      </w:r>
      <w:r>
        <w:rPr>
          <w:spacing w:val="-2"/>
          <w:sz w:val="28"/>
        </w:rPr>
        <w:t xml:space="preserve"> </w:t>
      </w:r>
      <w:r>
        <w:rPr>
          <w:sz w:val="28"/>
        </w:rPr>
        <w:t>?</w:t>
      </w:r>
      <w:proofErr w:type="gramEnd"/>
    </w:p>
    <w:p w14:paraId="7977BC8C" w14:textId="0D6A9A30" w:rsidR="00B05D98" w:rsidRPr="003240FC" w:rsidRDefault="00B05D98" w:rsidP="00B05D98">
      <w:pPr>
        <w:pStyle w:val="ListParagraph"/>
        <w:tabs>
          <w:tab w:val="left" w:pos="1180"/>
          <w:tab w:val="left" w:pos="1181"/>
        </w:tabs>
        <w:spacing w:before="27"/>
        <w:ind w:firstLine="0"/>
        <w:rPr>
          <w:rFonts w:ascii="Bell MT" w:hAnsi="Bell MT"/>
          <w:sz w:val="28"/>
        </w:rPr>
      </w:pPr>
      <w:r w:rsidRPr="003240FC">
        <w:rPr>
          <w:rFonts w:ascii="Bell MT" w:hAnsi="Bell MT"/>
          <w:sz w:val="28"/>
        </w:rPr>
        <w:t>sessionFactory(</w:t>
      </w:r>
      <w:proofErr w:type="gramStart"/>
      <w:r w:rsidRPr="003240FC">
        <w:rPr>
          <w:rFonts w:ascii="Bell MT" w:hAnsi="Bell MT"/>
          <w:sz w:val="28"/>
        </w:rPr>
        <w:t>).build</w:t>
      </w:r>
      <w:r w:rsidR="00D429F3" w:rsidRPr="003240FC">
        <w:rPr>
          <w:rFonts w:ascii="Bell MT" w:hAnsi="Bell MT"/>
          <w:sz w:val="28"/>
        </w:rPr>
        <w:t>SessionFactory</w:t>
      </w:r>
      <w:proofErr w:type="gramEnd"/>
      <w:r w:rsidR="00D429F3" w:rsidRPr="003240FC">
        <w:rPr>
          <w:rFonts w:ascii="Bell MT" w:hAnsi="Bell MT"/>
          <w:sz w:val="28"/>
        </w:rPr>
        <w:t>()</w:t>
      </w:r>
      <w:r w:rsidR="00C86018" w:rsidRPr="003240FC">
        <w:rPr>
          <w:rFonts w:ascii="Bell MT" w:hAnsi="Bell MT"/>
          <w:sz w:val="28"/>
        </w:rPr>
        <w:t>.conf</w:t>
      </w:r>
      <w:r w:rsidR="003240FC" w:rsidRPr="003240FC">
        <w:rPr>
          <w:rFonts w:ascii="Bell MT" w:hAnsi="Bell MT"/>
          <w:sz w:val="28"/>
        </w:rPr>
        <w:t>iguration().configure()</w:t>
      </w:r>
    </w:p>
    <w:p w14:paraId="0548DB43" w14:textId="3FDB18B2" w:rsidR="00594048" w:rsidRDefault="00CF0667">
      <w:pPr>
        <w:pStyle w:val="ListParagraph"/>
        <w:numPr>
          <w:ilvl w:val="0"/>
          <w:numId w:val="1"/>
        </w:numPr>
        <w:tabs>
          <w:tab w:val="left" w:pos="1180"/>
          <w:tab w:val="left" w:pos="1181"/>
        </w:tabs>
        <w:ind w:hanging="1081"/>
        <w:rPr>
          <w:sz w:val="28"/>
        </w:rPr>
      </w:pPr>
      <w:r>
        <w:rPr>
          <w:sz w:val="28"/>
        </w:rPr>
        <w:t>Explain</w:t>
      </w:r>
      <w:r>
        <w:rPr>
          <w:spacing w:val="-1"/>
          <w:sz w:val="28"/>
        </w:rPr>
        <w:t xml:space="preserve"> </w:t>
      </w:r>
      <w:r>
        <w:rPr>
          <w:sz w:val="28"/>
        </w:rPr>
        <w:t>about</w:t>
      </w:r>
      <w:r>
        <w:rPr>
          <w:spacing w:val="-3"/>
          <w:sz w:val="28"/>
        </w:rPr>
        <w:t xml:space="preserve"> </w:t>
      </w:r>
      <w:r>
        <w:rPr>
          <w:sz w:val="28"/>
        </w:rPr>
        <w:t>Hibernate</w:t>
      </w:r>
      <w:r>
        <w:rPr>
          <w:spacing w:val="-4"/>
          <w:sz w:val="28"/>
        </w:rPr>
        <w:t xml:space="preserve"> </w:t>
      </w:r>
      <w:r>
        <w:rPr>
          <w:sz w:val="28"/>
        </w:rPr>
        <w:t>and advantages</w:t>
      </w:r>
      <w:r>
        <w:rPr>
          <w:spacing w:val="-1"/>
          <w:sz w:val="28"/>
        </w:rPr>
        <w:t xml:space="preserve"> </w:t>
      </w:r>
      <w:r>
        <w:rPr>
          <w:sz w:val="28"/>
        </w:rPr>
        <w:t>over</w:t>
      </w:r>
      <w:r>
        <w:rPr>
          <w:spacing w:val="-2"/>
          <w:sz w:val="28"/>
        </w:rPr>
        <w:t xml:space="preserve"> </w:t>
      </w:r>
      <w:proofErr w:type="gramStart"/>
      <w:r>
        <w:rPr>
          <w:sz w:val="28"/>
        </w:rPr>
        <w:t>JDBC</w:t>
      </w:r>
      <w:r>
        <w:rPr>
          <w:spacing w:val="-3"/>
          <w:sz w:val="28"/>
        </w:rPr>
        <w:t xml:space="preserve"> </w:t>
      </w:r>
      <w:r>
        <w:rPr>
          <w:sz w:val="28"/>
        </w:rPr>
        <w:t>?</w:t>
      </w:r>
      <w:proofErr w:type="gramEnd"/>
      <w:r w:rsidR="00416860">
        <w:rPr>
          <w:sz w:val="28"/>
        </w:rPr>
        <w:t>(refer notes)</w:t>
      </w:r>
    </w:p>
    <w:p w14:paraId="57104386" w14:textId="77777777" w:rsidR="00594048" w:rsidRDefault="00CF0667">
      <w:pPr>
        <w:pStyle w:val="ListParagraph"/>
        <w:numPr>
          <w:ilvl w:val="0"/>
          <w:numId w:val="1"/>
        </w:numPr>
        <w:tabs>
          <w:tab w:val="left" w:pos="1180"/>
          <w:tab w:val="left" w:pos="1181"/>
        </w:tabs>
        <w:spacing w:before="26"/>
        <w:ind w:hanging="1081"/>
        <w:rPr>
          <w:sz w:val="28"/>
        </w:rPr>
      </w:pPr>
      <w:r>
        <w:rPr>
          <w:sz w:val="28"/>
        </w:rPr>
        <w:t>Explain</w:t>
      </w:r>
      <w:r>
        <w:rPr>
          <w:spacing w:val="-2"/>
          <w:sz w:val="28"/>
        </w:rPr>
        <w:t xml:space="preserve"> </w:t>
      </w:r>
      <w:r>
        <w:rPr>
          <w:sz w:val="28"/>
        </w:rPr>
        <w:t>about</w:t>
      </w:r>
      <w:r>
        <w:rPr>
          <w:spacing w:val="-4"/>
          <w:sz w:val="28"/>
        </w:rPr>
        <w:t xml:space="preserve"> </w:t>
      </w:r>
      <w:r>
        <w:rPr>
          <w:sz w:val="28"/>
        </w:rPr>
        <w:t>hibernate</w:t>
      </w:r>
      <w:r>
        <w:rPr>
          <w:spacing w:val="-5"/>
          <w:sz w:val="28"/>
        </w:rPr>
        <w:t xml:space="preserve"> </w:t>
      </w:r>
      <w:r>
        <w:rPr>
          <w:sz w:val="28"/>
        </w:rPr>
        <w:t>configuration</w:t>
      </w:r>
      <w:r>
        <w:rPr>
          <w:spacing w:val="1"/>
          <w:sz w:val="28"/>
        </w:rPr>
        <w:t xml:space="preserve"> </w:t>
      </w:r>
      <w:r>
        <w:rPr>
          <w:sz w:val="28"/>
        </w:rPr>
        <w:t>and</w:t>
      </w:r>
      <w:r>
        <w:rPr>
          <w:spacing w:val="-5"/>
          <w:sz w:val="28"/>
        </w:rPr>
        <w:t xml:space="preserve"> </w:t>
      </w:r>
      <w:r>
        <w:rPr>
          <w:sz w:val="28"/>
        </w:rPr>
        <w:t>components</w:t>
      </w:r>
      <w:r>
        <w:rPr>
          <w:spacing w:val="-3"/>
          <w:sz w:val="28"/>
        </w:rPr>
        <w:t xml:space="preserve"> </w:t>
      </w:r>
      <w:r>
        <w:rPr>
          <w:sz w:val="28"/>
        </w:rPr>
        <w:t>of</w:t>
      </w:r>
      <w:r>
        <w:rPr>
          <w:spacing w:val="-2"/>
          <w:sz w:val="28"/>
        </w:rPr>
        <w:t xml:space="preserve"> </w:t>
      </w:r>
      <w:r>
        <w:rPr>
          <w:sz w:val="28"/>
        </w:rPr>
        <w:t>its</w:t>
      </w:r>
      <w:r>
        <w:rPr>
          <w:spacing w:val="-3"/>
          <w:sz w:val="28"/>
        </w:rPr>
        <w:t xml:space="preserve"> </w:t>
      </w:r>
      <w:proofErr w:type="gramStart"/>
      <w:r>
        <w:rPr>
          <w:sz w:val="28"/>
        </w:rPr>
        <w:t>object</w:t>
      </w:r>
      <w:r>
        <w:rPr>
          <w:spacing w:val="-1"/>
          <w:sz w:val="28"/>
        </w:rPr>
        <w:t xml:space="preserve"> </w:t>
      </w:r>
      <w:r>
        <w:rPr>
          <w:sz w:val="28"/>
        </w:rPr>
        <w:t>?</w:t>
      </w:r>
      <w:proofErr w:type="gramEnd"/>
    </w:p>
    <w:p w14:paraId="2AFA8A0C" w14:textId="0E92D0B7" w:rsidR="008D1578" w:rsidRPr="008D1578" w:rsidRDefault="008D1578" w:rsidP="008D1578">
      <w:pPr>
        <w:shd w:val="clear" w:color="auto" w:fill="FFFFFF"/>
        <w:rPr>
          <w:rFonts w:ascii="Arial" w:eastAsia="Times New Roman" w:hAnsi="Arial" w:cs="Arial"/>
          <w:color w:val="202124"/>
          <w:sz w:val="24"/>
          <w:szCs w:val="24"/>
          <w:lang w:val="en-IN" w:eastAsia="en-IN"/>
        </w:rPr>
      </w:pPr>
      <w:r>
        <w:rPr>
          <w:sz w:val="28"/>
        </w:rPr>
        <w:t>Ans:</w:t>
      </w:r>
      <w:r w:rsidRPr="008D1578">
        <w:rPr>
          <w:rFonts w:ascii="Arial" w:hAnsi="Arial" w:cs="Arial"/>
          <w:b/>
          <w:bCs/>
          <w:color w:val="202124"/>
        </w:rPr>
        <w:t xml:space="preserve"> </w:t>
      </w:r>
      <w:r w:rsidRPr="008D1578">
        <w:rPr>
          <w:rFonts w:ascii="Arial" w:eastAsia="Times New Roman" w:hAnsi="Arial" w:cs="Arial"/>
          <w:b/>
          <w:bCs/>
          <w:color w:val="202124"/>
          <w:sz w:val="24"/>
          <w:szCs w:val="24"/>
          <w:lang w:val="en-IN" w:eastAsia="en-IN"/>
        </w:rPr>
        <w:t>The Key components of Hibernate are:</w:t>
      </w:r>
    </w:p>
    <w:p w14:paraId="688EB23E" w14:textId="77777777" w:rsidR="008D1578" w:rsidRPr="008D1578" w:rsidRDefault="008D1578" w:rsidP="008D1578">
      <w:pPr>
        <w:widowControl/>
        <w:numPr>
          <w:ilvl w:val="0"/>
          <w:numId w:val="44"/>
        </w:numPr>
        <w:shd w:val="clear" w:color="auto" w:fill="FFFFFF"/>
        <w:autoSpaceDE/>
        <w:autoSpaceDN/>
        <w:spacing w:after="60"/>
        <w:rPr>
          <w:rFonts w:ascii="Arial" w:eastAsia="Times New Roman" w:hAnsi="Arial" w:cs="Arial"/>
          <w:color w:val="202124"/>
          <w:sz w:val="24"/>
          <w:szCs w:val="24"/>
          <w:lang w:val="en-IN" w:eastAsia="en-IN"/>
        </w:rPr>
      </w:pPr>
      <w:r w:rsidRPr="008D1578">
        <w:rPr>
          <w:rFonts w:ascii="Arial" w:eastAsia="Times New Roman" w:hAnsi="Arial" w:cs="Arial"/>
          <w:color w:val="202124"/>
          <w:sz w:val="24"/>
          <w:szCs w:val="24"/>
          <w:lang w:val="en-IN" w:eastAsia="en-IN"/>
        </w:rPr>
        <w:t>Session: It is used to get a physical network with a database.</w:t>
      </w:r>
    </w:p>
    <w:p w14:paraId="4558E417" w14:textId="77777777" w:rsidR="008D1578" w:rsidRPr="008D1578" w:rsidRDefault="008D1578" w:rsidP="008D1578">
      <w:pPr>
        <w:widowControl/>
        <w:numPr>
          <w:ilvl w:val="0"/>
          <w:numId w:val="44"/>
        </w:numPr>
        <w:shd w:val="clear" w:color="auto" w:fill="FFFFFF"/>
        <w:autoSpaceDE/>
        <w:autoSpaceDN/>
        <w:spacing w:after="60"/>
        <w:rPr>
          <w:rFonts w:ascii="Arial" w:eastAsia="Times New Roman" w:hAnsi="Arial" w:cs="Arial"/>
          <w:color w:val="202124"/>
          <w:sz w:val="24"/>
          <w:szCs w:val="24"/>
          <w:lang w:val="en-IN" w:eastAsia="en-IN"/>
        </w:rPr>
      </w:pPr>
      <w:r w:rsidRPr="008D1578">
        <w:rPr>
          <w:rFonts w:ascii="Arial" w:eastAsia="Times New Roman" w:hAnsi="Arial" w:cs="Arial"/>
          <w:color w:val="202124"/>
          <w:sz w:val="24"/>
          <w:szCs w:val="24"/>
          <w:lang w:val="en-IN" w:eastAsia="en-IN"/>
        </w:rPr>
        <w:t>Transaction: It represents the unit of work with a database.</w:t>
      </w:r>
    </w:p>
    <w:p w14:paraId="7E3331F3" w14:textId="77777777" w:rsidR="008D1578" w:rsidRPr="008D1578" w:rsidRDefault="008D1578" w:rsidP="008D1578">
      <w:pPr>
        <w:widowControl/>
        <w:numPr>
          <w:ilvl w:val="0"/>
          <w:numId w:val="44"/>
        </w:numPr>
        <w:shd w:val="clear" w:color="auto" w:fill="FFFFFF"/>
        <w:autoSpaceDE/>
        <w:autoSpaceDN/>
        <w:spacing w:after="60"/>
        <w:rPr>
          <w:rFonts w:ascii="Arial" w:eastAsia="Times New Roman" w:hAnsi="Arial" w:cs="Arial"/>
          <w:color w:val="202124"/>
          <w:sz w:val="24"/>
          <w:szCs w:val="24"/>
          <w:lang w:val="en-IN" w:eastAsia="en-IN"/>
        </w:rPr>
      </w:pPr>
      <w:r w:rsidRPr="008D1578">
        <w:rPr>
          <w:rFonts w:ascii="Arial" w:eastAsia="Times New Roman" w:hAnsi="Arial" w:cs="Arial"/>
          <w:color w:val="202124"/>
          <w:sz w:val="24"/>
          <w:szCs w:val="24"/>
          <w:lang w:val="en-IN" w:eastAsia="en-IN"/>
        </w:rPr>
        <w:t>Query: It uses SQL and HQL string to retrieve the data from the database and create objects.</w:t>
      </w:r>
    </w:p>
    <w:p w14:paraId="0F765573" w14:textId="0D103130" w:rsidR="008D1578" w:rsidRDefault="008D1578" w:rsidP="008D1578">
      <w:pPr>
        <w:pStyle w:val="ListParagraph"/>
        <w:tabs>
          <w:tab w:val="left" w:pos="1180"/>
          <w:tab w:val="left" w:pos="1181"/>
        </w:tabs>
        <w:spacing w:before="26"/>
        <w:ind w:firstLine="0"/>
        <w:rPr>
          <w:sz w:val="28"/>
        </w:rPr>
      </w:pPr>
    </w:p>
    <w:p w14:paraId="25FB4FA3" w14:textId="77777777" w:rsidR="00594048" w:rsidRDefault="00CF0667">
      <w:pPr>
        <w:pStyle w:val="ListParagraph"/>
        <w:numPr>
          <w:ilvl w:val="0"/>
          <w:numId w:val="1"/>
        </w:numPr>
        <w:tabs>
          <w:tab w:val="left" w:pos="1180"/>
          <w:tab w:val="left" w:pos="1181"/>
        </w:tabs>
        <w:ind w:hanging="1081"/>
        <w:rPr>
          <w:sz w:val="28"/>
        </w:rPr>
      </w:pPr>
      <w:r>
        <w:rPr>
          <w:sz w:val="28"/>
        </w:rPr>
        <w:t>Explain</w:t>
      </w:r>
      <w:r>
        <w:rPr>
          <w:spacing w:val="-2"/>
          <w:sz w:val="28"/>
        </w:rPr>
        <w:t xml:space="preserve"> </w:t>
      </w:r>
      <w:r>
        <w:rPr>
          <w:sz w:val="28"/>
        </w:rPr>
        <w:t>the</w:t>
      </w:r>
      <w:r>
        <w:rPr>
          <w:spacing w:val="-3"/>
          <w:sz w:val="28"/>
        </w:rPr>
        <w:t xml:space="preserve"> </w:t>
      </w:r>
      <w:r>
        <w:rPr>
          <w:sz w:val="28"/>
        </w:rPr>
        <w:t>steps</w:t>
      </w:r>
      <w:r>
        <w:rPr>
          <w:spacing w:val="-1"/>
          <w:sz w:val="28"/>
        </w:rPr>
        <w:t xml:space="preserve"> </w:t>
      </w:r>
      <w:r>
        <w:rPr>
          <w:sz w:val="28"/>
        </w:rPr>
        <w:t>to</w:t>
      </w:r>
      <w:r>
        <w:rPr>
          <w:spacing w:val="-3"/>
          <w:sz w:val="28"/>
        </w:rPr>
        <w:t xml:space="preserve"> </w:t>
      </w:r>
      <w:r>
        <w:rPr>
          <w:sz w:val="28"/>
        </w:rPr>
        <w:t>develop</w:t>
      </w:r>
      <w:r>
        <w:rPr>
          <w:spacing w:val="-1"/>
          <w:sz w:val="28"/>
        </w:rPr>
        <w:t xml:space="preserve"> </w:t>
      </w:r>
      <w:r>
        <w:rPr>
          <w:sz w:val="28"/>
        </w:rPr>
        <w:t>a</w:t>
      </w:r>
      <w:r>
        <w:rPr>
          <w:spacing w:val="-2"/>
          <w:sz w:val="28"/>
        </w:rPr>
        <w:t xml:space="preserve"> </w:t>
      </w:r>
      <w:r>
        <w:rPr>
          <w:sz w:val="28"/>
        </w:rPr>
        <w:t>web</w:t>
      </w:r>
      <w:r>
        <w:rPr>
          <w:spacing w:val="-2"/>
          <w:sz w:val="28"/>
        </w:rPr>
        <w:t xml:space="preserve"> </w:t>
      </w:r>
      <w:r>
        <w:rPr>
          <w:sz w:val="28"/>
        </w:rPr>
        <w:t>application</w:t>
      </w:r>
      <w:r>
        <w:rPr>
          <w:spacing w:val="-3"/>
          <w:sz w:val="28"/>
        </w:rPr>
        <w:t xml:space="preserve"> </w:t>
      </w:r>
      <w:r>
        <w:rPr>
          <w:sz w:val="28"/>
        </w:rPr>
        <w:t>using</w:t>
      </w:r>
      <w:r>
        <w:rPr>
          <w:spacing w:val="-3"/>
          <w:sz w:val="28"/>
        </w:rPr>
        <w:t xml:space="preserve"> </w:t>
      </w:r>
      <w:r>
        <w:rPr>
          <w:sz w:val="28"/>
        </w:rPr>
        <w:t>hibernate?</w:t>
      </w:r>
    </w:p>
    <w:p w14:paraId="352ADF88" w14:textId="253724D0" w:rsidR="00594048" w:rsidRDefault="00CF0667">
      <w:pPr>
        <w:pStyle w:val="ListParagraph"/>
        <w:numPr>
          <w:ilvl w:val="0"/>
          <w:numId w:val="1"/>
        </w:numPr>
        <w:tabs>
          <w:tab w:val="left" w:pos="1180"/>
          <w:tab w:val="left" w:pos="1181"/>
        </w:tabs>
        <w:ind w:hanging="1081"/>
        <w:rPr>
          <w:sz w:val="28"/>
        </w:rPr>
      </w:pPr>
      <w:r>
        <w:rPr>
          <w:sz w:val="28"/>
        </w:rPr>
        <w:t>What</w:t>
      </w:r>
      <w:r>
        <w:rPr>
          <w:spacing w:val="-3"/>
          <w:sz w:val="28"/>
        </w:rPr>
        <w:t xml:space="preserve"> </w:t>
      </w:r>
      <w:r>
        <w:rPr>
          <w:sz w:val="28"/>
        </w:rPr>
        <w:t>are</w:t>
      </w:r>
      <w:r>
        <w:rPr>
          <w:spacing w:val="-2"/>
          <w:sz w:val="28"/>
        </w:rPr>
        <w:t xml:space="preserve"> </w:t>
      </w:r>
      <w:r>
        <w:rPr>
          <w:sz w:val="28"/>
        </w:rPr>
        <w:t>core</w:t>
      </w:r>
      <w:r>
        <w:rPr>
          <w:spacing w:val="-2"/>
          <w:sz w:val="28"/>
        </w:rPr>
        <w:t xml:space="preserve"> </w:t>
      </w:r>
      <w:r>
        <w:rPr>
          <w:sz w:val="28"/>
        </w:rPr>
        <w:t>interfaces</w:t>
      </w:r>
      <w:r>
        <w:rPr>
          <w:spacing w:val="-2"/>
          <w:sz w:val="28"/>
        </w:rPr>
        <w:t xml:space="preserve"> </w:t>
      </w:r>
      <w:r>
        <w:rPr>
          <w:sz w:val="28"/>
        </w:rPr>
        <w:t>of</w:t>
      </w:r>
      <w:r>
        <w:rPr>
          <w:spacing w:val="-2"/>
          <w:sz w:val="28"/>
        </w:rPr>
        <w:t xml:space="preserve"> </w:t>
      </w:r>
      <w:proofErr w:type="gramStart"/>
      <w:r>
        <w:rPr>
          <w:sz w:val="28"/>
        </w:rPr>
        <w:t>hibernate</w:t>
      </w:r>
      <w:r>
        <w:rPr>
          <w:spacing w:val="-3"/>
          <w:sz w:val="28"/>
        </w:rPr>
        <w:t xml:space="preserve"> </w:t>
      </w:r>
      <w:r>
        <w:rPr>
          <w:sz w:val="28"/>
        </w:rPr>
        <w:t>?</w:t>
      </w:r>
      <w:proofErr w:type="gramEnd"/>
      <w:r w:rsidR="00266E07">
        <w:rPr>
          <w:sz w:val="28"/>
        </w:rPr>
        <w:t xml:space="preserve"> </w:t>
      </w:r>
    </w:p>
    <w:p w14:paraId="5B1A2B2D" w14:textId="5D3088BD" w:rsidR="003A6468" w:rsidRPr="003A6468" w:rsidRDefault="003A6468" w:rsidP="003A6468">
      <w:pPr>
        <w:pStyle w:val="ListParagraph"/>
        <w:tabs>
          <w:tab w:val="left" w:pos="1180"/>
          <w:tab w:val="left" w:pos="1181"/>
        </w:tabs>
        <w:rPr>
          <w:sz w:val="28"/>
        </w:rPr>
      </w:pPr>
      <w:r>
        <w:rPr>
          <w:sz w:val="28"/>
        </w:rPr>
        <w:t>Ans:</w:t>
      </w:r>
      <w:r w:rsidRPr="003A6468">
        <w:t xml:space="preserve"> </w:t>
      </w:r>
      <w:r w:rsidRPr="003A6468">
        <w:rPr>
          <w:sz w:val="28"/>
        </w:rPr>
        <w:t xml:space="preserve"> five core interfaces are used in just about every Hibernate application. using these </w:t>
      </w:r>
      <w:proofErr w:type="gramStart"/>
      <w:r w:rsidRPr="003A6468">
        <w:rPr>
          <w:sz w:val="28"/>
        </w:rPr>
        <w:t>interfaces</w:t>
      </w:r>
      <w:proofErr w:type="gramEnd"/>
      <w:r w:rsidRPr="003A6468">
        <w:rPr>
          <w:sz w:val="28"/>
        </w:rPr>
        <w:t xml:space="preserve"> you can store retrieve persistent objects and control transaction.</w:t>
      </w:r>
    </w:p>
    <w:p w14:paraId="15F7566F" w14:textId="77777777" w:rsidR="003A6468" w:rsidRPr="003A6468" w:rsidRDefault="003A6468" w:rsidP="003A6468">
      <w:pPr>
        <w:pStyle w:val="ListParagraph"/>
        <w:tabs>
          <w:tab w:val="left" w:pos="1180"/>
          <w:tab w:val="left" w:pos="1181"/>
        </w:tabs>
        <w:rPr>
          <w:sz w:val="28"/>
        </w:rPr>
      </w:pPr>
    </w:p>
    <w:p w14:paraId="562FCDF8" w14:textId="16776B2A" w:rsidR="003A6468" w:rsidRPr="003A6468" w:rsidRDefault="003A6468" w:rsidP="003A6468">
      <w:pPr>
        <w:pStyle w:val="ListParagraph"/>
        <w:tabs>
          <w:tab w:val="left" w:pos="1180"/>
          <w:tab w:val="left" w:pos="1181"/>
        </w:tabs>
        <w:rPr>
          <w:sz w:val="28"/>
        </w:rPr>
      </w:pPr>
      <w:r w:rsidRPr="003A6468">
        <w:rPr>
          <w:sz w:val="28"/>
        </w:rPr>
        <w:t>1</w:t>
      </w:r>
      <w:r w:rsidRPr="003A6468">
        <w:rPr>
          <w:b/>
          <w:bCs/>
          <w:sz w:val="28"/>
        </w:rPr>
        <w:t>-Session interface</w:t>
      </w:r>
      <w:r w:rsidRPr="003A6468">
        <w:rPr>
          <w:sz w:val="28"/>
        </w:rPr>
        <w:t xml:space="preserve"> -this is the primary interface used by hibernate applications. The instance of this interface </w:t>
      </w:r>
      <w:proofErr w:type="gramStart"/>
      <w:r w:rsidRPr="003A6468">
        <w:rPr>
          <w:sz w:val="28"/>
        </w:rPr>
        <w:t>are</w:t>
      </w:r>
      <w:proofErr w:type="gramEnd"/>
      <w:r w:rsidRPr="003A6468">
        <w:rPr>
          <w:sz w:val="28"/>
        </w:rPr>
        <w:t xml:space="preserve"> lightweight and are inexpensive to create and destroy. Hibernate sessions are not thread-safe.</w:t>
      </w:r>
    </w:p>
    <w:p w14:paraId="505B7DC1" w14:textId="7253696A" w:rsidR="003A6468" w:rsidRPr="003A6468" w:rsidRDefault="003A6468" w:rsidP="003A6468">
      <w:pPr>
        <w:pStyle w:val="ListParagraph"/>
        <w:tabs>
          <w:tab w:val="left" w:pos="1180"/>
          <w:tab w:val="left" w:pos="1181"/>
        </w:tabs>
        <w:rPr>
          <w:sz w:val="28"/>
        </w:rPr>
      </w:pPr>
      <w:r w:rsidRPr="003A6468">
        <w:rPr>
          <w:sz w:val="28"/>
        </w:rPr>
        <w:t>2-</w:t>
      </w:r>
      <w:r w:rsidRPr="003A6468">
        <w:rPr>
          <w:b/>
          <w:bCs/>
          <w:sz w:val="28"/>
        </w:rPr>
        <w:t>SessionFactory interface</w:t>
      </w:r>
      <w:r w:rsidRPr="003A6468">
        <w:rPr>
          <w:sz w:val="28"/>
        </w:rPr>
        <w:t>-this is a factory that delivers the session objects to hibernate application. Generally, there will be a single SessionFactory for the whole application and it will be shared among the application threads.</w:t>
      </w:r>
    </w:p>
    <w:p w14:paraId="168B8359" w14:textId="44E72AD8" w:rsidR="003A6468" w:rsidRPr="003A6468" w:rsidRDefault="003A6468" w:rsidP="003A6468">
      <w:pPr>
        <w:pStyle w:val="ListParagraph"/>
        <w:tabs>
          <w:tab w:val="left" w:pos="1180"/>
          <w:tab w:val="left" w:pos="1181"/>
        </w:tabs>
        <w:rPr>
          <w:sz w:val="28"/>
        </w:rPr>
      </w:pPr>
      <w:r w:rsidRPr="003A6468">
        <w:rPr>
          <w:sz w:val="28"/>
        </w:rPr>
        <w:t>3-</w:t>
      </w:r>
      <w:r w:rsidRPr="003A6468">
        <w:rPr>
          <w:b/>
          <w:bCs/>
          <w:sz w:val="28"/>
        </w:rPr>
        <w:t>Configuration interface</w:t>
      </w:r>
      <w:r w:rsidRPr="003A6468">
        <w:rPr>
          <w:sz w:val="28"/>
        </w:rPr>
        <w:t>-this interface is used to configure and bootstrap hibernate. The instance of this interface is used by the application in order to specify the location of hibernate specific mapping documents.</w:t>
      </w:r>
    </w:p>
    <w:p w14:paraId="4377FA51" w14:textId="77777777" w:rsidR="003A6468" w:rsidRDefault="003A6468" w:rsidP="003A6468">
      <w:pPr>
        <w:pStyle w:val="ListParagraph"/>
        <w:tabs>
          <w:tab w:val="left" w:pos="1180"/>
          <w:tab w:val="left" w:pos="1181"/>
        </w:tabs>
        <w:rPr>
          <w:sz w:val="28"/>
        </w:rPr>
      </w:pPr>
      <w:r w:rsidRPr="003A6468">
        <w:rPr>
          <w:sz w:val="28"/>
        </w:rPr>
        <w:t>4-</w:t>
      </w:r>
      <w:r w:rsidRPr="003A6468">
        <w:rPr>
          <w:b/>
          <w:bCs/>
          <w:sz w:val="28"/>
        </w:rPr>
        <w:t>Transaction interface</w:t>
      </w:r>
      <w:r w:rsidRPr="003A6468">
        <w:rPr>
          <w:sz w:val="28"/>
        </w:rPr>
        <w:t>-this is an optional interface but the above three interfaces are mandatory in each and every application. This interface abstracts the code from any kind of transaction implementation such as JDBC transaction.</w:t>
      </w:r>
    </w:p>
    <w:p w14:paraId="4AFF89E0" w14:textId="333CEDB5" w:rsidR="003A6468" w:rsidRDefault="003A6468" w:rsidP="003A6468">
      <w:pPr>
        <w:pStyle w:val="ListParagraph"/>
        <w:tabs>
          <w:tab w:val="left" w:pos="1180"/>
          <w:tab w:val="left" w:pos="1181"/>
        </w:tabs>
        <w:rPr>
          <w:sz w:val="28"/>
        </w:rPr>
      </w:pPr>
      <w:r w:rsidRPr="003A6468">
        <w:rPr>
          <w:sz w:val="28"/>
        </w:rPr>
        <w:t>5-</w:t>
      </w:r>
      <w:r w:rsidRPr="003A6468">
        <w:rPr>
          <w:b/>
          <w:bCs/>
          <w:sz w:val="28"/>
        </w:rPr>
        <w:t>Query and criteria interface</w:t>
      </w:r>
      <w:r w:rsidRPr="003A6468">
        <w:rPr>
          <w:sz w:val="28"/>
        </w:rPr>
        <w:t xml:space="preserve"> -this interface allows the user to perform </w:t>
      </w:r>
      <w:r w:rsidRPr="003A6468">
        <w:rPr>
          <w:sz w:val="28"/>
        </w:rPr>
        <w:lastRenderedPageBreak/>
        <w:t>queries and also control the flow of the query execution.</w:t>
      </w:r>
    </w:p>
    <w:p w14:paraId="48CE2A8A" w14:textId="77777777" w:rsidR="00594048" w:rsidRDefault="00CF0667">
      <w:pPr>
        <w:pStyle w:val="ListParagraph"/>
        <w:numPr>
          <w:ilvl w:val="0"/>
          <w:numId w:val="1"/>
        </w:numPr>
        <w:tabs>
          <w:tab w:val="left" w:pos="1180"/>
          <w:tab w:val="left" w:pos="1181"/>
        </w:tabs>
        <w:spacing w:before="25"/>
        <w:ind w:hanging="1081"/>
        <w:rPr>
          <w:sz w:val="28"/>
        </w:rPr>
      </w:pPr>
      <w:r>
        <w:rPr>
          <w:sz w:val="28"/>
        </w:rPr>
        <w:t>What</w:t>
      </w:r>
      <w:r>
        <w:rPr>
          <w:spacing w:val="-3"/>
          <w:sz w:val="28"/>
        </w:rPr>
        <w:t xml:space="preserve"> </w:t>
      </w:r>
      <w:r>
        <w:rPr>
          <w:sz w:val="28"/>
        </w:rPr>
        <w:t>are</w:t>
      </w:r>
      <w:r>
        <w:rPr>
          <w:spacing w:val="-2"/>
          <w:sz w:val="28"/>
        </w:rPr>
        <w:t xml:space="preserve"> </w:t>
      </w:r>
      <w:r>
        <w:rPr>
          <w:sz w:val="28"/>
        </w:rPr>
        <w:t>the</w:t>
      </w:r>
      <w:r>
        <w:rPr>
          <w:spacing w:val="-3"/>
          <w:sz w:val="28"/>
        </w:rPr>
        <w:t xml:space="preserve"> </w:t>
      </w:r>
      <w:r>
        <w:rPr>
          <w:sz w:val="28"/>
        </w:rPr>
        <w:t>advantages of</w:t>
      </w:r>
      <w:r>
        <w:rPr>
          <w:spacing w:val="-2"/>
          <w:sz w:val="28"/>
        </w:rPr>
        <w:t xml:space="preserve"> </w:t>
      </w:r>
      <w:r>
        <w:rPr>
          <w:sz w:val="28"/>
        </w:rPr>
        <w:t>ORM</w:t>
      </w:r>
      <w:r>
        <w:rPr>
          <w:spacing w:val="-1"/>
          <w:sz w:val="28"/>
        </w:rPr>
        <w:t xml:space="preserve"> </w:t>
      </w:r>
      <w:r>
        <w:rPr>
          <w:sz w:val="28"/>
        </w:rPr>
        <w:t>over</w:t>
      </w:r>
      <w:r>
        <w:rPr>
          <w:spacing w:val="-2"/>
          <w:sz w:val="28"/>
        </w:rPr>
        <w:t xml:space="preserve"> </w:t>
      </w:r>
      <w:proofErr w:type="gramStart"/>
      <w:r>
        <w:rPr>
          <w:sz w:val="28"/>
        </w:rPr>
        <w:t>JDBC</w:t>
      </w:r>
      <w:r>
        <w:rPr>
          <w:spacing w:val="-2"/>
          <w:sz w:val="28"/>
        </w:rPr>
        <w:t xml:space="preserve"> </w:t>
      </w:r>
      <w:r>
        <w:rPr>
          <w:sz w:val="28"/>
        </w:rPr>
        <w:t>?</w:t>
      </w:r>
      <w:proofErr w:type="gramEnd"/>
    </w:p>
    <w:p w14:paraId="0F636B26" w14:textId="77777777" w:rsidR="00DB3DFC" w:rsidRPr="00DB3DFC" w:rsidRDefault="00DB3DFC" w:rsidP="00DB3DFC">
      <w:pPr>
        <w:pStyle w:val="ListParagraph"/>
        <w:tabs>
          <w:tab w:val="left" w:pos="1180"/>
          <w:tab w:val="left" w:pos="1181"/>
        </w:tabs>
        <w:ind w:firstLine="0"/>
        <w:rPr>
          <w:sz w:val="28"/>
        </w:rPr>
      </w:pPr>
    </w:p>
    <w:p w14:paraId="20EDAF76" w14:textId="77777777" w:rsidR="00DB3DFC" w:rsidRDefault="00DB3DFC" w:rsidP="00DB3DFC">
      <w:pPr>
        <w:pStyle w:val="ListParagraph"/>
        <w:tabs>
          <w:tab w:val="left" w:pos="1180"/>
          <w:tab w:val="left" w:pos="1181"/>
        </w:tabs>
        <w:ind w:firstLine="0"/>
        <w:rPr>
          <w:sz w:val="28"/>
        </w:rPr>
      </w:pPr>
    </w:p>
    <w:p w14:paraId="597111F7" w14:textId="77777777" w:rsidR="00DB3DFC" w:rsidRPr="00DB3DFC" w:rsidRDefault="00DB3DFC" w:rsidP="00DB3DFC">
      <w:pPr>
        <w:pStyle w:val="ListParagraph"/>
        <w:rPr>
          <w:sz w:val="28"/>
        </w:rPr>
      </w:pPr>
    </w:p>
    <w:p w14:paraId="2842CA93" w14:textId="23E4F091" w:rsidR="00594048" w:rsidRDefault="00CF0667">
      <w:pPr>
        <w:pStyle w:val="ListParagraph"/>
        <w:numPr>
          <w:ilvl w:val="0"/>
          <w:numId w:val="1"/>
        </w:numPr>
        <w:tabs>
          <w:tab w:val="left" w:pos="1180"/>
          <w:tab w:val="left" w:pos="1181"/>
        </w:tabs>
        <w:ind w:hanging="1081"/>
        <w:rPr>
          <w:sz w:val="28"/>
        </w:rPr>
      </w:pPr>
      <w:r>
        <w:rPr>
          <w:sz w:val="28"/>
        </w:rPr>
        <w:t>Explain</w:t>
      </w:r>
      <w:r>
        <w:rPr>
          <w:spacing w:val="-1"/>
          <w:sz w:val="28"/>
        </w:rPr>
        <w:t xml:space="preserve"> </w:t>
      </w:r>
      <w:r>
        <w:rPr>
          <w:sz w:val="28"/>
        </w:rPr>
        <w:t>about</w:t>
      </w:r>
      <w:r>
        <w:rPr>
          <w:spacing w:val="-3"/>
          <w:sz w:val="28"/>
        </w:rPr>
        <w:t xml:space="preserve"> </w:t>
      </w:r>
      <w:proofErr w:type="gramStart"/>
      <w:r>
        <w:rPr>
          <w:sz w:val="28"/>
        </w:rPr>
        <w:t>spring</w:t>
      </w:r>
      <w:r>
        <w:rPr>
          <w:spacing w:val="-4"/>
          <w:sz w:val="28"/>
        </w:rPr>
        <w:t xml:space="preserve"> </w:t>
      </w:r>
      <w:r>
        <w:rPr>
          <w:sz w:val="28"/>
        </w:rPr>
        <w:t>?</w:t>
      </w:r>
      <w:proofErr w:type="gramEnd"/>
    </w:p>
    <w:p w14:paraId="3F136787" w14:textId="1CBF9782" w:rsidR="00DB3DFC" w:rsidRPr="00DB3DFC" w:rsidRDefault="00DB3DFC" w:rsidP="00DB3DFC">
      <w:pPr>
        <w:pStyle w:val="ListParagraph"/>
        <w:widowControl/>
        <w:shd w:val="clear" w:color="auto" w:fill="FFFFFF"/>
        <w:autoSpaceDE/>
        <w:autoSpaceDN/>
        <w:spacing w:before="100" w:beforeAutospacing="1" w:after="100" w:afterAutospacing="1"/>
        <w:ind w:firstLine="0"/>
        <w:jc w:val="both"/>
        <w:rPr>
          <w:rFonts w:ascii="Segoe UI" w:eastAsia="Times New Roman" w:hAnsi="Segoe UI" w:cs="Segoe UI"/>
          <w:color w:val="333333"/>
          <w:sz w:val="24"/>
          <w:szCs w:val="24"/>
          <w:lang w:val="en-IN" w:eastAsia="en-IN"/>
        </w:rPr>
      </w:pPr>
      <w:r>
        <w:rPr>
          <w:rFonts w:ascii="Segoe UI" w:eastAsia="Times New Roman" w:hAnsi="Segoe UI" w:cs="Segoe UI"/>
          <w:b/>
          <w:bCs/>
          <w:color w:val="333333"/>
          <w:sz w:val="24"/>
          <w:szCs w:val="24"/>
          <w:lang w:val="en-IN" w:eastAsia="en-IN"/>
        </w:rPr>
        <w:t>S</w:t>
      </w:r>
      <w:r w:rsidRPr="00DB3DFC">
        <w:rPr>
          <w:rFonts w:ascii="Segoe UI" w:eastAsia="Times New Roman" w:hAnsi="Segoe UI" w:cs="Segoe UI"/>
          <w:b/>
          <w:bCs/>
          <w:color w:val="333333"/>
          <w:sz w:val="24"/>
          <w:szCs w:val="24"/>
          <w:lang w:val="en-IN" w:eastAsia="en-IN"/>
        </w:rPr>
        <w:t>pring:</w:t>
      </w:r>
      <w:r w:rsidRPr="00DB3DFC">
        <w:rPr>
          <w:rFonts w:ascii="Segoe UI" w:eastAsia="Times New Roman" w:hAnsi="Segoe UI" w:cs="Segoe UI"/>
          <w:color w:val="333333"/>
          <w:sz w:val="24"/>
          <w:szCs w:val="24"/>
          <w:lang w:val="en-IN" w:eastAsia="en-IN"/>
        </w:rPr>
        <w:t> Spring Framework is the most popular application development framework of Java. The main feature of the Spring Framework is </w:t>
      </w:r>
      <w:r w:rsidRPr="00DB3DFC">
        <w:rPr>
          <w:rFonts w:ascii="Segoe UI" w:eastAsia="Times New Roman" w:hAnsi="Segoe UI" w:cs="Segoe UI"/>
          <w:b/>
          <w:bCs/>
          <w:color w:val="333333"/>
          <w:sz w:val="24"/>
          <w:szCs w:val="24"/>
          <w:lang w:val="en-IN" w:eastAsia="en-IN"/>
        </w:rPr>
        <w:t>dependency Injection</w:t>
      </w:r>
      <w:r w:rsidRPr="00DB3DFC">
        <w:rPr>
          <w:rFonts w:ascii="Segoe UI" w:eastAsia="Times New Roman" w:hAnsi="Segoe UI" w:cs="Segoe UI"/>
          <w:color w:val="333333"/>
          <w:sz w:val="24"/>
          <w:szCs w:val="24"/>
          <w:lang w:val="en-IN" w:eastAsia="en-IN"/>
        </w:rPr>
        <w:t> or </w:t>
      </w:r>
      <w:r w:rsidRPr="00DB3DFC">
        <w:rPr>
          <w:rFonts w:ascii="Segoe UI" w:eastAsia="Times New Roman" w:hAnsi="Segoe UI" w:cs="Segoe UI"/>
          <w:b/>
          <w:bCs/>
          <w:color w:val="333333"/>
          <w:sz w:val="24"/>
          <w:szCs w:val="24"/>
          <w:lang w:val="en-IN" w:eastAsia="en-IN"/>
        </w:rPr>
        <w:t>Inversion of Control</w:t>
      </w:r>
      <w:r w:rsidRPr="00DB3DFC">
        <w:rPr>
          <w:rFonts w:ascii="Segoe UI" w:eastAsia="Times New Roman" w:hAnsi="Segoe UI" w:cs="Segoe UI"/>
          <w:color w:val="333333"/>
          <w:sz w:val="24"/>
          <w:szCs w:val="24"/>
          <w:lang w:val="en-IN" w:eastAsia="en-IN"/>
        </w:rPr>
        <w:t> (IoC). With the help of Spring Framework, we can develop a </w:t>
      </w:r>
      <w:r w:rsidRPr="00DB3DFC">
        <w:rPr>
          <w:rFonts w:ascii="Segoe UI" w:eastAsia="Times New Roman" w:hAnsi="Segoe UI" w:cs="Segoe UI"/>
          <w:b/>
          <w:bCs/>
          <w:color w:val="333333"/>
          <w:sz w:val="24"/>
          <w:szCs w:val="24"/>
          <w:lang w:val="en-IN" w:eastAsia="en-IN"/>
        </w:rPr>
        <w:t>loosely</w:t>
      </w:r>
      <w:r w:rsidRPr="00DB3DFC">
        <w:rPr>
          <w:rFonts w:ascii="Segoe UI" w:eastAsia="Times New Roman" w:hAnsi="Segoe UI" w:cs="Segoe UI"/>
          <w:color w:val="333333"/>
          <w:sz w:val="24"/>
          <w:szCs w:val="24"/>
          <w:lang w:val="en-IN" w:eastAsia="en-IN"/>
        </w:rPr>
        <w:t> coupled application. It is better to use if application type or characteristics are purely defined.</w:t>
      </w:r>
    </w:p>
    <w:p w14:paraId="667776E3" w14:textId="77777777" w:rsidR="00DB3DFC" w:rsidRPr="00DB3DFC" w:rsidRDefault="00DB3DFC" w:rsidP="00DB3DFC">
      <w:pPr>
        <w:pStyle w:val="ListParagraph"/>
        <w:widowControl/>
        <w:shd w:val="clear" w:color="auto" w:fill="FFFFFF"/>
        <w:autoSpaceDE/>
        <w:autoSpaceDN/>
        <w:spacing w:before="100" w:beforeAutospacing="1" w:after="100" w:afterAutospacing="1"/>
        <w:ind w:firstLine="0"/>
        <w:jc w:val="both"/>
        <w:rPr>
          <w:rFonts w:ascii="Segoe UI" w:eastAsia="Times New Roman" w:hAnsi="Segoe UI" w:cs="Segoe UI"/>
          <w:color w:val="333333"/>
          <w:sz w:val="24"/>
          <w:szCs w:val="24"/>
          <w:lang w:val="en-IN" w:eastAsia="en-IN"/>
        </w:rPr>
      </w:pPr>
      <w:r w:rsidRPr="00DB3DFC">
        <w:rPr>
          <w:rFonts w:ascii="Segoe UI" w:eastAsia="Times New Roman" w:hAnsi="Segoe UI" w:cs="Segoe UI"/>
          <w:b/>
          <w:bCs/>
          <w:color w:val="333333"/>
          <w:sz w:val="24"/>
          <w:szCs w:val="24"/>
          <w:lang w:val="en-IN" w:eastAsia="en-IN"/>
        </w:rPr>
        <w:t>Spring Boot:</w:t>
      </w:r>
      <w:r w:rsidRPr="00DB3DFC">
        <w:rPr>
          <w:rFonts w:ascii="Segoe UI" w:eastAsia="Times New Roman" w:hAnsi="Segoe UI" w:cs="Segoe UI"/>
          <w:color w:val="333333"/>
          <w:sz w:val="24"/>
          <w:szCs w:val="24"/>
          <w:lang w:val="en-IN" w:eastAsia="en-IN"/>
        </w:rPr>
        <w:t> Spring Boot is a module of Spring Framework. It allows us to build a stand-alone application with minimal or zero configurations. It is better to use if we want to develop a simple Spring-based application or RESTful services.</w:t>
      </w:r>
    </w:p>
    <w:p w14:paraId="41C7BDD3" w14:textId="77777777" w:rsidR="00DB3DFC" w:rsidRDefault="00DB3DFC" w:rsidP="00DB3DFC">
      <w:pPr>
        <w:pStyle w:val="ListParagraph"/>
        <w:tabs>
          <w:tab w:val="left" w:pos="1180"/>
          <w:tab w:val="left" w:pos="1181"/>
        </w:tabs>
        <w:ind w:firstLine="0"/>
        <w:rPr>
          <w:sz w:val="28"/>
        </w:rPr>
      </w:pPr>
    </w:p>
    <w:p w14:paraId="25622619" w14:textId="0CC2DBFA" w:rsidR="00594048" w:rsidRDefault="00CF0667">
      <w:pPr>
        <w:pStyle w:val="ListParagraph"/>
        <w:numPr>
          <w:ilvl w:val="0"/>
          <w:numId w:val="1"/>
        </w:numPr>
        <w:tabs>
          <w:tab w:val="left" w:pos="1180"/>
          <w:tab w:val="left" w:pos="1181"/>
        </w:tabs>
        <w:ind w:hanging="1081"/>
        <w:rPr>
          <w:sz w:val="28"/>
        </w:rPr>
      </w:pPr>
      <w:r>
        <w:rPr>
          <w:sz w:val="28"/>
        </w:rPr>
        <w:t>Difference</w:t>
      </w:r>
      <w:r>
        <w:rPr>
          <w:spacing w:val="-3"/>
          <w:sz w:val="28"/>
        </w:rPr>
        <w:t xml:space="preserve"> </w:t>
      </w:r>
      <w:r>
        <w:rPr>
          <w:sz w:val="28"/>
        </w:rPr>
        <w:t>between</w:t>
      </w:r>
      <w:r>
        <w:rPr>
          <w:spacing w:val="-1"/>
          <w:sz w:val="28"/>
        </w:rPr>
        <w:t xml:space="preserve"> </w:t>
      </w:r>
      <w:r>
        <w:rPr>
          <w:sz w:val="28"/>
        </w:rPr>
        <w:t>spring</w:t>
      </w:r>
      <w:r>
        <w:rPr>
          <w:spacing w:val="-3"/>
          <w:sz w:val="28"/>
        </w:rPr>
        <w:t xml:space="preserve"> </w:t>
      </w:r>
      <w:r>
        <w:rPr>
          <w:sz w:val="28"/>
        </w:rPr>
        <w:t>and</w:t>
      </w:r>
      <w:r>
        <w:rPr>
          <w:spacing w:val="-1"/>
          <w:sz w:val="28"/>
        </w:rPr>
        <w:t xml:space="preserve"> </w:t>
      </w:r>
      <w:r>
        <w:rPr>
          <w:sz w:val="28"/>
        </w:rPr>
        <w:t>spring</w:t>
      </w:r>
      <w:r>
        <w:rPr>
          <w:spacing w:val="-3"/>
          <w:sz w:val="28"/>
        </w:rPr>
        <w:t xml:space="preserve"> </w:t>
      </w:r>
      <w:proofErr w:type="gramStart"/>
      <w:r>
        <w:rPr>
          <w:sz w:val="28"/>
        </w:rPr>
        <w:t>boot</w:t>
      </w:r>
      <w:r>
        <w:rPr>
          <w:spacing w:val="-5"/>
          <w:sz w:val="28"/>
        </w:rPr>
        <w:t xml:space="preserve"> </w:t>
      </w:r>
      <w:r>
        <w:rPr>
          <w:sz w:val="28"/>
        </w:rPr>
        <w:t>?</w:t>
      </w:r>
      <w:proofErr w:type="gramEnd"/>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102"/>
        <w:gridCol w:w="6290"/>
      </w:tblGrid>
      <w:tr w:rsidR="00DB3DFC" w:rsidRPr="00DB3DFC" w14:paraId="773EF8A2" w14:textId="77777777" w:rsidTr="00DB3DFC">
        <w:tc>
          <w:tcPr>
            <w:tcW w:w="0" w:type="auto"/>
            <w:shd w:val="clear" w:color="auto" w:fill="C7CCBE"/>
            <w:tcMar>
              <w:top w:w="180" w:type="dxa"/>
              <w:left w:w="180" w:type="dxa"/>
              <w:bottom w:w="180" w:type="dxa"/>
              <w:right w:w="180" w:type="dxa"/>
            </w:tcMar>
            <w:hideMark/>
          </w:tcPr>
          <w:p w14:paraId="768110C1" w14:textId="77777777" w:rsidR="00DB3DFC" w:rsidRPr="00DB3DFC" w:rsidRDefault="00DB3DFC" w:rsidP="00DB3DFC">
            <w:pPr>
              <w:widowControl/>
              <w:autoSpaceDE/>
              <w:autoSpaceDN/>
              <w:rPr>
                <w:rFonts w:ascii="Times New Roman" w:eastAsia="Times New Roman" w:hAnsi="Times New Roman" w:cs="Times New Roman"/>
                <w:b/>
                <w:bCs/>
                <w:color w:val="000000"/>
                <w:sz w:val="26"/>
                <w:szCs w:val="26"/>
                <w:lang w:val="en-IN" w:eastAsia="en-IN"/>
              </w:rPr>
            </w:pPr>
            <w:r w:rsidRPr="00DB3DFC">
              <w:rPr>
                <w:rFonts w:ascii="Times New Roman" w:eastAsia="Times New Roman" w:hAnsi="Times New Roman" w:cs="Times New Roman"/>
                <w:b/>
                <w:bCs/>
                <w:color w:val="000000"/>
                <w:sz w:val="26"/>
                <w:szCs w:val="26"/>
                <w:lang w:val="en-IN" w:eastAsia="en-IN"/>
              </w:rPr>
              <w:t>Spring</w:t>
            </w:r>
          </w:p>
        </w:tc>
        <w:tc>
          <w:tcPr>
            <w:tcW w:w="0" w:type="auto"/>
            <w:shd w:val="clear" w:color="auto" w:fill="C7CCBE"/>
            <w:tcMar>
              <w:top w:w="180" w:type="dxa"/>
              <w:left w:w="180" w:type="dxa"/>
              <w:bottom w:w="180" w:type="dxa"/>
              <w:right w:w="180" w:type="dxa"/>
            </w:tcMar>
            <w:hideMark/>
          </w:tcPr>
          <w:p w14:paraId="506CC143" w14:textId="77777777" w:rsidR="00DB3DFC" w:rsidRPr="00DB3DFC" w:rsidRDefault="00DB3DFC" w:rsidP="00DB3DFC">
            <w:pPr>
              <w:widowControl/>
              <w:autoSpaceDE/>
              <w:autoSpaceDN/>
              <w:rPr>
                <w:rFonts w:ascii="Times New Roman" w:eastAsia="Times New Roman" w:hAnsi="Times New Roman" w:cs="Times New Roman"/>
                <w:b/>
                <w:bCs/>
                <w:color w:val="000000"/>
                <w:sz w:val="26"/>
                <w:szCs w:val="26"/>
                <w:lang w:val="en-IN" w:eastAsia="en-IN"/>
              </w:rPr>
            </w:pPr>
            <w:r w:rsidRPr="00DB3DFC">
              <w:rPr>
                <w:rFonts w:ascii="Times New Roman" w:eastAsia="Times New Roman" w:hAnsi="Times New Roman" w:cs="Times New Roman"/>
                <w:b/>
                <w:bCs/>
                <w:color w:val="000000"/>
                <w:sz w:val="26"/>
                <w:szCs w:val="26"/>
                <w:lang w:val="en-IN" w:eastAsia="en-IN"/>
              </w:rPr>
              <w:t>Spring Boot</w:t>
            </w:r>
          </w:p>
        </w:tc>
      </w:tr>
      <w:tr w:rsidR="00DB3DFC" w:rsidRPr="00DB3DFC" w14:paraId="0C427A63" w14:textId="77777777" w:rsidTr="00DB3DF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D56220" w14:textId="77777777" w:rsidR="00DB3DFC" w:rsidRPr="00DB3DFC" w:rsidRDefault="00DB3DFC" w:rsidP="00DB3DFC">
            <w:pPr>
              <w:widowControl/>
              <w:autoSpaceDE/>
              <w:autoSpaceDN/>
              <w:jc w:val="both"/>
              <w:rPr>
                <w:rFonts w:ascii="Segoe UI" w:eastAsia="Times New Roman" w:hAnsi="Segoe UI" w:cs="Segoe UI"/>
                <w:color w:val="333333"/>
                <w:sz w:val="24"/>
                <w:szCs w:val="24"/>
                <w:lang w:val="en-IN" w:eastAsia="en-IN"/>
              </w:rPr>
            </w:pPr>
            <w:r w:rsidRPr="00DB3DFC">
              <w:rPr>
                <w:rFonts w:ascii="Segoe UI" w:eastAsia="Times New Roman" w:hAnsi="Segoe UI" w:cs="Segoe UI"/>
                <w:b/>
                <w:bCs/>
                <w:color w:val="333333"/>
                <w:sz w:val="24"/>
                <w:szCs w:val="24"/>
                <w:lang w:val="en-IN" w:eastAsia="en-IN"/>
              </w:rPr>
              <w:t>Spring Framework</w:t>
            </w:r>
            <w:r w:rsidRPr="00DB3DFC">
              <w:rPr>
                <w:rFonts w:ascii="Segoe UI" w:eastAsia="Times New Roman" w:hAnsi="Segoe UI" w:cs="Segoe UI"/>
                <w:color w:val="333333"/>
                <w:sz w:val="24"/>
                <w:szCs w:val="24"/>
                <w:lang w:val="en-IN" w:eastAsia="en-IN"/>
              </w:rPr>
              <w:t> is a widely used Java EE framework for building applications.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224875" w14:textId="77777777" w:rsidR="00DB3DFC" w:rsidRPr="00DB3DFC" w:rsidRDefault="00DB3DFC" w:rsidP="00DB3DFC">
            <w:pPr>
              <w:widowControl/>
              <w:autoSpaceDE/>
              <w:autoSpaceDN/>
              <w:jc w:val="both"/>
              <w:rPr>
                <w:rFonts w:ascii="Segoe UI" w:eastAsia="Times New Roman" w:hAnsi="Segoe UI" w:cs="Segoe UI"/>
                <w:color w:val="333333"/>
                <w:sz w:val="24"/>
                <w:szCs w:val="24"/>
                <w:lang w:val="en-IN" w:eastAsia="en-IN"/>
              </w:rPr>
            </w:pPr>
            <w:r w:rsidRPr="00DB3DFC">
              <w:rPr>
                <w:rFonts w:ascii="Segoe UI" w:eastAsia="Times New Roman" w:hAnsi="Segoe UI" w:cs="Segoe UI"/>
                <w:b/>
                <w:bCs/>
                <w:color w:val="333333"/>
                <w:sz w:val="24"/>
                <w:szCs w:val="24"/>
                <w:lang w:val="en-IN" w:eastAsia="en-IN"/>
              </w:rPr>
              <w:t>Spring Boot Framework</w:t>
            </w:r>
            <w:r w:rsidRPr="00DB3DFC">
              <w:rPr>
                <w:rFonts w:ascii="Segoe UI" w:eastAsia="Times New Roman" w:hAnsi="Segoe UI" w:cs="Segoe UI"/>
                <w:color w:val="333333"/>
                <w:sz w:val="24"/>
                <w:szCs w:val="24"/>
                <w:lang w:val="en-IN" w:eastAsia="en-IN"/>
              </w:rPr>
              <w:t> is widely used to develop </w:t>
            </w:r>
            <w:r w:rsidRPr="00DB3DFC">
              <w:rPr>
                <w:rFonts w:ascii="Segoe UI" w:eastAsia="Times New Roman" w:hAnsi="Segoe UI" w:cs="Segoe UI"/>
                <w:b/>
                <w:bCs/>
                <w:color w:val="333333"/>
                <w:sz w:val="24"/>
                <w:szCs w:val="24"/>
                <w:lang w:val="en-IN" w:eastAsia="en-IN"/>
              </w:rPr>
              <w:t>REST APIs</w:t>
            </w:r>
            <w:r w:rsidRPr="00DB3DFC">
              <w:rPr>
                <w:rFonts w:ascii="Segoe UI" w:eastAsia="Times New Roman" w:hAnsi="Segoe UI" w:cs="Segoe UI"/>
                <w:color w:val="333333"/>
                <w:sz w:val="24"/>
                <w:szCs w:val="24"/>
                <w:lang w:val="en-IN" w:eastAsia="en-IN"/>
              </w:rPr>
              <w:t>.</w:t>
            </w:r>
          </w:p>
        </w:tc>
      </w:tr>
      <w:tr w:rsidR="00DB3DFC" w:rsidRPr="00DB3DFC" w14:paraId="7797F420" w14:textId="77777777" w:rsidTr="00DB3DF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5DDF2F" w14:textId="77777777" w:rsidR="00DB3DFC" w:rsidRPr="00DB3DFC" w:rsidRDefault="00DB3DFC" w:rsidP="00DB3DFC">
            <w:pPr>
              <w:widowControl/>
              <w:autoSpaceDE/>
              <w:autoSpaceDN/>
              <w:jc w:val="both"/>
              <w:rPr>
                <w:rFonts w:ascii="Segoe UI" w:eastAsia="Times New Roman" w:hAnsi="Segoe UI" w:cs="Segoe UI"/>
                <w:color w:val="333333"/>
                <w:sz w:val="24"/>
                <w:szCs w:val="24"/>
                <w:lang w:val="en-IN" w:eastAsia="en-IN"/>
              </w:rPr>
            </w:pPr>
            <w:r w:rsidRPr="00DB3DFC">
              <w:rPr>
                <w:rFonts w:ascii="Segoe UI" w:eastAsia="Times New Roman" w:hAnsi="Segoe UI" w:cs="Segoe UI"/>
                <w:color w:val="333333"/>
                <w:sz w:val="24"/>
                <w:szCs w:val="24"/>
                <w:lang w:val="en-IN" w:eastAsia="en-IN"/>
              </w:rPr>
              <w:t>It aims to simplify Java EE development that makes developers more productive.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480942" w14:textId="77777777" w:rsidR="00DB3DFC" w:rsidRPr="00DB3DFC" w:rsidRDefault="00DB3DFC" w:rsidP="00DB3DFC">
            <w:pPr>
              <w:widowControl/>
              <w:autoSpaceDE/>
              <w:autoSpaceDN/>
              <w:jc w:val="both"/>
              <w:rPr>
                <w:rFonts w:ascii="Segoe UI" w:eastAsia="Times New Roman" w:hAnsi="Segoe UI" w:cs="Segoe UI"/>
                <w:color w:val="333333"/>
                <w:sz w:val="24"/>
                <w:szCs w:val="24"/>
                <w:lang w:val="en-IN" w:eastAsia="en-IN"/>
              </w:rPr>
            </w:pPr>
            <w:r w:rsidRPr="00DB3DFC">
              <w:rPr>
                <w:rFonts w:ascii="Segoe UI" w:eastAsia="Times New Roman" w:hAnsi="Segoe UI" w:cs="Segoe UI"/>
                <w:color w:val="333333"/>
                <w:sz w:val="24"/>
                <w:szCs w:val="24"/>
                <w:lang w:val="en-IN" w:eastAsia="en-IN"/>
              </w:rPr>
              <w:t>It aims to shorten the code length and provide the easiest way to develop </w:t>
            </w:r>
            <w:r w:rsidRPr="00DB3DFC">
              <w:rPr>
                <w:rFonts w:ascii="Segoe UI" w:eastAsia="Times New Roman" w:hAnsi="Segoe UI" w:cs="Segoe UI"/>
                <w:b/>
                <w:bCs/>
                <w:color w:val="333333"/>
                <w:sz w:val="24"/>
                <w:szCs w:val="24"/>
                <w:lang w:val="en-IN" w:eastAsia="en-IN"/>
              </w:rPr>
              <w:t>Web Applications</w:t>
            </w:r>
            <w:r w:rsidRPr="00DB3DFC">
              <w:rPr>
                <w:rFonts w:ascii="Segoe UI" w:eastAsia="Times New Roman" w:hAnsi="Segoe UI" w:cs="Segoe UI"/>
                <w:color w:val="333333"/>
                <w:sz w:val="24"/>
                <w:szCs w:val="24"/>
                <w:lang w:val="en-IN" w:eastAsia="en-IN"/>
              </w:rPr>
              <w:t>.</w:t>
            </w:r>
          </w:p>
        </w:tc>
      </w:tr>
      <w:tr w:rsidR="00DB3DFC" w:rsidRPr="00DB3DFC" w14:paraId="0633E9AF" w14:textId="77777777" w:rsidTr="00DB3DF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7D76F3" w14:textId="77777777" w:rsidR="00DB3DFC" w:rsidRPr="00DB3DFC" w:rsidRDefault="00DB3DFC" w:rsidP="00DB3DFC">
            <w:pPr>
              <w:widowControl/>
              <w:autoSpaceDE/>
              <w:autoSpaceDN/>
              <w:jc w:val="both"/>
              <w:rPr>
                <w:rFonts w:ascii="Segoe UI" w:eastAsia="Times New Roman" w:hAnsi="Segoe UI" w:cs="Segoe UI"/>
                <w:color w:val="333333"/>
                <w:sz w:val="24"/>
                <w:szCs w:val="24"/>
                <w:lang w:val="en-IN" w:eastAsia="en-IN"/>
              </w:rPr>
            </w:pPr>
            <w:r w:rsidRPr="00DB3DFC">
              <w:rPr>
                <w:rFonts w:ascii="Segoe UI" w:eastAsia="Times New Roman" w:hAnsi="Segoe UI" w:cs="Segoe UI"/>
                <w:color w:val="333333"/>
                <w:sz w:val="24"/>
                <w:szCs w:val="24"/>
                <w:lang w:val="en-IN" w:eastAsia="en-IN"/>
              </w:rPr>
              <w:t>The primary feature of the Spring Framework is </w:t>
            </w:r>
            <w:r w:rsidRPr="00DB3DFC">
              <w:rPr>
                <w:rFonts w:ascii="Segoe UI" w:eastAsia="Times New Roman" w:hAnsi="Segoe UI" w:cs="Segoe UI"/>
                <w:b/>
                <w:bCs/>
                <w:color w:val="333333"/>
                <w:sz w:val="24"/>
                <w:szCs w:val="24"/>
                <w:lang w:val="en-IN" w:eastAsia="en-IN"/>
              </w:rPr>
              <w:t>dependency injection</w:t>
            </w:r>
            <w:r w:rsidRPr="00DB3DFC">
              <w:rPr>
                <w:rFonts w:ascii="Segoe UI" w:eastAsia="Times New Roman" w:hAnsi="Segoe UI" w:cs="Segoe UI"/>
                <w:color w:val="333333"/>
                <w:sz w:val="24"/>
                <w:szCs w:val="24"/>
                <w:lang w:val="en-IN"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48FD8D" w14:textId="77777777" w:rsidR="00DB3DFC" w:rsidRPr="00DB3DFC" w:rsidRDefault="00DB3DFC" w:rsidP="00DB3DFC">
            <w:pPr>
              <w:widowControl/>
              <w:autoSpaceDE/>
              <w:autoSpaceDN/>
              <w:jc w:val="both"/>
              <w:rPr>
                <w:rFonts w:ascii="Segoe UI" w:eastAsia="Times New Roman" w:hAnsi="Segoe UI" w:cs="Segoe UI"/>
                <w:color w:val="333333"/>
                <w:sz w:val="24"/>
                <w:szCs w:val="24"/>
                <w:lang w:val="en-IN" w:eastAsia="en-IN"/>
              </w:rPr>
            </w:pPr>
            <w:r w:rsidRPr="00DB3DFC">
              <w:rPr>
                <w:rFonts w:ascii="Segoe UI" w:eastAsia="Times New Roman" w:hAnsi="Segoe UI" w:cs="Segoe UI"/>
                <w:color w:val="333333"/>
                <w:sz w:val="24"/>
                <w:szCs w:val="24"/>
                <w:lang w:val="en-IN" w:eastAsia="en-IN"/>
              </w:rPr>
              <w:t>The primary feature of Spring Boot is </w:t>
            </w:r>
            <w:r w:rsidRPr="00DB3DFC">
              <w:rPr>
                <w:rFonts w:ascii="Segoe UI" w:eastAsia="Times New Roman" w:hAnsi="Segoe UI" w:cs="Segoe UI"/>
                <w:b/>
                <w:bCs/>
                <w:color w:val="333333"/>
                <w:sz w:val="24"/>
                <w:szCs w:val="24"/>
                <w:lang w:val="en-IN" w:eastAsia="en-IN"/>
              </w:rPr>
              <w:t>Autoconfiguration</w:t>
            </w:r>
            <w:r w:rsidRPr="00DB3DFC">
              <w:rPr>
                <w:rFonts w:ascii="Segoe UI" w:eastAsia="Times New Roman" w:hAnsi="Segoe UI" w:cs="Segoe UI"/>
                <w:color w:val="333333"/>
                <w:sz w:val="24"/>
                <w:szCs w:val="24"/>
                <w:lang w:val="en-IN" w:eastAsia="en-IN"/>
              </w:rPr>
              <w:t>. It automatically configures the classes based on the requirement.</w:t>
            </w:r>
          </w:p>
        </w:tc>
      </w:tr>
      <w:tr w:rsidR="00DB3DFC" w:rsidRPr="00DB3DFC" w14:paraId="2FE8AF1F" w14:textId="77777777" w:rsidTr="00DB3DF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98A1CA" w14:textId="77777777" w:rsidR="00DB3DFC" w:rsidRPr="00DB3DFC" w:rsidRDefault="00DB3DFC" w:rsidP="00DB3DFC">
            <w:pPr>
              <w:widowControl/>
              <w:autoSpaceDE/>
              <w:autoSpaceDN/>
              <w:jc w:val="both"/>
              <w:rPr>
                <w:rFonts w:ascii="Segoe UI" w:eastAsia="Times New Roman" w:hAnsi="Segoe UI" w:cs="Segoe UI"/>
                <w:color w:val="333333"/>
                <w:sz w:val="24"/>
                <w:szCs w:val="24"/>
                <w:lang w:val="en-IN" w:eastAsia="en-IN"/>
              </w:rPr>
            </w:pPr>
            <w:r w:rsidRPr="00DB3DFC">
              <w:rPr>
                <w:rFonts w:ascii="Segoe UI" w:eastAsia="Times New Roman" w:hAnsi="Segoe UI" w:cs="Segoe UI"/>
                <w:color w:val="333333"/>
                <w:sz w:val="24"/>
                <w:szCs w:val="24"/>
                <w:lang w:val="en-IN" w:eastAsia="en-IN"/>
              </w:rPr>
              <w:t>It helps to make things simpler by allowing us to develop </w:t>
            </w:r>
            <w:r w:rsidRPr="00DB3DFC">
              <w:rPr>
                <w:rFonts w:ascii="Segoe UI" w:eastAsia="Times New Roman" w:hAnsi="Segoe UI" w:cs="Segoe UI"/>
                <w:b/>
                <w:bCs/>
                <w:color w:val="333333"/>
                <w:sz w:val="24"/>
                <w:szCs w:val="24"/>
                <w:lang w:val="en-IN" w:eastAsia="en-IN"/>
              </w:rPr>
              <w:t>loosely coupled</w:t>
            </w:r>
            <w:r w:rsidRPr="00DB3DFC">
              <w:rPr>
                <w:rFonts w:ascii="Segoe UI" w:eastAsia="Times New Roman" w:hAnsi="Segoe UI" w:cs="Segoe UI"/>
                <w:color w:val="333333"/>
                <w:sz w:val="24"/>
                <w:szCs w:val="24"/>
                <w:lang w:val="en-IN" w:eastAsia="en-IN"/>
              </w:rPr>
              <w:t> applications.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83733C" w14:textId="77777777" w:rsidR="00DB3DFC" w:rsidRPr="00DB3DFC" w:rsidRDefault="00DB3DFC" w:rsidP="00DB3DFC">
            <w:pPr>
              <w:widowControl/>
              <w:autoSpaceDE/>
              <w:autoSpaceDN/>
              <w:jc w:val="both"/>
              <w:rPr>
                <w:rFonts w:ascii="Segoe UI" w:eastAsia="Times New Roman" w:hAnsi="Segoe UI" w:cs="Segoe UI"/>
                <w:color w:val="333333"/>
                <w:sz w:val="24"/>
                <w:szCs w:val="24"/>
                <w:lang w:val="en-IN" w:eastAsia="en-IN"/>
              </w:rPr>
            </w:pPr>
            <w:r w:rsidRPr="00DB3DFC">
              <w:rPr>
                <w:rFonts w:ascii="Segoe UI" w:eastAsia="Times New Roman" w:hAnsi="Segoe UI" w:cs="Segoe UI"/>
                <w:color w:val="333333"/>
                <w:sz w:val="24"/>
                <w:szCs w:val="24"/>
                <w:lang w:val="en-IN" w:eastAsia="en-IN"/>
              </w:rPr>
              <w:t>It helps to create a </w:t>
            </w:r>
            <w:r w:rsidRPr="00DB3DFC">
              <w:rPr>
                <w:rFonts w:ascii="Segoe UI" w:eastAsia="Times New Roman" w:hAnsi="Segoe UI" w:cs="Segoe UI"/>
                <w:b/>
                <w:bCs/>
                <w:color w:val="333333"/>
                <w:sz w:val="24"/>
                <w:szCs w:val="24"/>
                <w:lang w:val="en-IN" w:eastAsia="en-IN"/>
              </w:rPr>
              <w:t>stand-alone</w:t>
            </w:r>
            <w:r w:rsidRPr="00DB3DFC">
              <w:rPr>
                <w:rFonts w:ascii="Segoe UI" w:eastAsia="Times New Roman" w:hAnsi="Segoe UI" w:cs="Segoe UI"/>
                <w:color w:val="333333"/>
                <w:sz w:val="24"/>
                <w:szCs w:val="24"/>
                <w:lang w:val="en-IN" w:eastAsia="en-IN"/>
              </w:rPr>
              <w:t> application with less configuration.</w:t>
            </w:r>
          </w:p>
        </w:tc>
      </w:tr>
      <w:tr w:rsidR="00DB3DFC" w:rsidRPr="00DB3DFC" w14:paraId="3B959965" w14:textId="77777777" w:rsidTr="00DB3DF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930870" w14:textId="77777777" w:rsidR="00DB3DFC" w:rsidRPr="00DB3DFC" w:rsidRDefault="00DB3DFC" w:rsidP="00DB3DFC">
            <w:pPr>
              <w:widowControl/>
              <w:autoSpaceDE/>
              <w:autoSpaceDN/>
              <w:jc w:val="both"/>
              <w:rPr>
                <w:rFonts w:ascii="Segoe UI" w:eastAsia="Times New Roman" w:hAnsi="Segoe UI" w:cs="Segoe UI"/>
                <w:color w:val="333333"/>
                <w:sz w:val="24"/>
                <w:szCs w:val="24"/>
                <w:lang w:val="en-IN" w:eastAsia="en-IN"/>
              </w:rPr>
            </w:pPr>
            <w:r w:rsidRPr="00DB3DFC">
              <w:rPr>
                <w:rFonts w:ascii="Segoe UI" w:eastAsia="Times New Roman" w:hAnsi="Segoe UI" w:cs="Segoe UI"/>
                <w:color w:val="333333"/>
                <w:sz w:val="24"/>
                <w:szCs w:val="24"/>
                <w:lang w:val="en-IN" w:eastAsia="en-IN"/>
              </w:rPr>
              <w:t>The developer writes a lot of code (</w:t>
            </w:r>
            <w:r w:rsidRPr="00DB3DFC">
              <w:rPr>
                <w:rFonts w:ascii="Segoe UI" w:eastAsia="Times New Roman" w:hAnsi="Segoe UI" w:cs="Segoe UI"/>
                <w:b/>
                <w:bCs/>
                <w:color w:val="333333"/>
                <w:sz w:val="24"/>
                <w:szCs w:val="24"/>
                <w:lang w:val="en-IN" w:eastAsia="en-IN"/>
              </w:rPr>
              <w:t>boilerplate code</w:t>
            </w:r>
            <w:r w:rsidRPr="00DB3DFC">
              <w:rPr>
                <w:rFonts w:ascii="Segoe UI" w:eastAsia="Times New Roman" w:hAnsi="Segoe UI" w:cs="Segoe UI"/>
                <w:color w:val="333333"/>
                <w:sz w:val="24"/>
                <w:szCs w:val="24"/>
                <w:lang w:val="en-IN" w:eastAsia="en-IN"/>
              </w:rPr>
              <w:t>) to do the minimal task.</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B771CC" w14:textId="77777777" w:rsidR="00DB3DFC" w:rsidRPr="00DB3DFC" w:rsidRDefault="00DB3DFC" w:rsidP="00DB3DFC">
            <w:pPr>
              <w:widowControl/>
              <w:autoSpaceDE/>
              <w:autoSpaceDN/>
              <w:jc w:val="both"/>
              <w:rPr>
                <w:rFonts w:ascii="Segoe UI" w:eastAsia="Times New Roman" w:hAnsi="Segoe UI" w:cs="Segoe UI"/>
                <w:color w:val="333333"/>
                <w:sz w:val="24"/>
                <w:szCs w:val="24"/>
                <w:lang w:val="en-IN" w:eastAsia="en-IN"/>
              </w:rPr>
            </w:pPr>
            <w:r w:rsidRPr="00DB3DFC">
              <w:rPr>
                <w:rFonts w:ascii="Segoe UI" w:eastAsia="Times New Roman" w:hAnsi="Segoe UI" w:cs="Segoe UI"/>
                <w:color w:val="333333"/>
                <w:sz w:val="24"/>
                <w:szCs w:val="24"/>
                <w:lang w:val="en-IN" w:eastAsia="en-IN"/>
              </w:rPr>
              <w:t>It </w:t>
            </w:r>
            <w:r w:rsidRPr="00DB3DFC">
              <w:rPr>
                <w:rFonts w:ascii="Segoe UI" w:eastAsia="Times New Roman" w:hAnsi="Segoe UI" w:cs="Segoe UI"/>
                <w:b/>
                <w:bCs/>
                <w:color w:val="333333"/>
                <w:sz w:val="24"/>
                <w:szCs w:val="24"/>
                <w:lang w:val="en-IN" w:eastAsia="en-IN"/>
              </w:rPr>
              <w:t>reduces</w:t>
            </w:r>
            <w:r w:rsidRPr="00DB3DFC">
              <w:rPr>
                <w:rFonts w:ascii="Segoe UI" w:eastAsia="Times New Roman" w:hAnsi="Segoe UI" w:cs="Segoe UI"/>
                <w:color w:val="333333"/>
                <w:sz w:val="24"/>
                <w:szCs w:val="24"/>
                <w:lang w:val="en-IN" w:eastAsia="en-IN"/>
              </w:rPr>
              <w:t> boilerplate code.</w:t>
            </w:r>
          </w:p>
        </w:tc>
      </w:tr>
      <w:tr w:rsidR="00DB3DFC" w:rsidRPr="00DB3DFC" w14:paraId="6EF3184B" w14:textId="77777777" w:rsidTr="00DB3DF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2A7BF3" w14:textId="77777777" w:rsidR="00DB3DFC" w:rsidRPr="00DB3DFC" w:rsidRDefault="00DB3DFC" w:rsidP="00DB3DFC">
            <w:pPr>
              <w:widowControl/>
              <w:autoSpaceDE/>
              <w:autoSpaceDN/>
              <w:jc w:val="both"/>
              <w:rPr>
                <w:rFonts w:ascii="Segoe UI" w:eastAsia="Times New Roman" w:hAnsi="Segoe UI" w:cs="Segoe UI"/>
                <w:color w:val="333333"/>
                <w:sz w:val="24"/>
                <w:szCs w:val="24"/>
                <w:lang w:val="en-IN" w:eastAsia="en-IN"/>
              </w:rPr>
            </w:pPr>
            <w:r w:rsidRPr="00DB3DFC">
              <w:rPr>
                <w:rFonts w:ascii="Segoe UI" w:eastAsia="Times New Roman" w:hAnsi="Segoe UI" w:cs="Segoe UI"/>
                <w:color w:val="333333"/>
                <w:sz w:val="24"/>
                <w:szCs w:val="24"/>
                <w:lang w:val="en-IN" w:eastAsia="en-IN"/>
              </w:rPr>
              <w:lastRenderedPageBreak/>
              <w:t>To test the Spring project, we need to set up the sever explicitly.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E20552" w14:textId="77777777" w:rsidR="00DB3DFC" w:rsidRPr="00DB3DFC" w:rsidRDefault="00DB3DFC" w:rsidP="00DB3DFC">
            <w:pPr>
              <w:widowControl/>
              <w:autoSpaceDE/>
              <w:autoSpaceDN/>
              <w:jc w:val="both"/>
              <w:rPr>
                <w:rFonts w:ascii="Segoe UI" w:eastAsia="Times New Roman" w:hAnsi="Segoe UI" w:cs="Segoe UI"/>
                <w:color w:val="333333"/>
                <w:sz w:val="24"/>
                <w:szCs w:val="24"/>
                <w:lang w:val="en-IN" w:eastAsia="en-IN"/>
              </w:rPr>
            </w:pPr>
            <w:r w:rsidRPr="00DB3DFC">
              <w:rPr>
                <w:rFonts w:ascii="Segoe UI" w:eastAsia="Times New Roman" w:hAnsi="Segoe UI" w:cs="Segoe UI"/>
                <w:color w:val="333333"/>
                <w:sz w:val="24"/>
                <w:szCs w:val="24"/>
                <w:lang w:val="en-IN" w:eastAsia="en-IN"/>
              </w:rPr>
              <w:t>Spring Boot offers </w:t>
            </w:r>
            <w:r w:rsidRPr="00DB3DFC">
              <w:rPr>
                <w:rFonts w:ascii="Segoe UI" w:eastAsia="Times New Roman" w:hAnsi="Segoe UI" w:cs="Segoe UI"/>
                <w:b/>
                <w:bCs/>
                <w:color w:val="333333"/>
                <w:sz w:val="24"/>
                <w:szCs w:val="24"/>
                <w:lang w:val="en-IN" w:eastAsia="en-IN"/>
              </w:rPr>
              <w:t>embedded server</w:t>
            </w:r>
            <w:r w:rsidRPr="00DB3DFC">
              <w:rPr>
                <w:rFonts w:ascii="Segoe UI" w:eastAsia="Times New Roman" w:hAnsi="Segoe UI" w:cs="Segoe UI"/>
                <w:color w:val="333333"/>
                <w:sz w:val="24"/>
                <w:szCs w:val="24"/>
                <w:lang w:val="en-IN" w:eastAsia="en-IN"/>
              </w:rPr>
              <w:t> such as </w:t>
            </w:r>
            <w:r w:rsidRPr="00DB3DFC">
              <w:rPr>
                <w:rFonts w:ascii="Segoe UI" w:eastAsia="Times New Roman" w:hAnsi="Segoe UI" w:cs="Segoe UI"/>
                <w:b/>
                <w:bCs/>
                <w:color w:val="333333"/>
                <w:sz w:val="24"/>
                <w:szCs w:val="24"/>
                <w:lang w:val="en-IN" w:eastAsia="en-IN"/>
              </w:rPr>
              <w:t>Jetty</w:t>
            </w:r>
            <w:r w:rsidRPr="00DB3DFC">
              <w:rPr>
                <w:rFonts w:ascii="Segoe UI" w:eastAsia="Times New Roman" w:hAnsi="Segoe UI" w:cs="Segoe UI"/>
                <w:color w:val="333333"/>
                <w:sz w:val="24"/>
                <w:szCs w:val="24"/>
                <w:lang w:val="en-IN" w:eastAsia="en-IN"/>
              </w:rPr>
              <w:t> and </w:t>
            </w:r>
            <w:r w:rsidRPr="00DB3DFC">
              <w:rPr>
                <w:rFonts w:ascii="Segoe UI" w:eastAsia="Times New Roman" w:hAnsi="Segoe UI" w:cs="Segoe UI"/>
                <w:b/>
                <w:bCs/>
                <w:color w:val="333333"/>
                <w:sz w:val="24"/>
                <w:szCs w:val="24"/>
                <w:lang w:val="en-IN" w:eastAsia="en-IN"/>
              </w:rPr>
              <w:t>Tomcat</w:t>
            </w:r>
            <w:r w:rsidRPr="00DB3DFC">
              <w:rPr>
                <w:rFonts w:ascii="Segoe UI" w:eastAsia="Times New Roman" w:hAnsi="Segoe UI" w:cs="Segoe UI"/>
                <w:color w:val="333333"/>
                <w:sz w:val="24"/>
                <w:szCs w:val="24"/>
                <w:lang w:val="en-IN" w:eastAsia="en-IN"/>
              </w:rPr>
              <w:t>, etc.</w:t>
            </w:r>
          </w:p>
        </w:tc>
      </w:tr>
      <w:tr w:rsidR="00DB3DFC" w:rsidRPr="00DB3DFC" w14:paraId="0CEB351A" w14:textId="77777777" w:rsidTr="00DB3DF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F7D8AC" w14:textId="77777777" w:rsidR="00DB3DFC" w:rsidRPr="00DB3DFC" w:rsidRDefault="00DB3DFC" w:rsidP="00DB3DFC">
            <w:pPr>
              <w:widowControl/>
              <w:autoSpaceDE/>
              <w:autoSpaceDN/>
              <w:jc w:val="both"/>
              <w:rPr>
                <w:rFonts w:ascii="Segoe UI" w:eastAsia="Times New Roman" w:hAnsi="Segoe UI" w:cs="Segoe UI"/>
                <w:color w:val="333333"/>
                <w:sz w:val="24"/>
                <w:szCs w:val="24"/>
                <w:lang w:val="en-IN" w:eastAsia="en-IN"/>
              </w:rPr>
            </w:pPr>
            <w:r w:rsidRPr="00DB3DFC">
              <w:rPr>
                <w:rFonts w:ascii="Segoe UI" w:eastAsia="Times New Roman" w:hAnsi="Segoe UI" w:cs="Segoe UI"/>
                <w:color w:val="333333"/>
                <w:sz w:val="24"/>
                <w:szCs w:val="24"/>
                <w:lang w:val="en-IN" w:eastAsia="en-IN"/>
              </w:rPr>
              <w:t>It does not provide support for an in-memory database.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404030" w14:textId="77777777" w:rsidR="00DB3DFC" w:rsidRPr="00DB3DFC" w:rsidRDefault="00DB3DFC" w:rsidP="00DB3DFC">
            <w:pPr>
              <w:widowControl/>
              <w:autoSpaceDE/>
              <w:autoSpaceDN/>
              <w:jc w:val="both"/>
              <w:rPr>
                <w:rFonts w:ascii="Segoe UI" w:eastAsia="Times New Roman" w:hAnsi="Segoe UI" w:cs="Segoe UI"/>
                <w:color w:val="333333"/>
                <w:sz w:val="24"/>
                <w:szCs w:val="24"/>
                <w:lang w:val="en-IN" w:eastAsia="en-IN"/>
              </w:rPr>
            </w:pPr>
            <w:r w:rsidRPr="00DB3DFC">
              <w:rPr>
                <w:rFonts w:ascii="Segoe UI" w:eastAsia="Times New Roman" w:hAnsi="Segoe UI" w:cs="Segoe UI"/>
                <w:color w:val="333333"/>
                <w:sz w:val="24"/>
                <w:szCs w:val="24"/>
                <w:lang w:val="en-IN" w:eastAsia="en-IN"/>
              </w:rPr>
              <w:t>It offers several plugins for working with an embedded and </w:t>
            </w:r>
            <w:r w:rsidRPr="00DB3DFC">
              <w:rPr>
                <w:rFonts w:ascii="Segoe UI" w:eastAsia="Times New Roman" w:hAnsi="Segoe UI" w:cs="Segoe UI"/>
                <w:b/>
                <w:bCs/>
                <w:color w:val="333333"/>
                <w:sz w:val="24"/>
                <w:szCs w:val="24"/>
                <w:lang w:val="en-IN" w:eastAsia="en-IN"/>
              </w:rPr>
              <w:t>in-memory</w:t>
            </w:r>
            <w:r w:rsidRPr="00DB3DFC">
              <w:rPr>
                <w:rFonts w:ascii="Segoe UI" w:eastAsia="Times New Roman" w:hAnsi="Segoe UI" w:cs="Segoe UI"/>
                <w:color w:val="333333"/>
                <w:sz w:val="24"/>
                <w:szCs w:val="24"/>
                <w:lang w:val="en-IN" w:eastAsia="en-IN"/>
              </w:rPr>
              <w:t> database such as </w:t>
            </w:r>
            <w:r w:rsidRPr="00DB3DFC">
              <w:rPr>
                <w:rFonts w:ascii="Segoe UI" w:eastAsia="Times New Roman" w:hAnsi="Segoe UI" w:cs="Segoe UI"/>
                <w:b/>
                <w:bCs/>
                <w:color w:val="333333"/>
                <w:sz w:val="24"/>
                <w:szCs w:val="24"/>
                <w:lang w:val="en-IN" w:eastAsia="en-IN"/>
              </w:rPr>
              <w:t>H2</w:t>
            </w:r>
            <w:r w:rsidRPr="00DB3DFC">
              <w:rPr>
                <w:rFonts w:ascii="Segoe UI" w:eastAsia="Times New Roman" w:hAnsi="Segoe UI" w:cs="Segoe UI"/>
                <w:color w:val="333333"/>
                <w:sz w:val="24"/>
                <w:szCs w:val="24"/>
                <w:lang w:val="en-IN" w:eastAsia="en-IN"/>
              </w:rPr>
              <w:t>.</w:t>
            </w:r>
          </w:p>
        </w:tc>
      </w:tr>
      <w:tr w:rsidR="00DB3DFC" w:rsidRPr="00DB3DFC" w14:paraId="78DD6FF7" w14:textId="77777777" w:rsidTr="00DB3DF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60DABF" w14:textId="77777777" w:rsidR="00DB3DFC" w:rsidRPr="00DB3DFC" w:rsidRDefault="00DB3DFC" w:rsidP="00DB3DFC">
            <w:pPr>
              <w:widowControl/>
              <w:autoSpaceDE/>
              <w:autoSpaceDN/>
              <w:jc w:val="both"/>
              <w:rPr>
                <w:rFonts w:ascii="Segoe UI" w:eastAsia="Times New Roman" w:hAnsi="Segoe UI" w:cs="Segoe UI"/>
                <w:color w:val="333333"/>
                <w:sz w:val="24"/>
                <w:szCs w:val="24"/>
                <w:lang w:val="en-IN" w:eastAsia="en-IN"/>
              </w:rPr>
            </w:pPr>
            <w:r w:rsidRPr="00DB3DFC">
              <w:rPr>
                <w:rFonts w:ascii="Segoe UI" w:eastAsia="Times New Roman" w:hAnsi="Segoe UI" w:cs="Segoe UI"/>
                <w:color w:val="333333"/>
                <w:sz w:val="24"/>
                <w:szCs w:val="24"/>
                <w:lang w:val="en-IN" w:eastAsia="en-IN"/>
              </w:rPr>
              <w:t>Developers manually define dependencies for the Spring project in </w:t>
            </w:r>
            <w:r w:rsidRPr="00DB3DFC">
              <w:rPr>
                <w:rFonts w:ascii="Segoe UI" w:eastAsia="Times New Roman" w:hAnsi="Segoe UI" w:cs="Segoe UI"/>
                <w:b/>
                <w:bCs/>
                <w:color w:val="333333"/>
                <w:sz w:val="24"/>
                <w:szCs w:val="24"/>
                <w:lang w:val="en-IN" w:eastAsia="en-IN"/>
              </w:rPr>
              <w:t>pom.xml</w:t>
            </w:r>
            <w:r w:rsidRPr="00DB3DFC">
              <w:rPr>
                <w:rFonts w:ascii="Segoe UI" w:eastAsia="Times New Roman" w:hAnsi="Segoe UI" w:cs="Segoe UI"/>
                <w:color w:val="333333"/>
                <w:sz w:val="24"/>
                <w:szCs w:val="24"/>
                <w:lang w:val="en-IN"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CB4A2FC" w14:textId="77777777" w:rsidR="00DB3DFC" w:rsidRPr="00DB3DFC" w:rsidRDefault="00DB3DFC" w:rsidP="00DB3DFC">
            <w:pPr>
              <w:widowControl/>
              <w:autoSpaceDE/>
              <w:autoSpaceDN/>
              <w:jc w:val="both"/>
              <w:rPr>
                <w:rFonts w:ascii="Segoe UI" w:eastAsia="Times New Roman" w:hAnsi="Segoe UI" w:cs="Segoe UI"/>
                <w:color w:val="333333"/>
                <w:sz w:val="24"/>
                <w:szCs w:val="24"/>
                <w:lang w:val="en-IN" w:eastAsia="en-IN"/>
              </w:rPr>
            </w:pPr>
            <w:r w:rsidRPr="00DB3DFC">
              <w:rPr>
                <w:rFonts w:ascii="Segoe UI" w:eastAsia="Times New Roman" w:hAnsi="Segoe UI" w:cs="Segoe UI"/>
                <w:color w:val="333333"/>
                <w:sz w:val="24"/>
                <w:szCs w:val="24"/>
                <w:lang w:val="en-IN" w:eastAsia="en-IN"/>
              </w:rPr>
              <w:t>Spring Boot comes with the concept of </w:t>
            </w:r>
            <w:r w:rsidRPr="00DB3DFC">
              <w:rPr>
                <w:rFonts w:ascii="Segoe UI" w:eastAsia="Times New Roman" w:hAnsi="Segoe UI" w:cs="Segoe UI"/>
                <w:b/>
                <w:bCs/>
                <w:color w:val="333333"/>
                <w:sz w:val="24"/>
                <w:szCs w:val="24"/>
                <w:lang w:val="en-IN" w:eastAsia="en-IN"/>
              </w:rPr>
              <w:t>starter</w:t>
            </w:r>
            <w:r w:rsidRPr="00DB3DFC">
              <w:rPr>
                <w:rFonts w:ascii="Segoe UI" w:eastAsia="Times New Roman" w:hAnsi="Segoe UI" w:cs="Segoe UI"/>
                <w:color w:val="333333"/>
                <w:sz w:val="24"/>
                <w:szCs w:val="24"/>
                <w:lang w:val="en-IN" w:eastAsia="en-IN"/>
              </w:rPr>
              <w:t> in pom.xml file that internally takes care of downloading the dependencies </w:t>
            </w:r>
            <w:r w:rsidRPr="00DB3DFC">
              <w:rPr>
                <w:rFonts w:ascii="Segoe UI" w:eastAsia="Times New Roman" w:hAnsi="Segoe UI" w:cs="Segoe UI"/>
                <w:b/>
                <w:bCs/>
                <w:color w:val="333333"/>
                <w:sz w:val="24"/>
                <w:szCs w:val="24"/>
                <w:lang w:val="en-IN" w:eastAsia="en-IN"/>
              </w:rPr>
              <w:t>JARs</w:t>
            </w:r>
            <w:r w:rsidRPr="00DB3DFC">
              <w:rPr>
                <w:rFonts w:ascii="Segoe UI" w:eastAsia="Times New Roman" w:hAnsi="Segoe UI" w:cs="Segoe UI"/>
                <w:color w:val="333333"/>
                <w:sz w:val="24"/>
                <w:szCs w:val="24"/>
                <w:lang w:val="en-IN" w:eastAsia="en-IN"/>
              </w:rPr>
              <w:t> based on Spring Boot Requirement.</w:t>
            </w:r>
          </w:p>
        </w:tc>
      </w:tr>
    </w:tbl>
    <w:p w14:paraId="2A7DAF55" w14:textId="77777777" w:rsidR="00DB3DFC" w:rsidRDefault="00DB3DFC" w:rsidP="00DB3DFC">
      <w:pPr>
        <w:pStyle w:val="ListParagraph"/>
        <w:tabs>
          <w:tab w:val="left" w:pos="1180"/>
          <w:tab w:val="left" w:pos="1181"/>
        </w:tabs>
        <w:ind w:firstLine="0"/>
        <w:rPr>
          <w:sz w:val="28"/>
        </w:rPr>
      </w:pPr>
    </w:p>
    <w:p w14:paraId="415C4581" w14:textId="77777777" w:rsidR="00594048" w:rsidRDefault="00CF0667">
      <w:pPr>
        <w:pStyle w:val="ListParagraph"/>
        <w:numPr>
          <w:ilvl w:val="0"/>
          <w:numId w:val="1"/>
        </w:numPr>
        <w:tabs>
          <w:tab w:val="left" w:pos="1180"/>
          <w:tab w:val="left" w:pos="1181"/>
        </w:tabs>
        <w:spacing w:before="25"/>
        <w:ind w:hanging="1081"/>
        <w:rPr>
          <w:sz w:val="28"/>
        </w:rPr>
      </w:pPr>
      <w:r>
        <w:rPr>
          <w:sz w:val="28"/>
        </w:rPr>
        <w:t>Explain about</w:t>
      </w:r>
      <w:r>
        <w:rPr>
          <w:spacing w:val="-2"/>
          <w:sz w:val="28"/>
        </w:rPr>
        <w:t xml:space="preserve"> </w:t>
      </w:r>
      <w:r>
        <w:rPr>
          <w:sz w:val="28"/>
        </w:rPr>
        <w:t>spring</w:t>
      </w:r>
      <w:r>
        <w:rPr>
          <w:spacing w:val="-4"/>
          <w:sz w:val="28"/>
        </w:rPr>
        <w:t xml:space="preserve"> </w:t>
      </w:r>
      <w:proofErr w:type="gramStart"/>
      <w:r>
        <w:rPr>
          <w:sz w:val="28"/>
        </w:rPr>
        <w:t>bean ?</w:t>
      </w:r>
      <w:proofErr w:type="gramEnd"/>
    </w:p>
    <w:p w14:paraId="0BE33717" w14:textId="77777777" w:rsidR="00594048" w:rsidRDefault="00594048">
      <w:pPr>
        <w:rPr>
          <w:sz w:val="28"/>
        </w:rPr>
        <w:sectPr w:rsidR="00594048">
          <w:pgSz w:w="12240" w:h="15840"/>
          <w:pgMar w:top="1440" w:right="1360" w:bottom="280" w:left="1700" w:header="720" w:footer="720" w:gutter="0"/>
          <w:cols w:space="720"/>
        </w:sectPr>
      </w:pPr>
    </w:p>
    <w:p w14:paraId="26C51CF0" w14:textId="77777777" w:rsidR="00594048" w:rsidRDefault="00CF0667">
      <w:pPr>
        <w:pStyle w:val="ListParagraph"/>
        <w:numPr>
          <w:ilvl w:val="0"/>
          <w:numId w:val="1"/>
        </w:numPr>
        <w:tabs>
          <w:tab w:val="left" w:pos="1180"/>
          <w:tab w:val="left" w:pos="1181"/>
        </w:tabs>
        <w:spacing w:before="22"/>
        <w:ind w:hanging="1081"/>
        <w:rPr>
          <w:sz w:val="28"/>
        </w:rPr>
      </w:pPr>
      <w:r>
        <w:rPr>
          <w:sz w:val="28"/>
        </w:rPr>
        <w:lastRenderedPageBreak/>
        <w:t>Explain</w:t>
      </w:r>
      <w:r>
        <w:rPr>
          <w:spacing w:val="-2"/>
          <w:sz w:val="28"/>
        </w:rPr>
        <w:t xml:space="preserve"> </w:t>
      </w:r>
      <w:r>
        <w:rPr>
          <w:sz w:val="28"/>
        </w:rPr>
        <w:t>about</w:t>
      </w:r>
      <w:r>
        <w:rPr>
          <w:spacing w:val="-3"/>
          <w:sz w:val="28"/>
        </w:rPr>
        <w:t xml:space="preserve"> </w:t>
      </w:r>
      <w:r>
        <w:rPr>
          <w:sz w:val="28"/>
        </w:rPr>
        <w:t>web</w:t>
      </w:r>
      <w:r>
        <w:rPr>
          <w:spacing w:val="-2"/>
          <w:sz w:val="28"/>
        </w:rPr>
        <w:t xml:space="preserve"> </w:t>
      </w:r>
      <w:proofErr w:type="gramStart"/>
      <w:r>
        <w:rPr>
          <w:sz w:val="28"/>
        </w:rPr>
        <w:t>services</w:t>
      </w:r>
      <w:r>
        <w:rPr>
          <w:spacing w:val="-2"/>
          <w:sz w:val="28"/>
        </w:rPr>
        <w:t xml:space="preserve"> </w:t>
      </w:r>
      <w:r>
        <w:rPr>
          <w:sz w:val="28"/>
        </w:rPr>
        <w:t>?</w:t>
      </w:r>
      <w:proofErr w:type="gramEnd"/>
    </w:p>
    <w:p w14:paraId="72F3E3C6" w14:textId="15FA6B50" w:rsidR="00594048" w:rsidRDefault="00CF0667">
      <w:pPr>
        <w:pStyle w:val="ListParagraph"/>
        <w:numPr>
          <w:ilvl w:val="0"/>
          <w:numId w:val="1"/>
        </w:numPr>
        <w:tabs>
          <w:tab w:val="left" w:pos="1180"/>
          <w:tab w:val="left" w:pos="1181"/>
        </w:tabs>
        <w:ind w:hanging="1081"/>
        <w:rPr>
          <w:sz w:val="28"/>
        </w:rPr>
      </w:pPr>
      <w:r>
        <w:rPr>
          <w:sz w:val="28"/>
        </w:rPr>
        <w:t>Difference</w:t>
      </w:r>
      <w:r>
        <w:rPr>
          <w:spacing w:val="-4"/>
          <w:sz w:val="28"/>
        </w:rPr>
        <w:t xml:space="preserve"> </w:t>
      </w:r>
      <w:r>
        <w:rPr>
          <w:sz w:val="28"/>
        </w:rPr>
        <w:t>between</w:t>
      </w:r>
      <w:r>
        <w:rPr>
          <w:spacing w:val="-5"/>
          <w:sz w:val="28"/>
        </w:rPr>
        <w:t xml:space="preserve"> </w:t>
      </w:r>
      <w:r>
        <w:rPr>
          <w:sz w:val="28"/>
        </w:rPr>
        <w:t>REST</w:t>
      </w:r>
      <w:r>
        <w:rPr>
          <w:spacing w:val="-1"/>
          <w:sz w:val="28"/>
        </w:rPr>
        <w:t xml:space="preserve"> </w:t>
      </w:r>
      <w:r>
        <w:rPr>
          <w:sz w:val="28"/>
        </w:rPr>
        <w:t>and</w:t>
      </w:r>
      <w:r>
        <w:rPr>
          <w:spacing w:val="-2"/>
          <w:sz w:val="28"/>
        </w:rPr>
        <w:t xml:space="preserve"> </w:t>
      </w:r>
      <w:proofErr w:type="gramStart"/>
      <w:r>
        <w:rPr>
          <w:sz w:val="28"/>
        </w:rPr>
        <w:t>SOAP</w:t>
      </w:r>
      <w:r>
        <w:rPr>
          <w:spacing w:val="-4"/>
          <w:sz w:val="28"/>
        </w:rPr>
        <w:t xml:space="preserve"> </w:t>
      </w:r>
      <w:r>
        <w:rPr>
          <w:sz w:val="28"/>
        </w:rPr>
        <w:t>?</w:t>
      </w:r>
      <w:proofErr w:type="gramEnd"/>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3"/>
        <w:gridCol w:w="3857"/>
        <w:gridCol w:w="5792"/>
      </w:tblGrid>
      <w:tr w:rsidR="008F641D" w:rsidRPr="008F641D" w14:paraId="3681B7B7" w14:textId="77777777" w:rsidTr="008F641D">
        <w:tc>
          <w:tcPr>
            <w:tcW w:w="0" w:type="auto"/>
            <w:shd w:val="clear" w:color="auto" w:fill="C7CCBE"/>
            <w:tcMar>
              <w:top w:w="180" w:type="dxa"/>
              <w:left w:w="180" w:type="dxa"/>
              <w:bottom w:w="180" w:type="dxa"/>
              <w:right w:w="180" w:type="dxa"/>
            </w:tcMar>
            <w:hideMark/>
          </w:tcPr>
          <w:p w14:paraId="4D25AD3E" w14:textId="77777777" w:rsidR="008F641D" w:rsidRPr="008F641D" w:rsidRDefault="008F641D" w:rsidP="008F641D">
            <w:pPr>
              <w:widowControl/>
              <w:autoSpaceDE/>
              <w:autoSpaceDN/>
              <w:rPr>
                <w:rFonts w:ascii="Times New Roman" w:eastAsia="Times New Roman" w:hAnsi="Times New Roman" w:cs="Times New Roman"/>
                <w:b/>
                <w:bCs/>
                <w:color w:val="000000"/>
                <w:sz w:val="26"/>
                <w:szCs w:val="26"/>
                <w:lang w:val="en-IN" w:eastAsia="en-IN"/>
              </w:rPr>
            </w:pPr>
            <w:r w:rsidRPr="008F641D">
              <w:rPr>
                <w:rFonts w:ascii="Times New Roman" w:eastAsia="Times New Roman" w:hAnsi="Times New Roman" w:cs="Times New Roman"/>
                <w:b/>
                <w:bCs/>
                <w:color w:val="000000"/>
                <w:sz w:val="26"/>
                <w:szCs w:val="26"/>
                <w:lang w:val="en-IN" w:eastAsia="en-IN"/>
              </w:rPr>
              <w:t>No.</w:t>
            </w:r>
          </w:p>
        </w:tc>
        <w:tc>
          <w:tcPr>
            <w:tcW w:w="0" w:type="auto"/>
            <w:shd w:val="clear" w:color="auto" w:fill="C7CCBE"/>
            <w:tcMar>
              <w:top w:w="180" w:type="dxa"/>
              <w:left w:w="180" w:type="dxa"/>
              <w:bottom w:w="180" w:type="dxa"/>
              <w:right w:w="180" w:type="dxa"/>
            </w:tcMar>
            <w:hideMark/>
          </w:tcPr>
          <w:p w14:paraId="3973F126" w14:textId="77777777" w:rsidR="008F641D" w:rsidRPr="008F641D" w:rsidRDefault="008F641D" w:rsidP="008F641D">
            <w:pPr>
              <w:widowControl/>
              <w:autoSpaceDE/>
              <w:autoSpaceDN/>
              <w:rPr>
                <w:rFonts w:ascii="Times New Roman" w:eastAsia="Times New Roman" w:hAnsi="Times New Roman" w:cs="Times New Roman"/>
                <w:b/>
                <w:bCs/>
                <w:color w:val="000000"/>
                <w:sz w:val="26"/>
                <w:szCs w:val="26"/>
                <w:lang w:val="en-IN" w:eastAsia="en-IN"/>
              </w:rPr>
            </w:pPr>
            <w:r w:rsidRPr="008F641D">
              <w:rPr>
                <w:rFonts w:ascii="Times New Roman" w:eastAsia="Times New Roman" w:hAnsi="Times New Roman" w:cs="Times New Roman"/>
                <w:b/>
                <w:bCs/>
                <w:color w:val="000000"/>
                <w:sz w:val="26"/>
                <w:szCs w:val="26"/>
                <w:lang w:val="en-IN" w:eastAsia="en-IN"/>
              </w:rPr>
              <w:t>SOAP</w:t>
            </w:r>
          </w:p>
        </w:tc>
        <w:tc>
          <w:tcPr>
            <w:tcW w:w="0" w:type="auto"/>
            <w:shd w:val="clear" w:color="auto" w:fill="C7CCBE"/>
            <w:tcMar>
              <w:top w:w="180" w:type="dxa"/>
              <w:left w:w="180" w:type="dxa"/>
              <w:bottom w:w="180" w:type="dxa"/>
              <w:right w:w="180" w:type="dxa"/>
            </w:tcMar>
            <w:hideMark/>
          </w:tcPr>
          <w:p w14:paraId="2FF71F8A" w14:textId="77777777" w:rsidR="008F641D" w:rsidRPr="008F641D" w:rsidRDefault="008F641D" w:rsidP="008F641D">
            <w:pPr>
              <w:widowControl/>
              <w:autoSpaceDE/>
              <w:autoSpaceDN/>
              <w:rPr>
                <w:rFonts w:ascii="Times New Roman" w:eastAsia="Times New Roman" w:hAnsi="Times New Roman" w:cs="Times New Roman"/>
                <w:b/>
                <w:bCs/>
                <w:color w:val="000000"/>
                <w:sz w:val="26"/>
                <w:szCs w:val="26"/>
                <w:lang w:val="en-IN" w:eastAsia="en-IN"/>
              </w:rPr>
            </w:pPr>
            <w:r w:rsidRPr="008F641D">
              <w:rPr>
                <w:rFonts w:ascii="Times New Roman" w:eastAsia="Times New Roman" w:hAnsi="Times New Roman" w:cs="Times New Roman"/>
                <w:b/>
                <w:bCs/>
                <w:color w:val="000000"/>
                <w:sz w:val="26"/>
                <w:szCs w:val="26"/>
                <w:lang w:val="en-IN" w:eastAsia="en-IN"/>
              </w:rPr>
              <w:t>REST</w:t>
            </w:r>
          </w:p>
        </w:tc>
      </w:tr>
      <w:tr w:rsidR="008F641D" w:rsidRPr="008F641D" w14:paraId="651CFD26" w14:textId="77777777" w:rsidTr="008F641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71C55E" w14:textId="77777777" w:rsidR="008F641D" w:rsidRPr="008F641D" w:rsidRDefault="008F641D" w:rsidP="008F641D">
            <w:pPr>
              <w:widowControl/>
              <w:autoSpaceDE/>
              <w:autoSpaceDN/>
              <w:jc w:val="both"/>
              <w:rPr>
                <w:rFonts w:ascii="Segoe UI" w:eastAsia="Times New Roman" w:hAnsi="Segoe UI" w:cs="Segoe UI"/>
                <w:color w:val="333333"/>
                <w:sz w:val="24"/>
                <w:szCs w:val="24"/>
                <w:lang w:val="en-IN" w:eastAsia="en-IN"/>
              </w:rPr>
            </w:pPr>
            <w:r w:rsidRPr="008F641D">
              <w:rPr>
                <w:rFonts w:ascii="Segoe UI" w:eastAsia="Times New Roman" w:hAnsi="Segoe UI" w:cs="Segoe UI"/>
                <w:color w:val="333333"/>
                <w:sz w:val="24"/>
                <w:szCs w:val="24"/>
                <w:lang w:val="en-IN" w:eastAsia="en-IN"/>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AD717B" w14:textId="77777777" w:rsidR="008F641D" w:rsidRPr="008F641D" w:rsidRDefault="008F641D" w:rsidP="008F641D">
            <w:pPr>
              <w:widowControl/>
              <w:autoSpaceDE/>
              <w:autoSpaceDN/>
              <w:jc w:val="both"/>
              <w:rPr>
                <w:rFonts w:ascii="Segoe UI" w:eastAsia="Times New Roman" w:hAnsi="Segoe UI" w:cs="Segoe UI"/>
                <w:color w:val="333333"/>
                <w:sz w:val="24"/>
                <w:szCs w:val="24"/>
                <w:lang w:val="en-IN" w:eastAsia="en-IN"/>
              </w:rPr>
            </w:pPr>
            <w:r w:rsidRPr="008F641D">
              <w:rPr>
                <w:rFonts w:ascii="Segoe UI" w:eastAsia="Times New Roman" w:hAnsi="Segoe UI" w:cs="Segoe UI"/>
                <w:color w:val="333333"/>
                <w:sz w:val="24"/>
                <w:szCs w:val="24"/>
                <w:lang w:val="en-IN" w:eastAsia="en-IN"/>
              </w:rPr>
              <w:t>SOAP is a </w:t>
            </w:r>
            <w:r w:rsidRPr="008F641D">
              <w:rPr>
                <w:rFonts w:ascii="Segoe UI" w:eastAsia="Times New Roman" w:hAnsi="Segoe UI" w:cs="Segoe UI"/>
                <w:b/>
                <w:bCs/>
                <w:color w:val="333333"/>
                <w:sz w:val="24"/>
                <w:szCs w:val="24"/>
                <w:lang w:val="en-IN" w:eastAsia="en-IN"/>
              </w:rPr>
              <w:t>protocol</w:t>
            </w:r>
            <w:r w:rsidRPr="008F641D">
              <w:rPr>
                <w:rFonts w:ascii="Segoe UI" w:eastAsia="Times New Roman" w:hAnsi="Segoe UI" w:cs="Segoe UI"/>
                <w:color w:val="333333"/>
                <w:sz w:val="24"/>
                <w:szCs w:val="24"/>
                <w:lang w:val="en-IN"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E73659" w14:textId="77777777" w:rsidR="008F641D" w:rsidRPr="008F641D" w:rsidRDefault="008F641D" w:rsidP="008F641D">
            <w:pPr>
              <w:widowControl/>
              <w:autoSpaceDE/>
              <w:autoSpaceDN/>
              <w:jc w:val="both"/>
              <w:rPr>
                <w:rFonts w:ascii="Segoe UI" w:eastAsia="Times New Roman" w:hAnsi="Segoe UI" w:cs="Segoe UI"/>
                <w:color w:val="333333"/>
                <w:sz w:val="24"/>
                <w:szCs w:val="24"/>
                <w:lang w:val="en-IN" w:eastAsia="en-IN"/>
              </w:rPr>
            </w:pPr>
            <w:r w:rsidRPr="008F641D">
              <w:rPr>
                <w:rFonts w:ascii="Segoe UI" w:eastAsia="Times New Roman" w:hAnsi="Segoe UI" w:cs="Segoe UI"/>
                <w:color w:val="333333"/>
                <w:sz w:val="24"/>
                <w:szCs w:val="24"/>
                <w:lang w:val="en-IN" w:eastAsia="en-IN"/>
              </w:rPr>
              <w:t>REST is an </w:t>
            </w:r>
            <w:r w:rsidRPr="008F641D">
              <w:rPr>
                <w:rFonts w:ascii="Segoe UI" w:eastAsia="Times New Roman" w:hAnsi="Segoe UI" w:cs="Segoe UI"/>
                <w:b/>
                <w:bCs/>
                <w:color w:val="333333"/>
                <w:sz w:val="24"/>
                <w:szCs w:val="24"/>
                <w:lang w:val="en-IN" w:eastAsia="en-IN"/>
              </w:rPr>
              <w:t>architectural style</w:t>
            </w:r>
            <w:r w:rsidRPr="008F641D">
              <w:rPr>
                <w:rFonts w:ascii="Segoe UI" w:eastAsia="Times New Roman" w:hAnsi="Segoe UI" w:cs="Segoe UI"/>
                <w:color w:val="333333"/>
                <w:sz w:val="24"/>
                <w:szCs w:val="24"/>
                <w:lang w:val="en-IN" w:eastAsia="en-IN"/>
              </w:rPr>
              <w:t>.</w:t>
            </w:r>
          </w:p>
        </w:tc>
      </w:tr>
      <w:tr w:rsidR="008F641D" w:rsidRPr="008F641D" w14:paraId="01D47164" w14:textId="77777777" w:rsidTr="008F641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288EB9" w14:textId="77777777" w:rsidR="008F641D" w:rsidRPr="008F641D" w:rsidRDefault="008F641D" w:rsidP="008F641D">
            <w:pPr>
              <w:widowControl/>
              <w:autoSpaceDE/>
              <w:autoSpaceDN/>
              <w:jc w:val="both"/>
              <w:rPr>
                <w:rFonts w:ascii="Segoe UI" w:eastAsia="Times New Roman" w:hAnsi="Segoe UI" w:cs="Segoe UI"/>
                <w:color w:val="333333"/>
                <w:sz w:val="24"/>
                <w:szCs w:val="24"/>
                <w:lang w:val="en-IN" w:eastAsia="en-IN"/>
              </w:rPr>
            </w:pPr>
            <w:r w:rsidRPr="008F641D">
              <w:rPr>
                <w:rFonts w:ascii="Segoe UI" w:eastAsia="Times New Roman" w:hAnsi="Segoe UI" w:cs="Segoe UI"/>
                <w:color w:val="333333"/>
                <w:sz w:val="24"/>
                <w:szCs w:val="24"/>
                <w:lang w:val="en-IN" w:eastAsia="en-IN"/>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F8029C" w14:textId="77777777" w:rsidR="008F641D" w:rsidRPr="008F641D" w:rsidRDefault="008F641D" w:rsidP="008F641D">
            <w:pPr>
              <w:widowControl/>
              <w:autoSpaceDE/>
              <w:autoSpaceDN/>
              <w:jc w:val="both"/>
              <w:rPr>
                <w:rFonts w:ascii="Segoe UI" w:eastAsia="Times New Roman" w:hAnsi="Segoe UI" w:cs="Segoe UI"/>
                <w:color w:val="333333"/>
                <w:sz w:val="24"/>
                <w:szCs w:val="24"/>
                <w:lang w:val="en-IN" w:eastAsia="en-IN"/>
              </w:rPr>
            </w:pPr>
            <w:r w:rsidRPr="008F641D">
              <w:rPr>
                <w:rFonts w:ascii="Segoe UI" w:eastAsia="Times New Roman" w:hAnsi="Segoe UI" w:cs="Segoe UI"/>
                <w:color w:val="333333"/>
                <w:sz w:val="24"/>
                <w:szCs w:val="24"/>
                <w:lang w:val="en-IN" w:eastAsia="en-IN"/>
              </w:rPr>
              <w:t>SOAP stands for </w:t>
            </w:r>
            <w:r w:rsidRPr="008F641D">
              <w:rPr>
                <w:rFonts w:ascii="Segoe UI" w:eastAsia="Times New Roman" w:hAnsi="Segoe UI" w:cs="Segoe UI"/>
                <w:b/>
                <w:bCs/>
                <w:color w:val="333333"/>
                <w:sz w:val="24"/>
                <w:szCs w:val="24"/>
                <w:lang w:val="en-IN" w:eastAsia="en-IN"/>
              </w:rPr>
              <w:t>Simple Object Access Protocol</w:t>
            </w:r>
            <w:r w:rsidRPr="008F641D">
              <w:rPr>
                <w:rFonts w:ascii="Segoe UI" w:eastAsia="Times New Roman" w:hAnsi="Segoe UI" w:cs="Segoe UI"/>
                <w:color w:val="333333"/>
                <w:sz w:val="24"/>
                <w:szCs w:val="24"/>
                <w:lang w:val="en-IN"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88E560" w14:textId="77777777" w:rsidR="008F641D" w:rsidRPr="008F641D" w:rsidRDefault="008F641D" w:rsidP="008F641D">
            <w:pPr>
              <w:widowControl/>
              <w:autoSpaceDE/>
              <w:autoSpaceDN/>
              <w:jc w:val="both"/>
              <w:rPr>
                <w:rFonts w:ascii="Segoe UI" w:eastAsia="Times New Roman" w:hAnsi="Segoe UI" w:cs="Segoe UI"/>
                <w:color w:val="333333"/>
                <w:sz w:val="24"/>
                <w:szCs w:val="24"/>
                <w:lang w:val="en-IN" w:eastAsia="en-IN"/>
              </w:rPr>
            </w:pPr>
            <w:r w:rsidRPr="008F641D">
              <w:rPr>
                <w:rFonts w:ascii="Segoe UI" w:eastAsia="Times New Roman" w:hAnsi="Segoe UI" w:cs="Segoe UI"/>
                <w:color w:val="333333"/>
                <w:sz w:val="24"/>
                <w:szCs w:val="24"/>
                <w:lang w:val="en-IN" w:eastAsia="en-IN"/>
              </w:rPr>
              <w:t>REST stands for </w:t>
            </w:r>
            <w:r w:rsidRPr="008F641D">
              <w:rPr>
                <w:rFonts w:ascii="Segoe UI" w:eastAsia="Times New Roman" w:hAnsi="Segoe UI" w:cs="Segoe UI"/>
                <w:b/>
                <w:bCs/>
                <w:color w:val="333333"/>
                <w:sz w:val="24"/>
                <w:szCs w:val="24"/>
                <w:lang w:val="en-IN" w:eastAsia="en-IN"/>
              </w:rPr>
              <w:t>REpresentational State Transfer</w:t>
            </w:r>
            <w:r w:rsidRPr="008F641D">
              <w:rPr>
                <w:rFonts w:ascii="Segoe UI" w:eastAsia="Times New Roman" w:hAnsi="Segoe UI" w:cs="Segoe UI"/>
                <w:color w:val="333333"/>
                <w:sz w:val="24"/>
                <w:szCs w:val="24"/>
                <w:lang w:val="en-IN" w:eastAsia="en-IN"/>
              </w:rPr>
              <w:t>.</w:t>
            </w:r>
          </w:p>
        </w:tc>
      </w:tr>
      <w:tr w:rsidR="008F641D" w:rsidRPr="008F641D" w14:paraId="1982337B" w14:textId="77777777" w:rsidTr="008F641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0EB0D1" w14:textId="77777777" w:rsidR="008F641D" w:rsidRPr="008F641D" w:rsidRDefault="008F641D" w:rsidP="008F641D">
            <w:pPr>
              <w:widowControl/>
              <w:autoSpaceDE/>
              <w:autoSpaceDN/>
              <w:jc w:val="both"/>
              <w:rPr>
                <w:rFonts w:ascii="Segoe UI" w:eastAsia="Times New Roman" w:hAnsi="Segoe UI" w:cs="Segoe UI"/>
                <w:color w:val="333333"/>
                <w:sz w:val="24"/>
                <w:szCs w:val="24"/>
                <w:lang w:val="en-IN" w:eastAsia="en-IN"/>
              </w:rPr>
            </w:pPr>
            <w:r w:rsidRPr="008F641D">
              <w:rPr>
                <w:rFonts w:ascii="Segoe UI" w:eastAsia="Times New Roman" w:hAnsi="Segoe UI" w:cs="Segoe UI"/>
                <w:color w:val="333333"/>
                <w:sz w:val="24"/>
                <w:szCs w:val="24"/>
                <w:lang w:val="en-IN" w:eastAsia="en-IN"/>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A21134" w14:textId="77777777" w:rsidR="008F641D" w:rsidRPr="008F641D" w:rsidRDefault="008F641D" w:rsidP="008F641D">
            <w:pPr>
              <w:widowControl/>
              <w:autoSpaceDE/>
              <w:autoSpaceDN/>
              <w:jc w:val="both"/>
              <w:rPr>
                <w:rFonts w:ascii="Segoe UI" w:eastAsia="Times New Roman" w:hAnsi="Segoe UI" w:cs="Segoe UI"/>
                <w:color w:val="333333"/>
                <w:sz w:val="24"/>
                <w:szCs w:val="24"/>
                <w:lang w:val="en-IN" w:eastAsia="en-IN"/>
              </w:rPr>
            </w:pPr>
            <w:r w:rsidRPr="008F641D">
              <w:rPr>
                <w:rFonts w:ascii="Segoe UI" w:eastAsia="Times New Roman" w:hAnsi="Segoe UI" w:cs="Segoe UI"/>
                <w:color w:val="333333"/>
                <w:sz w:val="24"/>
                <w:szCs w:val="24"/>
                <w:lang w:val="en-IN" w:eastAsia="en-IN"/>
              </w:rPr>
              <w:t>SOAP </w:t>
            </w:r>
            <w:r w:rsidRPr="008F641D">
              <w:rPr>
                <w:rFonts w:ascii="Segoe UI" w:eastAsia="Times New Roman" w:hAnsi="Segoe UI" w:cs="Segoe UI"/>
                <w:b/>
                <w:bCs/>
                <w:color w:val="333333"/>
                <w:sz w:val="24"/>
                <w:szCs w:val="24"/>
                <w:lang w:val="en-IN" w:eastAsia="en-IN"/>
              </w:rPr>
              <w:t>can't use REST</w:t>
            </w:r>
            <w:r w:rsidRPr="008F641D">
              <w:rPr>
                <w:rFonts w:ascii="Segoe UI" w:eastAsia="Times New Roman" w:hAnsi="Segoe UI" w:cs="Segoe UI"/>
                <w:color w:val="333333"/>
                <w:sz w:val="24"/>
                <w:szCs w:val="24"/>
                <w:lang w:val="en-IN" w:eastAsia="en-IN"/>
              </w:rPr>
              <w:t> because it is a protocol.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7AC91C" w14:textId="77777777" w:rsidR="008F641D" w:rsidRPr="008F641D" w:rsidRDefault="008F641D" w:rsidP="008F641D">
            <w:pPr>
              <w:widowControl/>
              <w:autoSpaceDE/>
              <w:autoSpaceDN/>
              <w:jc w:val="both"/>
              <w:rPr>
                <w:rFonts w:ascii="Segoe UI" w:eastAsia="Times New Roman" w:hAnsi="Segoe UI" w:cs="Segoe UI"/>
                <w:color w:val="333333"/>
                <w:sz w:val="24"/>
                <w:szCs w:val="24"/>
                <w:lang w:val="en-IN" w:eastAsia="en-IN"/>
              </w:rPr>
            </w:pPr>
            <w:r w:rsidRPr="008F641D">
              <w:rPr>
                <w:rFonts w:ascii="Segoe UI" w:eastAsia="Times New Roman" w:hAnsi="Segoe UI" w:cs="Segoe UI"/>
                <w:color w:val="333333"/>
                <w:sz w:val="24"/>
                <w:szCs w:val="24"/>
                <w:lang w:val="en-IN" w:eastAsia="en-IN"/>
              </w:rPr>
              <w:t>REST </w:t>
            </w:r>
            <w:r w:rsidRPr="008F641D">
              <w:rPr>
                <w:rFonts w:ascii="Segoe UI" w:eastAsia="Times New Roman" w:hAnsi="Segoe UI" w:cs="Segoe UI"/>
                <w:b/>
                <w:bCs/>
                <w:color w:val="333333"/>
                <w:sz w:val="24"/>
                <w:szCs w:val="24"/>
                <w:lang w:val="en-IN" w:eastAsia="en-IN"/>
              </w:rPr>
              <w:t>can use SOAP</w:t>
            </w:r>
            <w:r w:rsidRPr="008F641D">
              <w:rPr>
                <w:rFonts w:ascii="Segoe UI" w:eastAsia="Times New Roman" w:hAnsi="Segoe UI" w:cs="Segoe UI"/>
                <w:color w:val="333333"/>
                <w:sz w:val="24"/>
                <w:szCs w:val="24"/>
                <w:lang w:val="en-IN" w:eastAsia="en-IN"/>
              </w:rPr>
              <w:t> web services because it is a concept and can use any protocol like HTTP, SOAP.</w:t>
            </w:r>
          </w:p>
        </w:tc>
      </w:tr>
      <w:tr w:rsidR="008F641D" w:rsidRPr="008F641D" w14:paraId="1E8BB517" w14:textId="77777777" w:rsidTr="008F641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FDB659" w14:textId="77777777" w:rsidR="008F641D" w:rsidRPr="008F641D" w:rsidRDefault="008F641D" w:rsidP="008F641D">
            <w:pPr>
              <w:widowControl/>
              <w:autoSpaceDE/>
              <w:autoSpaceDN/>
              <w:jc w:val="both"/>
              <w:rPr>
                <w:rFonts w:ascii="Segoe UI" w:eastAsia="Times New Roman" w:hAnsi="Segoe UI" w:cs="Segoe UI"/>
                <w:color w:val="333333"/>
                <w:sz w:val="24"/>
                <w:szCs w:val="24"/>
                <w:lang w:val="en-IN" w:eastAsia="en-IN"/>
              </w:rPr>
            </w:pPr>
            <w:r w:rsidRPr="008F641D">
              <w:rPr>
                <w:rFonts w:ascii="Segoe UI" w:eastAsia="Times New Roman" w:hAnsi="Segoe UI" w:cs="Segoe UI"/>
                <w:color w:val="333333"/>
                <w:sz w:val="24"/>
                <w:szCs w:val="24"/>
                <w:lang w:val="en-IN" w:eastAsia="en-IN"/>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4944CE" w14:textId="77777777" w:rsidR="008F641D" w:rsidRPr="008F641D" w:rsidRDefault="008F641D" w:rsidP="008F641D">
            <w:pPr>
              <w:widowControl/>
              <w:autoSpaceDE/>
              <w:autoSpaceDN/>
              <w:jc w:val="both"/>
              <w:rPr>
                <w:rFonts w:ascii="Segoe UI" w:eastAsia="Times New Roman" w:hAnsi="Segoe UI" w:cs="Segoe UI"/>
                <w:color w:val="333333"/>
                <w:sz w:val="24"/>
                <w:szCs w:val="24"/>
                <w:lang w:val="en-IN" w:eastAsia="en-IN"/>
              </w:rPr>
            </w:pPr>
            <w:r w:rsidRPr="008F641D">
              <w:rPr>
                <w:rFonts w:ascii="Segoe UI" w:eastAsia="Times New Roman" w:hAnsi="Segoe UI" w:cs="Segoe UI"/>
                <w:color w:val="333333"/>
                <w:sz w:val="24"/>
                <w:szCs w:val="24"/>
                <w:lang w:val="en-IN" w:eastAsia="en-IN"/>
              </w:rPr>
              <w:t>SOAP </w:t>
            </w:r>
            <w:r w:rsidRPr="008F641D">
              <w:rPr>
                <w:rFonts w:ascii="Segoe UI" w:eastAsia="Times New Roman" w:hAnsi="Segoe UI" w:cs="Segoe UI"/>
                <w:b/>
                <w:bCs/>
                <w:color w:val="333333"/>
                <w:sz w:val="24"/>
                <w:szCs w:val="24"/>
                <w:lang w:val="en-IN" w:eastAsia="en-IN"/>
              </w:rPr>
              <w:t>uses services interfaces to expose the business logic</w:t>
            </w:r>
            <w:r w:rsidRPr="008F641D">
              <w:rPr>
                <w:rFonts w:ascii="Segoe UI" w:eastAsia="Times New Roman" w:hAnsi="Segoe UI" w:cs="Segoe UI"/>
                <w:color w:val="333333"/>
                <w:sz w:val="24"/>
                <w:szCs w:val="24"/>
                <w:lang w:val="en-IN"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E16FD2" w14:textId="77777777" w:rsidR="008F641D" w:rsidRPr="008F641D" w:rsidRDefault="008F641D" w:rsidP="008F641D">
            <w:pPr>
              <w:widowControl/>
              <w:autoSpaceDE/>
              <w:autoSpaceDN/>
              <w:jc w:val="both"/>
              <w:rPr>
                <w:rFonts w:ascii="Segoe UI" w:eastAsia="Times New Roman" w:hAnsi="Segoe UI" w:cs="Segoe UI"/>
                <w:color w:val="333333"/>
                <w:sz w:val="24"/>
                <w:szCs w:val="24"/>
                <w:lang w:val="en-IN" w:eastAsia="en-IN"/>
              </w:rPr>
            </w:pPr>
            <w:r w:rsidRPr="008F641D">
              <w:rPr>
                <w:rFonts w:ascii="Segoe UI" w:eastAsia="Times New Roman" w:hAnsi="Segoe UI" w:cs="Segoe UI"/>
                <w:color w:val="333333"/>
                <w:sz w:val="24"/>
                <w:szCs w:val="24"/>
                <w:lang w:val="en-IN" w:eastAsia="en-IN"/>
              </w:rPr>
              <w:t>REST </w:t>
            </w:r>
            <w:r w:rsidRPr="008F641D">
              <w:rPr>
                <w:rFonts w:ascii="Segoe UI" w:eastAsia="Times New Roman" w:hAnsi="Segoe UI" w:cs="Segoe UI"/>
                <w:b/>
                <w:bCs/>
                <w:color w:val="333333"/>
                <w:sz w:val="24"/>
                <w:szCs w:val="24"/>
                <w:lang w:val="en-IN" w:eastAsia="en-IN"/>
              </w:rPr>
              <w:t>uses URI to expose business logic</w:t>
            </w:r>
            <w:r w:rsidRPr="008F641D">
              <w:rPr>
                <w:rFonts w:ascii="Segoe UI" w:eastAsia="Times New Roman" w:hAnsi="Segoe UI" w:cs="Segoe UI"/>
                <w:color w:val="333333"/>
                <w:sz w:val="24"/>
                <w:szCs w:val="24"/>
                <w:lang w:val="en-IN" w:eastAsia="en-IN"/>
              </w:rPr>
              <w:t>.</w:t>
            </w:r>
          </w:p>
        </w:tc>
      </w:tr>
      <w:tr w:rsidR="008F641D" w:rsidRPr="008F641D" w14:paraId="103F56FB" w14:textId="77777777" w:rsidTr="008F641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AEF91C" w14:textId="77777777" w:rsidR="008F641D" w:rsidRPr="008F641D" w:rsidRDefault="008F641D" w:rsidP="008F641D">
            <w:pPr>
              <w:widowControl/>
              <w:autoSpaceDE/>
              <w:autoSpaceDN/>
              <w:jc w:val="both"/>
              <w:rPr>
                <w:rFonts w:ascii="Segoe UI" w:eastAsia="Times New Roman" w:hAnsi="Segoe UI" w:cs="Segoe UI"/>
                <w:color w:val="333333"/>
                <w:sz w:val="24"/>
                <w:szCs w:val="24"/>
                <w:lang w:val="en-IN" w:eastAsia="en-IN"/>
              </w:rPr>
            </w:pPr>
            <w:r w:rsidRPr="008F641D">
              <w:rPr>
                <w:rFonts w:ascii="Segoe UI" w:eastAsia="Times New Roman" w:hAnsi="Segoe UI" w:cs="Segoe UI"/>
                <w:color w:val="333333"/>
                <w:sz w:val="24"/>
                <w:szCs w:val="24"/>
                <w:lang w:val="en-IN" w:eastAsia="en-IN"/>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97AB80" w14:textId="77777777" w:rsidR="008F641D" w:rsidRPr="008F641D" w:rsidRDefault="008F641D" w:rsidP="008F641D">
            <w:pPr>
              <w:widowControl/>
              <w:autoSpaceDE/>
              <w:autoSpaceDN/>
              <w:jc w:val="both"/>
              <w:rPr>
                <w:rFonts w:ascii="Segoe UI" w:eastAsia="Times New Roman" w:hAnsi="Segoe UI" w:cs="Segoe UI"/>
                <w:color w:val="333333"/>
                <w:sz w:val="24"/>
                <w:szCs w:val="24"/>
                <w:lang w:val="en-IN" w:eastAsia="en-IN"/>
              </w:rPr>
            </w:pPr>
            <w:r w:rsidRPr="008F641D">
              <w:rPr>
                <w:rFonts w:ascii="Segoe UI" w:eastAsia="Times New Roman" w:hAnsi="Segoe UI" w:cs="Segoe UI"/>
                <w:b/>
                <w:bCs/>
                <w:color w:val="333333"/>
                <w:sz w:val="24"/>
                <w:szCs w:val="24"/>
                <w:lang w:val="en-IN" w:eastAsia="en-IN"/>
              </w:rPr>
              <w:t>JAX-WS</w:t>
            </w:r>
            <w:r w:rsidRPr="008F641D">
              <w:rPr>
                <w:rFonts w:ascii="Segoe UI" w:eastAsia="Times New Roman" w:hAnsi="Segoe UI" w:cs="Segoe UI"/>
                <w:color w:val="333333"/>
                <w:sz w:val="24"/>
                <w:szCs w:val="24"/>
                <w:lang w:val="en-IN" w:eastAsia="en-IN"/>
              </w:rPr>
              <w:t> is the java API for SOAP web services.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9AF895" w14:textId="77777777" w:rsidR="008F641D" w:rsidRPr="008F641D" w:rsidRDefault="008F641D" w:rsidP="008F641D">
            <w:pPr>
              <w:widowControl/>
              <w:autoSpaceDE/>
              <w:autoSpaceDN/>
              <w:jc w:val="both"/>
              <w:rPr>
                <w:rFonts w:ascii="Segoe UI" w:eastAsia="Times New Roman" w:hAnsi="Segoe UI" w:cs="Segoe UI"/>
                <w:color w:val="333333"/>
                <w:sz w:val="24"/>
                <w:szCs w:val="24"/>
                <w:lang w:val="en-IN" w:eastAsia="en-IN"/>
              </w:rPr>
            </w:pPr>
            <w:r w:rsidRPr="008F641D">
              <w:rPr>
                <w:rFonts w:ascii="Segoe UI" w:eastAsia="Times New Roman" w:hAnsi="Segoe UI" w:cs="Segoe UI"/>
                <w:b/>
                <w:bCs/>
                <w:color w:val="333333"/>
                <w:sz w:val="24"/>
                <w:szCs w:val="24"/>
                <w:lang w:val="en-IN" w:eastAsia="en-IN"/>
              </w:rPr>
              <w:t>JAX-RS</w:t>
            </w:r>
            <w:r w:rsidRPr="008F641D">
              <w:rPr>
                <w:rFonts w:ascii="Segoe UI" w:eastAsia="Times New Roman" w:hAnsi="Segoe UI" w:cs="Segoe UI"/>
                <w:color w:val="333333"/>
                <w:sz w:val="24"/>
                <w:szCs w:val="24"/>
                <w:lang w:val="en-IN" w:eastAsia="en-IN"/>
              </w:rPr>
              <w:t> is the java API for RESTful web services.</w:t>
            </w:r>
          </w:p>
        </w:tc>
      </w:tr>
      <w:tr w:rsidR="008F641D" w:rsidRPr="008F641D" w14:paraId="3B5ACF56" w14:textId="77777777" w:rsidTr="008F641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F88F8E" w14:textId="77777777" w:rsidR="008F641D" w:rsidRPr="008F641D" w:rsidRDefault="008F641D" w:rsidP="008F641D">
            <w:pPr>
              <w:widowControl/>
              <w:autoSpaceDE/>
              <w:autoSpaceDN/>
              <w:jc w:val="both"/>
              <w:rPr>
                <w:rFonts w:ascii="Segoe UI" w:eastAsia="Times New Roman" w:hAnsi="Segoe UI" w:cs="Segoe UI"/>
                <w:color w:val="333333"/>
                <w:sz w:val="24"/>
                <w:szCs w:val="24"/>
                <w:lang w:val="en-IN" w:eastAsia="en-IN"/>
              </w:rPr>
            </w:pPr>
            <w:r w:rsidRPr="008F641D">
              <w:rPr>
                <w:rFonts w:ascii="Segoe UI" w:eastAsia="Times New Roman" w:hAnsi="Segoe UI" w:cs="Segoe UI"/>
                <w:color w:val="333333"/>
                <w:sz w:val="24"/>
                <w:szCs w:val="24"/>
                <w:lang w:val="en-IN" w:eastAsia="en-IN"/>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A83984" w14:textId="77777777" w:rsidR="008F641D" w:rsidRPr="008F641D" w:rsidRDefault="008F641D" w:rsidP="008F641D">
            <w:pPr>
              <w:widowControl/>
              <w:autoSpaceDE/>
              <w:autoSpaceDN/>
              <w:jc w:val="both"/>
              <w:rPr>
                <w:rFonts w:ascii="Segoe UI" w:eastAsia="Times New Roman" w:hAnsi="Segoe UI" w:cs="Segoe UI"/>
                <w:color w:val="333333"/>
                <w:sz w:val="24"/>
                <w:szCs w:val="24"/>
                <w:lang w:val="en-IN" w:eastAsia="en-IN"/>
              </w:rPr>
            </w:pPr>
            <w:r w:rsidRPr="008F641D">
              <w:rPr>
                <w:rFonts w:ascii="Segoe UI" w:eastAsia="Times New Roman" w:hAnsi="Segoe UI" w:cs="Segoe UI"/>
                <w:color w:val="333333"/>
                <w:sz w:val="24"/>
                <w:szCs w:val="24"/>
                <w:lang w:val="en-IN" w:eastAsia="en-IN"/>
              </w:rPr>
              <w:t>SOAP </w:t>
            </w:r>
            <w:r w:rsidRPr="008F641D">
              <w:rPr>
                <w:rFonts w:ascii="Segoe UI" w:eastAsia="Times New Roman" w:hAnsi="Segoe UI" w:cs="Segoe UI"/>
                <w:b/>
                <w:bCs/>
                <w:color w:val="333333"/>
                <w:sz w:val="24"/>
                <w:szCs w:val="24"/>
                <w:lang w:val="en-IN" w:eastAsia="en-IN"/>
              </w:rPr>
              <w:t>defines standards </w:t>
            </w:r>
            <w:r w:rsidRPr="008F641D">
              <w:rPr>
                <w:rFonts w:ascii="Segoe UI" w:eastAsia="Times New Roman" w:hAnsi="Segoe UI" w:cs="Segoe UI"/>
                <w:color w:val="333333"/>
                <w:sz w:val="24"/>
                <w:szCs w:val="24"/>
                <w:lang w:val="en-IN" w:eastAsia="en-IN"/>
              </w:rPr>
              <w:t>to be strictly followed.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B34B41" w14:textId="77777777" w:rsidR="008F641D" w:rsidRPr="008F641D" w:rsidRDefault="008F641D" w:rsidP="008F641D">
            <w:pPr>
              <w:widowControl/>
              <w:autoSpaceDE/>
              <w:autoSpaceDN/>
              <w:jc w:val="both"/>
              <w:rPr>
                <w:rFonts w:ascii="Segoe UI" w:eastAsia="Times New Roman" w:hAnsi="Segoe UI" w:cs="Segoe UI"/>
                <w:color w:val="333333"/>
                <w:sz w:val="24"/>
                <w:szCs w:val="24"/>
                <w:lang w:val="en-IN" w:eastAsia="en-IN"/>
              </w:rPr>
            </w:pPr>
            <w:r w:rsidRPr="008F641D">
              <w:rPr>
                <w:rFonts w:ascii="Segoe UI" w:eastAsia="Times New Roman" w:hAnsi="Segoe UI" w:cs="Segoe UI"/>
                <w:color w:val="333333"/>
                <w:sz w:val="24"/>
                <w:szCs w:val="24"/>
                <w:lang w:val="en-IN" w:eastAsia="en-IN"/>
              </w:rPr>
              <w:t>REST does not define too much standards like SOAP.</w:t>
            </w:r>
          </w:p>
        </w:tc>
      </w:tr>
      <w:tr w:rsidR="008F641D" w:rsidRPr="008F641D" w14:paraId="14962359" w14:textId="77777777" w:rsidTr="008F641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D0DE1A" w14:textId="77777777" w:rsidR="008F641D" w:rsidRPr="008F641D" w:rsidRDefault="008F641D" w:rsidP="008F641D">
            <w:pPr>
              <w:widowControl/>
              <w:autoSpaceDE/>
              <w:autoSpaceDN/>
              <w:jc w:val="both"/>
              <w:rPr>
                <w:rFonts w:ascii="Segoe UI" w:eastAsia="Times New Roman" w:hAnsi="Segoe UI" w:cs="Segoe UI"/>
                <w:color w:val="333333"/>
                <w:sz w:val="24"/>
                <w:szCs w:val="24"/>
                <w:lang w:val="en-IN" w:eastAsia="en-IN"/>
              </w:rPr>
            </w:pPr>
            <w:r w:rsidRPr="008F641D">
              <w:rPr>
                <w:rFonts w:ascii="Segoe UI" w:eastAsia="Times New Roman" w:hAnsi="Segoe UI" w:cs="Segoe UI"/>
                <w:color w:val="333333"/>
                <w:sz w:val="24"/>
                <w:szCs w:val="24"/>
                <w:lang w:val="en-IN" w:eastAsia="en-IN"/>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E54656" w14:textId="77777777" w:rsidR="008F641D" w:rsidRPr="008F641D" w:rsidRDefault="008F641D" w:rsidP="008F641D">
            <w:pPr>
              <w:widowControl/>
              <w:autoSpaceDE/>
              <w:autoSpaceDN/>
              <w:jc w:val="both"/>
              <w:rPr>
                <w:rFonts w:ascii="Segoe UI" w:eastAsia="Times New Roman" w:hAnsi="Segoe UI" w:cs="Segoe UI"/>
                <w:color w:val="333333"/>
                <w:sz w:val="24"/>
                <w:szCs w:val="24"/>
                <w:lang w:val="en-IN" w:eastAsia="en-IN"/>
              </w:rPr>
            </w:pPr>
            <w:r w:rsidRPr="008F641D">
              <w:rPr>
                <w:rFonts w:ascii="Segoe UI" w:eastAsia="Times New Roman" w:hAnsi="Segoe UI" w:cs="Segoe UI"/>
                <w:color w:val="333333"/>
                <w:sz w:val="24"/>
                <w:szCs w:val="24"/>
                <w:lang w:val="en-IN" w:eastAsia="en-IN"/>
              </w:rPr>
              <w:t>SOAP </w:t>
            </w:r>
            <w:r w:rsidRPr="008F641D">
              <w:rPr>
                <w:rFonts w:ascii="Segoe UI" w:eastAsia="Times New Roman" w:hAnsi="Segoe UI" w:cs="Segoe UI"/>
                <w:b/>
                <w:bCs/>
                <w:color w:val="333333"/>
                <w:sz w:val="24"/>
                <w:szCs w:val="24"/>
                <w:lang w:val="en-IN" w:eastAsia="en-IN"/>
              </w:rPr>
              <w:t>requires more bandwidth</w:t>
            </w:r>
            <w:r w:rsidRPr="008F641D">
              <w:rPr>
                <w:rFonts w:ascii="Segoe UI" w:eastAsia="Times New Roman" w:hAnsi="Segoe UI" w:cs="Segoe UI"/>
                <w:color w:val="333333"/>
                <w:sz w:val="24"/>
                <w:szCs w:val="24"/>
                <w:lang w:val="en-IN" w:eastAsia="en-IN"/>
              </w:rPr>
              <w:t> and resource than REST.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C8489A" w14:textId="77777777" w:rsidR="008F641D" w:rsidRPr="008F641D" w:rsidRDefault="008F641D" w:rsidP="008F641D">
            <w:pPr>
              <w:widowControl/>
              <w:autoSpaceDE/>
              <w:autoSpaceDN/>
              <w:jc w:val="both"/>
              <w:rPr>
                <w:rFonts w:ascii="Segoe UI" w:eastAsia="Times New Roman" w:hAnsi="Segoe UI" w:cs="Segoe UI"/>
                <w:color w:val="333333"/>
                <w:sz w:val="24"/>
                <w:szCs w:val="24"/>
                <w:lang w:val="en-IN" w:eastAsia="en-IN"/>
              </w:rPr>
            </w:pPr>
            <w:r w:rsidRPr="008F641D">
              <w:rPr>
                <w:rFonts w:ascii="Segoe UI" w:eastAsia="Times New Roman" w:hAnsi="Segoe UI" w:cs="Segoe UI"/>
                <w:color w:val="333333"/>
                <w:sz w:val="24"/>
                <w:szCs w:val="24"/>
                <w:lang w:val="en-IN" w:eastAsia="en-IN"/>
              </w:rPr>
              <w:t>REST </w:t>
            </w:r>
            <w:r w:rsidRPr="008F641D">
              <w:rPr>
                <w:rFonts w:ascii="Segoe UI" w:eastAsia="Times New Roman" w:hAnsi="Segoe UI" w:cs="Segoe UI"/>
                <w:b/>
                <w:bCs/>
                <w:color w:val="333333"/>
                <w:sz w:val="24"/>
                <w:szCs w:val="24"/>
                <w:lang w:val="en-IN" w:eastAsia="en-IN"/>
              </w:rPr>
              <w:t>requires less bandwidth</w:t>
            </w:r>
            <w:r w:rsidRPr="008F641D">
              <w:rPr>
                <w:rFonts w:ascii="Segoe UI" w:eastAsia="Times New Roman" w:hAnsi="Segoe UI" w:cs="Segoe UI"/>
                <w:color w:val="333333"/>
                <w:sz w:val="24"/>
                <w:szCs w:val="24"/>
                <w:lang w:val="en-IN" w:eastAsia="en-IN"/>
              </w:rPr>
              <w:t> and resource than SOAP.</w:t>
            </w:r>
          </w:p>
        </w:tc>
      </w:tr>
      <w:tr w:rsidR="008F641D" w:rsidRPr="008F641D" w14:paraId="76F83CA8" w14:textId="77777777" w:rsidTr="008F641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D6DA48" w14:textId="77777777" w:rsidR="008F641D" w:rsidRPr="008F641D" w:rsidRDefault="008F641D" w:rsidP="008F641D">
            <w:pPr>
              <w:widowControl/>
              <w:autoSpaceDE/>
              <w:autoSpaceDN/>
              <w:jc w:val="both"/>
              <w:rPr>
                <w:rFonts w:ascii="Segoe UI" w:eastAsia="Times New Roman" w:hAnsi="Segoe UI" w:cs="Segoe UI"/>
                <w:color w:val="333333"/>
                <w:sz w:val="24"/>
                <w:szCs w:val="24"/>
                <w:lang w:val="en-IN" w:eastAsia="en-IN"/>
              </w:rPr>
            </w:pPr>
            <w:r w:rsidRPr="008F641D">
              <w:rPr>
                <w:rFonts w:ascii="Segoe UI" w:eastAsia="Times New Roman" w:hAnsi="Segoe UI" w:cs="Segoe UI"/>
                <w:color w:val="333333"/>
                <w:sz w:val="24"/>
                <w:szCs w:val="24"/>
                <w:lang w:val="en-IN" w:eastAsia="en-IN"/>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80EAE6" w14:textId="77777777" w:rsidR="008F641D" w:rsidRPr="008F641D" w:rsidRDefault="008F641D" w:rsidP="008F641D">
            <w:pPr>
              <w:widowControl/>
              <w:autoSpaceDE/>
              <w:autoSpaceDN/>
              <w:jc w:val="both"/>
              <w:rPr>
                <w:rFonts w:ascii="Segoe UI" w:eastAsia="Times New Roman" w:hAnsi="Segoe UI" w:cs="Segoe UI"/>
                <w:color w:val="333333"/>
                <w:sz w:val="24"/>
                <w:szCs w:val="24"/>
                <w:lang w:val="en-IN" w:eastAsia="en-IN"/>
              </w:rPr>
            </w:pPr>
            <w:r w:rsidRPr="008F641D">
              <w:rPr>
                <w:rFonts w:ascii="Segoe UI" w:eastAsia="Times New Roman" w:hAnsi="Segoe UI" w:cs="Segoe UI"/>
                <w:color w:val="333333"/>
                <w:sz w:val="24"/>
                <w:szCs w:val="24"/>
                <w:lang w:val="en-IN" w:eastAsia="en-IN"/>
              </w:rPr>
              <w:t>SOAP </w:t>
            </w:r>
            <w:r w:rsidRPr="008F641D">
              <w:rPr>
                <w:rFonts w:ascii="Segoe UI" w:eastAsia="Times New Roman" w:hAnsi="Segoe UI" w:cs="Segoe UI"/>
                <w:b/>
                <w:bCs/>
                <w:color w:val="333333"/>
                <w:sz w:val="24"/>
                <w:szCs w:val="24"/>
                <w:lang w:val="en-IN" w:eastAsia="en-IN"/>
              </w:rPr>
              <w:t>defines its own security</w:t>
            </w:r>
            <w:r w:rsidRPr="008F641D">
              <w:rPr>
                <w:rFonts w:ascii="Segoe UI" w:eastAsia="Times New Roman" w:hAnsi="Segoe UI" w:cs="Segoe UI"/>
                <w:color w:val="333333"/>
                <w:sz w:val="24"/>
                <w:szCs w:val="24"/>
                <w:lang w:val="en-IN"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C0653A" w14:textId="77777777" w:rsidR="008F641D" w:rsidRPr="008F641D" w:rsidRDefault="008F641D" w:rsidP="008F641D">
            <w:pPr>
              <w:widowControl/>
              <w:autoSpaceDE/>
              <w:autoSpaceDN/>
              <w:jc w:val="both"/>
              <w:rPr>
                <w:rFonts w:ascii="Segoe UI" w:eastAsia="Times New Roman" w:hAnsi="Segoe UI" w:cs="Segoe UI"/>
                <w:color w:val="333333"/>
                <w:sz w:val="24"/>
                <w:szCs w:val="24"/>
                <w:lang w:val="en-IN" w:eastAsia="en-IN"/>
              </w:rPr>
            </w:pPr>
            <w:r w:rsidRPr="008F641D">
              <w:rPr>
                <w:rFonts w:ascii="Segoe UI" w:eastAsia="Times New Roman" w:hAnsi="Segoe UI" w:cs="Segoe UI"/>
                <w:color w:val="333333"/>
                <w:sz w:val="24"/>
                <w:szCs w:val="24"/>
                <w:lang w:val="en-IN" w:eastAsia="en-IN"/>
              </w:rPr>
              <w:t>RESTful web services </w:t>
            </w:r>
            <w:proofErr w:type="gramStart"/>
            <w:r w:rsidRPr="008F641D">
              <w:rPr>
                <w:rFonts w:ascii="Segoe UI" w:eastAsia="Times New Roman" w:hAnsi="Segoe UI" w:cs="Segoe UI"/>
                <w:b/>
                <w:bCs/>
                <w:color w:val="333333"/>
                <w:sz w:val="24"/>
                <w:szCs w:val="24"/>
                <w:lang w:val="en-IN" w:eastAsia="en-IN"/>
              </w:rPr>
              <w:t>inherits</w:t>
            </w:r>
            <w:proofErr w:type="gramEnd"/>
            <w:r w:rsidRPr="008F641D">
              <w:rPr>
                <w:rFonts w:ascii="Segoe UI" w:eastAsia="Times New Roman" w:hAnsi="Segoe UI" w:cs="Segoe UI"/>
                <w:b/>
                <w:bCs/>
                <w:color w:val="333333"/>
                <w:sz w:val="24"/>
                <w:szCs w:val="24"/>
                <w:lang w:val="en-IN" w:eastAsia="en-IN"/>
              </w:rPr>
              <w:t xml:space="preserve"> security measures</w:t>
            </w:r>
            <w:r w:rsidRPr="008F641D">
              <w:rPr>
                <w:rFonts w:ascii="Segoe UI" w:eastAsia="Times New Roman" w:hAnsi="Segoe UI" w:cs="Segoe UI"/>
                <w:color w:val="333333"/>
                <w:sz w:val="24"/>
                <w:szCs w:val="24"/>
                <w:lang w:val="en-IN" w:eastAsia="en-IN"/>
              </w:rPr>
              <w:t> from the underlying transport.</w:t>
            </w:r>
          </w:p>
        </w:tc>
      </w:tr>
      <w:tr w:rsidR="008F641D" w:rsidRPr="008F641D" w14:paraId="2D00609D" w14:textId="77777777" w:rsidTr="008F641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3BEA06" w14:textId="77777777" w:rsidR="008F641D" w:rsidRPr="008F641D" w:rsidRDefault="008F641D" w:rsidP="008F641D">
            <w:pPr>
              <w:widowControl/>
              <w:autoSpaceDE/>
              <w:autoSpaceDN/>
              <w:jc w:val="both"/>
              <w:rPr>
                <w:rFonts w:ascii="Segoe UI" w:eastAsia="Times New Roman" w:hAnsi="Segoe UI" w:cs="Segoe UI"/>
                <w:color w:val="333333"/>
                <w:sz w:val="24"/>
                <w:szCs w:val="24"/>
                <w:lang w:val="en-IN" w:eastAsia="en-IN"/>
              </w:rPr>
            </w:pPr>
            <w:r w:rsidRPr="008F641D">
              <w:rPr>
                <w:rFonts w:ascii="Segoe UI" w:eastAsia="Times New Roman" w:hAnsi="Segoe UI" w:cs="Segoe UI"/>
                <w:color w:val="333333"/>
                <w:sz w:val="24"/>
                <w:szCs w:val="24"/>
                <w:lang w:val="en-IN" w:eastAsia="en-IN"/>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8DBEBA" w14:textId="77777777" w:rsidR="008F641D" w:rsidRPr="008F641D" w:rsidRDefault="008F641D" w:rsidP="008F641D">
            <w:pPr>
              <w:widowControl/>
              <w:autoSpaceDE/>
              <w:autoSpaceDN/>
              <w:jc w:val="both"/>
              <w:rPr>
                <w:rFonts w:ascii="Segoe UI" w:eastAsia="Times New Roman" w:hAnsi="Segoe UI" w:cs="Segoe UI"/>
                <w:color w:val="333333"/>
                <w:sz w:val="24"/>
                <w:szCs w:val="24"/>
                <w:lang w:val="en-IN" w:eastAsia="en-IN"/>
              </w:rPr>
            </w:pPr>
            <w:r w:rsidRPr="008F641D">
              <w:rPr>
                <w:rFonts w:ascii="Segoe UI" w:eastAsia="Times New Roman" w:hAnsi="Segoe UI" w:cs="Segoe UI"/>
                <w:color w:val="333333"/>
                <w:sz w:val="24"/>
                <w:szCs w:val="24"/>
                <w:lang w:val="en-IN" w:eastAsia="en-IN"/>
              </w:rPr>
              <w:t>SOAP </w:t>
            </w:r>
            <w:r w:rsidRPr="008F641D">
              <w:rPr>
                <w:rFonts w:ascii="Segoe UI" w:eastAsia="Times New Roman" w:hAnsi="Segoe UI" w:cs="Segoe UI"/>
                <w:b/>
                <w:bCs/>
                <w:color w:val="333333"/>
                <w:sz w:val="24"/>
                <w:szCs w:val="24"/>
                <w:lang w:val="en-IN" w:eastAsia="en-IN"/>
              </w:rPr>
              <w:t>permits XML</w:t>
            </w:r>
            <w:r w:rsidRPr="008F641D">
              <w:rPr>
                <w:rFonts w:ascii="Segoe UI" w:eastAsia="Times New Roman" w:hAnsi="Segoe UI" w:cs="Segoe UI"/>
                <w:color w:val="333333"/>
                <w:sz w:val="24"/>
                <w:szCs w:val="24"/>
                <w:lang w:val="en-IN" w:eastAsia="en-IN"/>
              </w:rPr>
              <w:t> data format only.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DA912F" w14:textId="77777777" w:rsidR="008F641D" w:rsidRPr="008F641D" w:rsidRDefault="008F641D" w:rsidP="008F641D">
            <w:pPr>
              <w:widowControl/>
              <w:autoSpaceDE/>
              <w:autoSpaceDN/>
              <w:jc w:val="both"/>
              <w:rPr>
                <w:rFonts w:ascii="Segoe UI" w:eastAsia="Times New Roman" w:hAnsi="Segoe UI" w:cs="Segoe UI"/>
                <w:color w:val="333333"/>
                <w:sz w:val="24"/>
                <w:szCs w:val="24"/>
                <w:lang w:val="en-IN" w:eastAsia="en-IN"/>
              </w:rPr>
            </w:pPr>
            <w:r w:rsidRPr="008F641D">
              <w:rPr>
                <w:rFonts w:ascii="Segoe UI" w:eastAsia="Times New Roman" w:hAnsi="Segoe UI" w:cs="Segoe UI"/>
                <w:color w:val="333333"/>
                <w:sz w:val="24"/>
                <w:szCs w:val="24"/>
                <w:lang w:val="en-IN" w:eastAsia="en-IN"/>
              </w:rPr>
              <w:t>REST </w:t>
            </w:r>
            <w:r w:rsidRPr="008F641D">
              <w:rPr>
                <w:rFonts w:ascii="Segoe UI" w:eastAsia="Times New Roman" w:hAnsi="Segoe UI" w:cs="Segoe UI"/>
                <w:b/>
                <w:bCs/>
                <w:color w:val="333333"/>
                <w:sz w:val="24"/>
                <w:szCs w:val="24"/>
                <w:lang w:val="en-IN" w:eastAsia="en-IN"/>
              </w:rPr>
              <w:t>permits different</w:t>
            </w:r>
            <w:r w:rsidRPr="008F641D">
              <w:rPr>
                <w:rFonts w:ascii="Segoe UI" w:eastAsia="Times New Roman" w:hAnsi="Segoe UI" w:cs="Segoe UI"/>
                <w:color w:val="333333"/>
                <w:sz w:val="24"/>
                <w:szCs w:val="24"/>
                <w:lang w:val="en-IN" w:eastAsia="en-IN"/>
              </w:rPr>
              <w:t> data format such as Plain text, HTML, XML, JSON etc.</w:t>
            </w:r>
          </w:p>
        </w:tc>
      </w:tr>
      <w:tr w:rsidR="008F641D" w:rsidRPr="008F641D" w14:paraId="31571AF1" w14:textId="77777777" w:rsidTr="008F641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8724C8" w14:textId="77777777" w:rsidR="008F641D" w:rsidRPr="008F641D" w:rsidRDefault="008F641D" w:rsidP="008F641D">
            <w:pPr>
              <w:widowControl/>
              <w:autoSpaceDE/>
              <w:autoSpaceDN/>
              <w:jc w:val="both"/>
              <w:rPr>
                <w:rFonts w:ascii="Segoe UI" w:eastAsia="Times New Roman" w:hAnsi="Segoe UI" w:cs="Segoe UI"/>
                <w:color w:val="333333"/>
                <w:sz w:val="24"/>
                <w:szCs w:val="24"/>
                <w:lang w:val="en-IN" w:eastAsia="en-IN"/>
              </w:rPr>
            </w:pPr>
            <w:r w:rsidRPr="008F641D">
              <w:rPr>
                <w:rFonts w:ascii="Segoe UI" w:eastAsia="Times New Roman" w:hAnsi="Segoe UI" w:cs="Segoe UI"/>
                <w:color w:val="333333"/>
                <w:sz w:val="24"/>
                <w:szCs w:val="24"/>
                <w:lang w:val="en-IN" w:eastAsia="en-IN"/>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9AB38C" w14:textId="77777777" w:rsidR="008F641D" w:rsidRPr="008F641D" w:rsidRDefault="008F641D" w:rsidP="008F641D">
            <w:pPr>
              <w:widowControl/>
              <w:autoSpaceDE/>
              <w:autoSpaceDN/>
              <w:jc w:val="both"/>
              <w:rPr>
                <w:rFonts w:ascii="Segoe UI" w:eastAsia="Times New Roman" w:hAnsi="Segoe UI" w:cs="Segoe UI"/>
                <w:color w:val="333333"/>
                <w:sz w:val="24"/>
                <w:szCs w:val="24"/>
                <w:lang w:val="en-IN" w:eastAsia="en-IN"/>
              </w:rPr>
            </w:pPr>
            <w:r w:rsidRPr="008F641D">
              <w:rPr>
                <w:rFonts w:ascii="Segoe UI" w:eastAsia="Times New Roman" w:hAnsi="Segoe UI" w:cs="Segoe UI"/>
                <w:color w:val="333333"/>
                <w:sz w:val="24"/>
                <w:szCs w:val="24"/>
                <w:lang w:val="en-IN" w:eastAsia="en-IN"/>
              </w:rPr>
              <w:t>SOAP is </w:t>
            </w:r>
            <w:r w:rsidRPr="008F641D">
              <w:rPr>
                <w:rFonts w:ascii="Segoe UI" w:eastAsia="Times New Roman" w:hAnsi="Segoe UI" w:cs="Segoe UI"/>
                <w:b/>
                <w:bCs/>
                <w:color w:val="333333"/>
                <w:sz w:val="24"/>
                <w:szCs w:val="24"/>
                <w:lang w:val="en-IN" w:eastAsia="en-IN"/>
              </w:rPr>
              <w:t>less preferred</w:t>
            </w:r>
            <w:r w:rsidRPr="008F641D">
              <w:rPr>
                <w:rFonts w:ascii="Segoe UI" w:eastAsia="Times New Roman" w:hAnsi="Segoe UI" w:cs="Segoe UI"/>
                <w:color w:val="333333"/>
                <w:sz w:val="24"/>
                <w:szCs w:val="24"/>
                <w:lang w:val="en-IN" w:eastAsia="en-IN"/>
              </w:rPr>
              <w:t> than REST.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E6BFC0" w14:textId="77777777" w:rsidR="008F641D" w:rsidRPr="008F641D" w:rsidRDefault="008F641D" w:rsidP="008F641D">
            <w:pPr>
              <w:widowControl/>
              <w:autoSpaceDE/>
              <w:autoSpaceDN/>
              <w:jc w:val="both"/>
              <w:rPr>
                <w:rFonts w:ascii="Segoe UI" w:eastAsia="Times New Roman" w:hAnsi="Segoe UI" w:cs="Segoe UI"/>
                <w:color w:val="333333"/>
                <w:sz w:val="24"/>
                <w:szCs w:val="24"/>
                <w:lang w:val="en-IN" w:eastAsia="en-IN"/>
              </w:rPr>
            </w:pPr>
            <w:r w:rsidRPr="008F641D">
              <w:rPr>
                <w:rFonts w:ascii="Segoe UI" w:eastAsia="Times New Roman" w:hAnsi="Segoe UI" w:cs="Segoe UI"/>
                <w:color w:val="333333"/>
                <w:sz w:val="24"/>
                <w:szCs w:val="24"/>
                <w:lang w:val="en-IN" w:eastAsia="en-IN"/>
              </w:rPr>
              <w:t>REST </w:t>
            </w:r>
            <w:r w:rsidRPr="008F641D">
              <w:rPr>
                <w:rFonts w:ascii="Segoe UI" w:eastAsia="Times New Roman" w:hAnsi="Segoe UI" w:cs="Segoe UI"/>
                <w:b/>
                <w:bCs/>
                <w:color w:val="333333"/>
                <w:sz w:val="24"/>
                <w:szCs w:val="24"/>
                <w:lang w:val="en-IN" w:eastAsia="en-IN"/>
              </w:rPr>
              <w:t>more preferred</w:t>
            </w:r>
            <w:r w:rsidRPr="008F641D">
              <w:rPr>
                <w:rFonts w:ascii="Segoe UI" w:eastAsia="Times New Roman" w:hAnsi="Segoe UI" w:cs="Segoe UI"/>
                <w:color w:val="333333"/>
                <w:sz w:val="24"/>
                <w:szCs w:val="24"/>
                <w:lang w:val="en-IN" w:eastAsia="en-IN"/>
              </w:rPr>
              <w:t> than SOAP.</w:t>
            </w:r>
          </w:p>
        </w:tc>
      </w:tr>
    </w:tbl>
    <w:p w14:paraId="42F39229" w14:textId="77777777" w:rsidR="00EE68E6" w:rsidRDefault="00EE68E6" w:rsidP="00EE68E6">
      <w:pPr>
        <w:pStyle w:val="ListParagraph"/>
        <w:tabs>
          <w:tab w:val="left" w:pos="1180"/>
          <w:tab w:val="left" w:pos="1181"/>
        </w:tabs>
        <w:ind w:firstLine="0"/>
        <w:rPr>
          <w:sz w:val="28"/>
        </w:rPr>
      </w:pPr>
    </w:p>
    <w:p w14:paraId="117612CD" w14:textId="77777777" w:rsidR="00594048" w:rsidRDefault="00CF0667">
      <w:pPr>
        <w:pStyle w:val="ListParagraph"/>
        <w:numPr>
          <w:ilvl w:val="0"/>
          <w:numId w:val="1"/>
        </w:numPr>
        <w:tabs>
          <w:tab w:val="left" w:pos="1180"/>
          <w:tab w:val="left" w:pos="1181"/>
        </w:tabs>
        <w:spacing w:before="26"/>
        <w:ind w:hanging="1081"/>
        <w:rPr>
          <w:sz w:val="28"/>
        </w:rPr>
      </w:pPr>
      <w:r>
        <w:rPr>
          <w:sz w:val="28"/>
        </w:rPr>
        <w:t>Why</w:t>
      </w:r>
      <w:r>
        <w:rPr>
          <w:spacing w:val="-2"/>
          <w:sz w:val="28"/>
        </w:rPr>
        <w:t xml:space="preserve"> </w:t>
      </w:r>
      <w:r>
        <w:rPr>
          <w:sz w:val="28"/>
        </w:rPr>
        <w:t>we</w:t>
      </w:r>
      <w:r>
        <w:rPr>
          <w:spacing w:val="-4"/>
          <w:sz w:val="28"/>
        </w:rPr>
        <w:t xml:space="preserve"> </w:t>
      </w:r>
      <w:r>
        <w:rPr>
          <w:sz w:val="28"/>
        </w:rPr>
        <w:t>use</w:t>
      </w:r>
      <w:r>
        <w:rPr>
          <w:spacing w:val="-2"/>
          <w:sz w:val="28"/>
        </w:rPr>
        <w:t xml:space="preserve"> </w:t>
      </w:r>
      <w:r>
        <w:rPr>
          <w:sz w:val="28"/>
        </w:rPr>
        <w:t>xml</w:t>
      </w:r>
      <w:r>
        <w:rPr>
          <w:spacing w:val="-2"/>
          <w:sz w:val="28"/>
        </w:rPr>
        <w:t xml:space="preserve"> </w:t>
      </w:r>
      <w:r>
        <w:rPr>
          <w:sz w:val="28"/>
        </w:rPr>
        <w:t>files over</w:t>
      </w:r>
      <w:r>
        <w:rPr>
          <w:spacing w:val="-1"/>
          <w:sz w:val="28"/>
        </w:rPr>
        <w:t xml:space="preserve"> </w:t>
      </w:r>
      <w:proofErr w:type="gramStart"/>
      <w:r>
        <w:rPr>
          <w:sz w:val="28"/>
        </w:rPr>
        <w:t>JSON ?</w:t>
      </w:r>
      <w:proofErr w:type="gramEnd"/>
    </w:p>
    <w:p w14:paraId="79BBFD4A" w14:textId="77777777" w:rsidR="00594048" w:rsidRDefault="00CF0667">
      <w:pPr>
        <w:pStyle w:val="ListParagraph"/>
        <w:numPr>
          <w:ilvl w:val="0"/>
          <w:numId w:val="1"/>
        </w:numPr>
        <w:tabs>
          <w:tab w:val="left" w:pos="1180"/>
          <w:tab w:val="left" w:pos="1181"/>
        </w:tabs>
        <w:spacing w:before="27"/>
        <w:ind w:hanging="1081"/>
        <w:rPr>
          <w:sz w:val="28"/>
        </w:rPr>
      </w:pPr>
      <w:r>
        <w:rPr>
          <w:sz w:val="28"/>
        </w:rPr>
        <w:t>Explain</w:t>
      </w:r>
      <w:r>
        <w:rPr>
          <w:spacing w:val="-1"/>
          <w:sz w:val="28"/>
        </w:rPr>
        <w:t xml:space="preserve"> </w:t>
      </w:r>
      <w:r>
        <w:rPr>
          <w:sz w:val="28"/>
        </w:rPr>
        <w:t>about</w:t>
      </w:r>
      <w:r>
        <w:rPr>
          <w:spacing w:val="-3"/>
          <w:sz w:val="28"/>
        </w:rPr>
        <w:t xml:space="preserve"> </w:t>
      </w:r>
      <w:r>
        <w:rPr>
          <w:sz w:val="28"/>
        </w:rPr>
        <w:t>micro</w:t>
      </w:r>
      <w:r>
        <w:rPr>
          <w:spacing w:val="-2"/>
          <w:sz w:val="28"/>
        </w:rPr>
        <w:t xml:space="preserve"> </w:t>
      </w:r>
      <w:proofErr w:type="gramStart"/>
      <w:r>
        <w:rPr>
          <w:sz w:val="28"/>
        </w:rPr>
        <w:t>services</w:t>
      </w:r>
      <w:r>
        <w:rPr>
          <w:spacing w:val="-1"/>
          <w:sz w:val="28"/>
        </w:rPr>
        <w:t xml:space="preserve"> </w:t>
      </w:r>
      <w:r>
        <w:rPr>
          <w:sz w:val="28"/>
        </w:rPr>
        <w:t>?</w:t>
      </w:r>
      <w:proofErr w:type="gramEnd"/>
    </w:p>
    <w:p w14:paraId="3BF0F047" w14:textId="77777777" w:rsidR="00594048" w:rsidRDefault="00CF0667">
      <w:pPr>
        <w:pStyle w:val="ListParagraph"/>
        <w:numPr>
          <w:ilvl w:val="0"/>
          <w:numId w:val="1"/>
        </w:numPr>
        <w:tabs>
          <w:tab w:val="left" w:pos="1180"/>
          <w:tab w:val="left" w:pos="1181"/>
        </w:tabs>
        <w:ind w:hanging="1081"/>
        <w:rPr>
          <w:sz w:val="28"/>
        </w:rPr>
      </w:pPr>
      <w:r>
        <w:rPr>
          <w:sz w:val="28"/>
        </w:rPr>
        <w:t>Explain</w:t>
      </w:r>
      <w:r>
        <w:rPr>
          <w:spacing w:val="-2"/>
          <w:sz w:val="28"/>
        </w:rPr>
        <w:t xml:space="preserve"> </w:t>
      </w:r>
      <w:r>
        <w:rPr>
          <w:sz w:val="28"/>
        </w:rPr>
        <w:t>about</w:t>
      </w:r>
      <w:r>
        <w:rPr>
          <w:spacing w:val="-3"/>
          <w:sz w:val="28"/>
        </w:rPr>
        <w:t xml:space="preserve"> </w:t>
      </w:r>
      <w:proofErr w:type="gramStart"/>
      <w:r>
        <w:rPr>
          <w:sz w:val="28"/>
        </w:rPr>
        <w:t>POSTMAN</w:t>
      </w:r>
      <w:r>
        <w:rPr>
          <w:spacing w:val="-2"/>
          <w:sz w:val="28"/>
        </w:rPr>
        <w:t xml:space="preserve"> </w:t>
      </w:r>
      <w:r>
        <w:rPr>
          <w:sz w:val="28"/>
        </w:rPr>
        <w:t>?</w:t>
      </w:r>
      <w:proofErr w:type="gramEnd"/>
    </w:p>
    <w:p w14:paraId="253E98F4" w14:textId="77777777" w:rsidR="00594048" w:rsidRDefault="00CF0667">
      <w:pPr>
        <w:pStyle w:val="ListParagraph"/>
        <w:numPr>
          <w:ilvl w:val="0"/>
          <w:numId w:val="1"/>
        </w:numPr>
        <w:tabs>
          <w:tab w:val="left" w:pos="1180"/>
          <w:tab w:val="left" w:pos="1181"/>
        </w:tabs>
        <w:spacing w:before="26"/>
        <w:ind w:hanging="1081"/>
        <w:rPr>
          <w:sz w:val="28"/>
        </w:rPr>
      </w:pPr>
      <w:r>
        <w:rPr>
          <w:sz w:val="28"/>
        </w:rPr>
        <w:t>What</w:t>
      </w:r>
      <w:r>
        <w:rPr>
          <w:spacing w:val="-3"/>
          <w:sz w:val="28"/>
        </w:rPr>
        <w:t xml:space="preserve"> </w:t>
      </w:r>
      <w:r>
        <w:rPr>
          <w:sz w:val="28"/>
        </w:rPr>
        <w:t>are</w:t>
      </w:r>
      <w:r>
        <w:rPr>
          <w:spacing w:val="-2"/>
          <w:sz w:val="28"/>
        </w:rPr>
        <w:t xml:space="preserve"> </w:t>
      </w:r>
      <w:r>
        <w:rPr>
          <w:sz w:val="28"/>
        </w:rPr>
        <w:t>the</w:t>
      </w:r>
      <w:r>
        <w:rPr>
          <w:spacing w:val="-2"/>
          <w:sz w:val="28"/>
        </w:rPr>
        <w:t xml:space="preserve"> </w:t>
      </w:r>
      <w:r>
        <w:rPr>
          <w:sz w:val="28"/>
        </w:rPr>
        <w:t>errors</w:t>
      </w:r>
      <w:r>
        <w:rPr>
          <w:spacing w:val="-1"/>
          <w:sz w:val="28"/>
        </w:rPr>
        <w:t xml:space="preserve"> </w:t>
      </w:r>
      <w:r>
        <w:rPr>
          <w:sz w:val="28"/>
        </w:rPr>
        <w:t xml:space="preserve">in </w:t>
      </w:r>
      <w:proofErr w:type="gramStart"/>
      <w:r>
        <w:rPr>
          <w:sz w:val="28"/>
        </w:rPr>
        <w:t>postman</w:t>
      </w:r>
      <w:r>
        <w:rPr>
          <w:spacing w:val="-3"/>
          <w:sz w:val="28"/>
        </w:rPr>
        <w:t xml:space="preserve"> </w:t>
      </w:r>
      <w:r>
        <w:rPr>
          <w:sz w:val="28"/>
        </w:rPr>
        <w:t>.</w:t>
      </w:r>
      <w:proofErr w:type="gramEnd"/>
      <w:r>
        <w:rPr>
          <w:spacing w:val="-1"/>
          <w:sz w:val="28"/>
        </w:rPr>
        <w:t xml:space="preserve"> </w:t>
      </w:r>
      <w:r>
        <w:rPr>
          <w:sz w:val="28"/>
        </w:rPr>
        <w:t>Explain</w:t>
      </w:r>
      <w:r>
        <w:rPr>
          <w:spacing w:val="-1"/>
          <w:sz w:val="28"/>
        </w:rPr>
        <w:t xml:space="preserve"> </w:t>
      </w:r>
      <w:r>
        <w:rPr>
          <w:sz w:val="28"/>
        </w:rPr>
        <w:t>about</w:t>
      </w:r>
      <w:r>
        <w:rPr>
          <w:spacing w:val="-2"/>
          <w:sz w:val="28"/>
        </w:rPr>
        <w:t xml:space="preserve"> </w:t>
      </w:r>
      <w:proofErr w:type="gramStart"/>
      <w:r>
        <w:rPr>
          <w:sz w:val="28"/>
        </w:rPr>
        <w:t>each ?</w:t>
      </w:r>
      <w:proofErr w:type="gramEnd"/>
    </w:p>
    <w:p w14:paraId="6D7E9537" w14:textId="77777777" w:rsidR="00594048" w:rsidRDefault="00CF0667">
      <w:pPr>
        <w:pStyle w:val="ListParagraph"/>
        <w:numPr>
          <w:ilvl w:val="0"/>
          <w:numId w:val="1"/>
        </w:numPr>
        <w:tabs>
          <w:tab w:val="left" w:pos="1180"/>
          <w:tab w:val="left" w:pos="1181"/>
        </w:tabs>
        <w:spacing w:before="27"/>
        <w:ind w:hanging="1081"/>
        <w:rPr>
          <w:sz w:val="28"/>
        </w:rPr>
      </w:pPr>
      <w:r>
        <w:rPr>
          <w:sz w:val="28"/>
        </w:rPr>
        <w:t>Explain</w:t>
      </w:r>
      <w:r>
        <w:rPr>
          <w:spacing w:val="-1"/>
          <w:sz w:val="28"/>
        </w:rPr>
        <w:t xml:space="preserve"> </w:t>
      </w:r>
      <w:r>
        <w:rPr>
          <w:sz w:val="28"/>
        </w:rPr>
        <w:t>the</w:t>
      </w:r>
      <w:r>
        <w:rPr>
          <w:spacing w:val="-3"/>
          <w:sz w:val="28"/>
        </w:rPr>
        <w:t xml:space="preserve"> </w:t>
      </w:r>
      <w:r>
        <w:rPr>
          <w:sz w:val="28"/>
        </w:rPr>
        <w:t>methods</w:t>
      </w:r>
      <w:r>
        <w:rPr>
          <w:spacing w:val="-3"/>
          <w:sz w:val="28"/>
        </w:rPr>
        <w:t xml:space="preserve"> </w:t>
      </w:r>
      <w:r>
        <w:rPr>
          <w:sz w:val="28"/>
        </w:rPr>
        <w:t>of</w:t>
      </w:r>
      <w:r>
        <w:rPr>
          <w:spacing w:val="-1"/>
          <w:sz w:val="28"/>
        </w:rPr>
        <w:t xml:space="preserve"> </w:t>
      </w:r>
      <w:proofErr w:type="gramStart"/>
      <w:r>
        <w:rPr>
          <w:sz w:val="28"/>
        </w:rPr>
        <w:t>hibernate</w:t>
      </w:r>
      <w:r>
        <w:rPr>
          <w:spacing w:val="-3"/>
          <w:sz w:val="28"/>
        </w:rPr>
        <w:t xml:space="preserve"> </w:t>
      </w:r>
      <w:r>
        <w:rPr>
          <w:sz w:val="28"/>
        </w:rPr>
        <w:t>?</w:t>
      </w:r>
      <w:proofErr w:type="gramEnd"/>
    </w:p>
    <w:p w14:paraId="2C2F513F" w14:textId="6FD4478A" w:rsidR="00594048" w:rsidRDefault="004406ED">
      <w:pPr>
        <w:pStyle w:val="ListParagraph"/>
        <w:numPr>
          <w:ilvl w:val="0"/>
          <w:numId w:val="1"/>
        </w:numPr>
        <w:tabs>
          <w:tab w:val="left" w:pos="1180"/>
          <w:tab w:val="left" w:pos="1181"/>
        </w:tabs>
        <w:ind w:hanging="1081"/>
        <w:rPr>
          <w:sz w:val="28"/>
        </w:rPr>
      </w:pPr>
      <w:r>
        <w:rPr>
          <w:sz w:val="28"/>
        </w:rPr>
        <w:t xml:space="preserve">What is http </w:t>
      </w:r>
      <w:proofErr w:type="gramStart"/>
      <w:r>
        <w:rPr>
          <w:sz w:val="28"/>
        </w:rPr>
        <w:t>servlet?</w:t>
      </w:r>
      <w:r w:rsidR="00CF0667">
        <w:rPr>
          <w:sz w:val="28"/>
        </w:rPr>
        <w:t>Explain</w:t>
      </w:r>
      <w:proofErr w:type="gramEnd"/>
      <w:r w:rsidR="00CF0667">
        <w:rPr>
          <w:sz w:val="28"/>
        </w:rPr>
        <w:t xml:space="preserve"> HTTP</w:t>
      </w:r>
      <w:r w:rsidR="00CF0667">
        <w:rPr>
          <w:spacing w:val="-3"/>
          <w:sz w:val="28"/>
        </w:rPr>
        <w:t xml:space="preserve"> </w:t>
      </w:r>
      <w:r w:rsidR="00CF0667">
        <w:rPr>
          <w:sz w:val="28"/>
        </w:rPr>
        <w:t>methods ?</w:t>
      </w:r>
      <w:r w:rsidR="00CF0667">
        <w:rPr>
          <w:spacing w:val="-2"/>
          <w:sz w:val="28"/>
        </w:rPr>
        <w:t xml:space="preserve"> </w:t>
      </w:r>
      <w:proofErr w:type="gramStart"/>
      <w:r w:rsidR="00CF0667">
        <w:rPr>
          <w:sz w:val="28"/>
        </w:rPr>
        <w:t>(</w:t>
      </w:r>
      <w:r w:rsidR="00CF0667">
        <w:rPr>
          <w:spacing w:val="1"/>
          <w:sz w:val="28"/>
        </w:rPr>
        <w:t xml:space="preserve"> </w:t>
      </w:r>
      <w:r w:rsidR="00CF0667">
        <w:rPr>
          <w:sz w:val="28"/>
        </w:rPr>
        <w:t>get</w:t>
      </w:r>
      <w:proofErr w:type="gramEnd"/>
      <w:r w:rsidR="00CF0667">
        <w:rPr>
          <w:spacing w:val="-2"/>
          <w:sz w:val="28"/>
        </w:rPr>
        <w:t xml:space="preserve"> </w:t>
      </w:r>
      <w:r w:rsidR="00CF0667">
        <w:rPr>
          <w:sz w:val="28"/>
        </w:rPr>
        <w:t>,</w:t>
      </w:r>
      <w:r w:rsidR="00CF0667">
        <w:rPr>
          <w:spacing w:val="-2"/>
          <w:sz w:val="28"/>
        </w:rPr>
        <w:t xml:space="preserve"> </w:t>
      </w:r>
      <w:r w:rsidR="00CF0667">
        <w:rPr>
          <w:sz w:val="28"/>
        </w:rPr>
        <w:t>put</w:t>
      </w:r>
      <w:r w:rsidR="00CF0667">
        <w:rPr>
          <w:spacing w:val="-2"/>
          <w:sz w:val="28"/>
        </w:rPr>
        <w:t xml:space="preserve"> </w:t>
      </w:r>
      <w:r w:rsidR="00CF0667">
        <w:rPr>
          <w:sz w:val="28"/>
        </w:rPr>
        <w:t>,</w:t>
      </w:r>
      <w:r w:rsidR="00CF0667">
        <w:rPr>
          <w:spacing w:val="-2"/>
          <w:sz w:val="28"/>
        </w:rPr>
        <w:t xml:space="preserve"> </w:t>
      </w:r>
      <w:r w:rsidR="00CF0667">
        <w:rPr>
          <w:sz w:val="28"/>
        </w:rPr>
        <w:t>patch ,</w:t>
      </w:r>
      <w:r w:rsidR="00CF0667">
        <w:rPr>
          <w:spacing w:val="-3"/>
          <w:sz w:val="28"/>
        </w:rPr>
        <w:t xml:space="preserve"> </w:t>
      </w:r>
      <w:r w:rsidR="00CF0667">
        <w:rPr>
          <w:sz w:val="28"/>
        </w:rPr>
        <w:t>delete</w:t>
      </w:r>
      <w:r w:rsidR="00CF0667">
        <w:rPr>
          <w:spacing w:val="-3"/>
          <w:sz w:val="28"/>
        </w:rPr>
        <w:t xml:space="preserve"> </w:t>
      </w:r>
      <w:r w:rsidR="00CF0667">
        <w:rPr>
          <w:sz w:val="28"/>
        </w:rPr>
        <w:t>,</w:t>
      </w:r>
      <w:r w:rsidR="00CF0667">
        <w:rPr>
          <w:spacing w:val="-2"/>
          <w:sz w:val="28"/>
        </w:rPr>
        <w:t xml:space="preserve"> </w:t>
      </w:r>
      <w:r w:rsidR="00CF0667">
        <w:rPr>
          <w:sz w:val="28"/>
        </w:rPr>
        <w:t>post</w:t>
      </w:r>
      <w:r w:rsidR="00CF0667">
        <w:rPr>
          <w:spacing w:val="-2"/>
          <w:sz w:val="28"/>
        </w:rPr>
        <w:t xml:space="preserve"> </w:t>
      </w:r>
      <w:r w:rsidR="00CF0667">
        <w:rPr>
          <w:sz w:val="28"/>
        </w:rPr>
        <w:t>)</w:t>
      </w:r>
    </w:p>
    <w:p w14:paraId="3DC96196" w14:textId="5FD34298" w:rsidR="004406ED" w:rsidRDefault="004406ED" w:rsidP="004406ED">
      <w:pPr>
        <w:pStyle w:val="ListParagraph"/>
        <w:tabs>
          <w:tab w:val="left" w:pos="1180"/>
          <w:tab w:val="left" w:pos="1181"/>
        </w:tabs>
        <w:ind w:firstLine="0"/>
        <w:rPr>
          <w:rFonts w:ascii="Segoe UI" w:hAnsi="Segoe UI" w:cs="Segoe UI"/>
          <w:color w:val="333333"/>
          <w:shd w:val="clear" w:color="auto" w:fill="FFFFFF"/>
        </w:rPr>
      </w:pPr>
      <w:r>
        <w:rPr>
          <w:rFonts w:ascii="Segoe UI" w:hAnsi="Segoe UI" w:cs="Segoe UI"/>
          <w:color w:val="333333"/>
          <w:shd w:val="clear" w:color="auto" w:fill="FFFFFF"/>
        </w:rPr>
        <w:t>The Http</w:t>
      </w:r>
      <w:r w:rsidR="003F69C6">
        <w:rPr>
          <w:rFonts w:ascii="Segoe UI" w:hAnsi="Segoe UI" w:cs="Segoe UI"/>
          <w:color w:val="333333"/>
          <w:shd w:val="clear" w:color="auto" w:fill="FFFFFF"/>
        </w:rPr>
        <w:t xml:space="preserve"> </w:t>
      </w:r>
      <w:r>
        <w:rPr>
          <w:rFonts w:ascii="Segoe UI" w:hAnsi="Segoe UI" w:cs="Segoe UI"/>
          <w:color w:val="333333"/>
          <w:shd w:val="clear" w:color="auto" w:fill="FFFFFF"/>
        </w:rPr>
        <w:t>Servlet class extends the Generic</w:t>
      </w:r>
      <w:r w:rsidR="003F69C6">
        <w:rPr>
          <w:rFonts w:ascii="Segoe UI" w:hAnsi="Segoe UI" w:cs="Segoe UI"/>
          <w:color w:val="333333"/>
          <w:shd w:val="clear" w:color="auto" w:fill="FFFFFF"/>
        </w:rPr>
        <w:t xml:space="preserve"> </w:t>
      </w:r>
      <w:r>
        <w:rPr>
          <w:rFonts w:ascii="Segoe UI" w:hAnsi="Segoe UI" w:cs="Segoe UI"/>
          <w:color w:val="333333"/>
          <w:shd w:val="clear" w:color="auto" w:fill="FFFFFF"/>
        </w:rPr>
        <w:t>Servlet class and implements Serializable interface. It provides http specific methods such as do</w:t>
      </w:r>
      <w:r w:rsidR="003F69C6">
        <w:rPr>
          <w:rFonts w:ascii="Segoe UI" w:hAnsi="Segoe UI" w:cs="Segoe UI"/>
          <w:color w:val="333333"/>
          <w:shd w:val="clear" w:color="auto" w:fill="FFFFFF"/>
        </w:rPr>
        <w:t xml:space="preserve"> </w:t>
      </w:r>
      <w:r>
        <w:rPr>
          <w:rFonts w:ascii="Segoe UI" w:hAnsi="Segoe UI" w:cs="Segoe UI"/>
          <w:color w:val="333333"/>
          <w:shd w:val="clear" w:color="auto" w:fill="FFFFFF"/>
        </w:rPr>
        <w:t>Get, do</w:t>
      </w:r>
      <w:r w:rsidR="003F69C6">
        <w:rPr>
          <w:rFonts w:ascii="Segoe UI" w:hAnsi="Segoe UI" w:cs="Segoe UI"/>
          <w:color w:val="333333"/>
          <w:shd w:val="clear" w:color="auto" w:fill="FFFFFF"/>
        </w:rPr>
        <w:t xml:space="preserve"> </w:t>
      </w:r>
      <w:r>
        <w:rPr>
          <w:rFonts w:ascii="Segoe UI" w:hAnsi="Segoe UI" w:cs="Segoe UI"/>
          <w:color w:val="333333"/>
          <w:shd w:val="clear" w:color="auto" w:fill="FFFFFF"/>
        </w:rPr>
        <w:t>Post, do</w:t>
      </w:r>
      <w:r w:rsidR="003F69C6">
        <w:rPr>
          <w:rFonts w:ascii="Segoe UI" w:hAnsi="Segoe UI" w:cs="Segoe UI"/>
          <w:color w:val="333333"/>
          <w:shd w:val="clear" w:color="auto" w:fill="FFFFFF"/>
        </w:rPr>
        <w:t>Delete</w:t>
      </w:r>
      <w:r>
        <w:rPr>
          <w:rFonts w:ascii="Segoe UI" w:hAnsi="Segoe UI" w:cs="Segoe UI"/>
          <w:color w:val="333333"/>
          <w:shd w:val="clear" w:color="auto" w:fill="FFFFFF"/>
        </w:rPr>
        <w:t>, do</w:t>
      </w:r>
      <w:r w:rsidR="003F69C6">
        <w:rPr>
          <w:rFonts w:ascii="Segoe UI" w:hAnsi="Segoe UI" w:cs="Segoe UI"/>
          <w:color w:val="333333"/>
          <w:shd w:val="clear" w:color="auto" w:fill="FFFFFF"/>
        </w:rPr>
        <w:t>Put</w:t>
      </w:r>
      <w:r>
        <w:rPr>
          <w:rFonts w:ascii="Segoe UI" w:hAnsi="Segoe UI" w:cs="Segoe UI"/>
          <w:color w:val="333333"/>
          <w:shd w:val="clear" w:color="auto" w:fill="FFFFFF"/>
        </w:rPr>
        <w:t xml:space="preserve"> etc.</w:t>
      </w:r>
    </w:p>
    <w:p w14:paraId="7FE156B6" w14:textId="77777777" w:rsidR="004406ED" w:rsidRPr="004406ED" w:rsidRDefault="004406ED" w:rsidP="004406ED">
      <w:pPr>
        <w:widowControl/>
        <w:numPr>
          <w:ilvl w:val="0"/>
          <w:numId w:val="8"/>
        </w:numPr>
        <w:shd w:val="clear" w:color="auto" w:fill="FFFFFF"/>
        <w:autoSpaceDE/>
        <w:autoSpaceDN/>
        <w:spacing w:before="60" w:after="100" w:afterAutospacing="1" w:line="375" w:lineRule="atLeast"/>
        <w:jc w:val="both"/>
        <w:rPr>
          <w:rFonts w:ascii="Segoe UI" w:eastAsia="Times New Roman" w:hAnsi="Segoe UI" w:cs="Segoe UI"/>
          <w:color w:val="000000"/>
          <w:sz w:val="24"/>
          <w:szCs w:val="24"/>
          <w:lang w:val="en-IN" w:eastAsia="en-IN"/>
        </w:rPr>
      </w:pPr>
      <w:r w:rsidRPr="004406ED">
        <w:rPr>
          <w:rFonts w:ascii="Segoe UI" w:eastAsia="Times New Roman" w:hAnsi="Segoe UI" w:cs="Segoe UI"/>
          <w:b/>
          <w:bCs/>
          <w:color w:val="000000"/>
          <w:sz w:val="24"/>
          <w:szCs w:val="24"/>
          <w:lang w:val="en-IN" w:eastAsia="en-IN"/>
        </w:rPr>
        <w:lastRenderedPageBreak/>
        <w:t xml:space="preserve">protected void </w:t>
      </w:r>
      <w:proofErr w:type="gramStart"/>
      <w:r w:rsidRPr="004406ED">
        <w:rPr>
          <w:rFonts w:ascii="Segoe UI" w:eastAsia="Times New Roman" w:hAnsi="Segoe UI" w:cs="Segoe UI"/>
          <w:b/>
          <w:bCs/>
          <w:color w:val="000000"/>
          <w:sz w:val="24"/>
          <w:szCs w:val="24"/>
          <w:lang w:val="en-IN" w:eastAsia="en-IN"/>
        </w:rPr>
        <w:t>doGet(</w:t>
      </w:r>
      <w:proofErr w:type="gramEnd"/>
      <w:r w:rsidRPr="004406ED">
        <w:rPr>
          <w:rFonts w:ascii="Segoe UI" w:eastAsia="Times New Roman" w:hAnsi="Segoe UI" w:cs="Segoe UI"/>
          <w:b/>
          <w:bCs/>
          <w:color w:val="000000"/>
          <w:sz w:val="24"/>
          <w:szCs w:val="24"/>
          <w:lang w:val="en-IN" w:eastAsia="en-IN"/>
        </w:rPr>
        <w:t>HttpServletRequest req, HttpServletResponse res)</w:t>
      </w:r>
      <w:r w:rsidRPr="004406ED">
        <w:rPr>
          <w:rFonts w:ascii="Segoe UI" w:eastAsia="Times New Roman" w:hAnsi="Segoe UI" w:cs="Segoe UI"/>
          <w:color w:val="000000"/>
          <w:sz w:val="24"/>
          <w:szCs w:val="24"/>
          <w:lang w:val="en-IN" w:eastAsia="en-IN"/>
        </w:rPr>
        <w:t> handles the GET request. It is invoked by the web container.</w:t>
      </w:r>
    </w:p>
    <w:p w14:paraId="02C875A3" w14:textId="77777777" w:rsidR="004406ED" w:rsidRPr="004406ED" w:rsidRDefault="004406ED" w:rsidP="004406ED">
      <w:pPr>
        <w:widowControl/>
        <w:numPr>
          <w:ilvl w:val="0"/>
          <w:numId w:val="8"/>
        </w:numPr>
        <w:shd w:val="clear" w:color="auto" w:fill="FFFFFF"/>
        <w:autoSpaceDE/>
        <w:autoSpaceDN/>
        <w:spacing w:before="60" w:after="100" w:afterAutospacing="1" w:line="375" w:lineRule="atLeast"/>
        <w:jc w:val="both"/>
        <w:rPr>
          <w:rFonts w:ascii="Segoe UI" w:eastAsia="Times New Roman" w:hAnsi="Segoe UI" w:cs="Segoe UI"/>
          <w:color w:val="000000"/>
          <w:sz w:val="24"/>
          <w:szCs w:val="24"/>
          <w:lang w:val="en-IN" w:eastAsia="en-IN"/>
        </w:rPr>
      </w:pPr>
      <w:r w:rsidRPr="004406ED">
        <w:rPr>
          <w:rFonts w:ascii="Segoe UI" w:eastAsia="Times New Roman" w:hAnsi="Segoe UI" w:cs="Segoe UI"/>
          <w:b/>
          <w:bCs/>
          <w:color w:val="000000"/>
          <w:sz w:val="24"/>
          <w:szCs w:val="24"/>
          <w:lang w:val="en-IN" w:eastAsia="en-IN"/>
        </w:rPr>
        <w:t xml:space="preserve">protected void </w:t>
      </w:r>
      <w:proofErr w:type="gramStart"/>
      <w:r w:rsidRPr="004406ED">
        <w:rPr>
          <w:rFonts w:ascii="Segoe UI" w:eastAsia="Times New Roman" w:hAnsi="Segoe UI" w:cs="Segoe UI"/>
          <w:b/>
          <w:bCs/>
          <w:color w:val="000000"/>
          <w:sz w:val="24"/>
          <w:szCs w:val="24"/>
          <w:lang w:val="en-IN" w:eastAsia="en-IN"/>
        </w:rPr>
        <w:t>doPost(</w:t>
      </w:r>
      <w:proofErr w:type="gramEnd"/>
      <w:r w:rsidRPr="004406ED">
        <w:rPr>
          <w:rFonts w:ascii="Segoe UI" w:eastAsia="Times New Roman" w:hAnsi="Segoe UI" w:cs="Segoe UI"/>
          <w:b/>
          <w:bCs/>
          <w:color w:val="000000"/>
          <w:sz w:val="24"/>
          <w:szCs w:val="24"/>
          <w:lang w:val="en-IN" w:eastAsia="en-IN"/>
        </w:rPr>
        <w:t>HttpServletRequest req, HttpServletResponse res)</w:t>
      </w:r>
      <w:r w:rsidRPr="004406ED">
        <w:rPr>
          <w:rFonts w:ascii="Segoe UI" w:eastAsia="Times New Roman" w:hAnsi="Segoe UI" w:cs="Segoe UI"/>
          <w:color w:val="000000"/>
          <w:sz w:val="24"/>
          <w:szCs w:val="24"/>
          <w:lang w:val="en-IN" w:eastAsia="en-IN"/>
        </w:rPr>
        <w:t> handles the POST request. It is invoked by the web container.</w:t>
      </w:r>
    </w:p>
    <w:p w14:paraId="31825C92" w14:textId="77777777" w:rsidR="004406ED" w:rsidRPr="004406ED" w:rsidRDefault="004406ED" w:rsidP="004406ED">
      <w:pPr>
        <w:widowControl/>
        <w:numPr>
          <w:ilvl w:val="0"/>
          <w:numId w:val="8"/>
        </w:numPr>
        <w:shd w:val="clear" w:color="auto" w:fill="FFFFFF"/>
        <w:autoSpaceDE/>
        <w:autoSpaceDN/>
        <w:spacing w:before="60" w:after="100" w:afterAutospacing="1" w:line="375" w:lineRule="atLeast"/>
        <w:jc w:val="both"/>
        <w:rPr>
          <w:rFonts w:ascii="Segoe UI" w:eastAsia="Times New Roman" w:hAnsi="Segoe UI" w:cs="Segoe UI"/>
          <w:color w:val="000000"/>
          <w:sz w:val="24"/>
          <w:szCs w:val="24"/>
          <w:lang w:val="en-IN" w:eastAsia="en-IN"/>
        </w:rPr>
      </w:pPr>
      <w:r w:rsidRPr="004406ED">
        <w:rPr>
          <w:rFonts w:ascii="Segoe UI" w:eastAsia="Times New Roman" w:hAnsi="Segoe UI" w:cs="Segoe UI"/>
          <w:b/>
          <w:bCs/>
          <w:color w:val="000000"/>
          <w:sz w:val="24"/>
          <w:szCs w:val="24"/>
          <w:lang w:val="en-IN" w:eastAsia="en-IN"/>
        </w:rPr>
        <w:t xml:space="preserve">protected void </w:t>
      </w:r>
      <w:proofErr w:type="gramStart"/>
      <w:r w:rsidRPr="004406ED">
        <w:rPr>
          <w:rFonts w:ascii="Segoe UI" w:eastAsia="Times New Roman" w:hAnsi="Segoe UI" w:cs="Segoe UI"/>
          <w:b/>
          <w:bCs/>
          <w:color w:val="000000"/>
          <w:sz w:val="24"/>
          <w:szCs w:val="24"/>
          <w:lang w:val="en-IN" w:eastAsia="en-IN"/>
        </w:rPr>
        <w:t>doPut(</w:t>
      </w:r>
      <w:proofErr w:type="gramEnd"/>
      <w:r w:rsidRPr="004406ED">
        <w:rPr>
          <w:rFonts w:ascii="Segoe UI" w:eastAsia="Times New Roman" w:hAnsi="Segoe UI" w:cs="Segoe UI"/>
          <w:b/>
          <w:bCs/>
          <w:color w:val="000000"/>
          <w:sz w:val="24"/>
          <w:szCs w:val="24"/>
          <w:lang w:val="en-IN" w:eastAsia="en-IN"/>
        </w:rPr>
        <w:t>HttpServletRequest req, HttpServletResponse res)</w:t>
      </w:r>
      <w:r w:rsidRPr="004406ED">
        <w:rPr>
          <w:rFonts w:ascii="Segoe UI" w:eastAsia="Times New Roman" w:hAnsi="Segoe UI" w:cs="Segoe UI"/>
          <w:color w:val="000000"/>
          <w:sz w:val="24"/>
          <w:szCs w:val="24"/>
          <w:lang w:val="en-IN" w:eastAsia="en-IN"/>
        </w:rPr>
        <w:t> handles the PUT request. It is invoked by the web container.</w:t>
      </w:r>
    </w:p>
    <w:p w14:paraId="0385940E" w14:textId="77777777" w:rsidR="004406ED" w:rsidRPr="004406ED" w:rsidRDefault="004406ED" w:rsidP="004406ED">
      <w:pPr>
        <w:widowControl/>
        <w:numPr>
          <w:ilvl w:val="0"/>
          <w:numId w:val="8"/>
        </w:numPr>
        <w:shd w:val="clear" w:color="auto" w:fill="FFFFFF"/>
        <w:autoSpaceDE/>
        <w:autoSpaceDN/>
        <w:spacing w:before="60" w:after="100" w:afterAutospacing="1" w:line="375" w:lineRule="atLeast"/>
        <w:jc w:val="both"/>
        <w:rPr>
          <w:rFonts w:ascii="Segoe UI" w:eastAsia="Times New Roman" w:hAnsi="Segoe UI" w:cs="Segoe UI"/>
          <w:color w:val="000000"/>
          <w:sz w:val="24"/>
          <w:szCs w:val="24"/>
          <w:lang w:val="en-IN" w:eastAsia="en-IN"/>
        </w:rPr>
      </w:pPr>
      <w:r w:rsidRPr="004406ED">
        <w:rPr>
          <w:rFonts w:ascii="Segoe UI" w:eastAsia="Times New Roman" w:hAnsi="Segoe UI" w:cs="Segoe UI"/>
          <w:b/>
          <w:bCs/>
          <w:color w:val="000000"/>
          <w:sz w:val="24"/>
          <w:szCs w:val="24"/>
          <w:lang w:val="en-IN" w:eastAsia="en-IN"/>
        </w:rPr>
        <w:t xml:space="preserve">protected void </w:t>
      </w:r>
      <w:proofErr w:type="gramStart"/>
      <w:r w:rsidRPr="004406ED">
        <w:rPr>
          <w:rFonts w:ascii="Segoe UI" w:eastAsia="Times New Roman" w:hAnsi="Segoe UI" w:cs="Segoe UI"/>
          <w:b/>
          <w:bCs/>
          <w:color w:val="000000"/>
          <w:sz w:val="24"/>
          <w:szCs w:val="24"/>
          <w:lang w:val="en-IN" w:eastAsia="en-IN"/>
        </w:rPr>
        <w:t>doDelete(</w:t>
      </w:r>
      <w:proofErr w:type="gramEnd"/>
      <w:r w:rsidRPr="004406ED">
        <w:rPr>
          <w:rFonts w:ascii="Segoe UI" w:eastAsia="Times New Roman" w:hAnsi="Segoe UI" w:cs="Segoe UI"/>
          <w:b/>
          <w:bCs/>
          <w:color w:val="000000"/>
          <w:sz w:val="24"/>
          <w:szCs w:val="24"/>
          <w:lang w:val="en-IN" w:eastAsia="en-IN"/>
        </w:rPr>
        <w:t>HttpServletRequest req, HttpServletResponse res)</w:t>
      </w:r>
      <w:r w:rsidRPr="004406ED">
        <w:rPr>
          <w:rFonts w:ascii="Segoe UI" w:eastAsia="Times New Roman" w:hAnsi="Segoe UI" w:cs="Segoe UI"/>
          <w:color w:val="000000"/>
          <w:sz w:val="24"/>
          <w:szCs w:val="24"/>
          <w:lang w:val="en-IN" w:eastAsia="en-IN"/>
        </w:rPr>
        <w:t> handles the DELETE request. It is invoked by the web container.</w:t>
      </w:r>
    </w:p>
    <w:p w14:paraId="31631798" w14:textId="77777777" w:rsidR="004406ED" w:rsidRDefault="004406ED" w:rsidP="004406ED">
      <w:pPr>
        <w:pStyle w:val="ListParagraph"/>
        <w:tabs>
          <w:tab w:val="left" w:pos="1180"/>
          <w:tab w:val="left" w:pos="1181"/>
        </w:tabs>
        <w:ind w:firstLine="0"/>
        <w:rPr>
          <w:sz w:val="28"/>
        </w:rPr>
      </w:pPr>
    </w:p>
    <w:p w14:paraId="2E4CB7E1" w14:textId="3A992527" w:rsidR="00594048" w:rsidRDefault="00CF0667">
      <w:pPr>
        <w:pStyle w:val="ListParagraph"/>
        <w:numPr>
          <w:ilvl w:val="0"/>
          <w:numId w:val="1"/>
        </w:numPr>
        <w:tabs>
          <w:tab w:val="left" w:pos="1180"/>
          <w:tab w:val="left" w:pos="1181"/>
        </w:tabs>
        <w:ind w:hanging="1081"/>
        <w:rPr>
          <w:sz w:val="28"/>
        </w:rPr>
      </w:pPr>
      <w:r>
        <w:rPr>
          <w:sz w:val="28"/>
        </w:rPr>
        <w:t>What</w:t>
      </w:r>
      <w:r>
        <w:rPr>
          <w:spacing w:val="-3"/>
          <w:sz w:val="28"/>
        </w:rPr>
        <w:t xml:space="preserve"> </w:t>
      </w:r>
      <w:r>
        <w:rPr>
          <w:sz w:val="28"/>
        </w:rPr>
        <w:t>are</w:t>
      </w:r>
      <w:r>
        <w:rPr>
          <w:spacing w:val="-3"/>
          <w:sz w:val="28"/>
        </w:rPr>
        <w:t xml:space="preserve"> </w:t>
      </w:r>
      <w:r>
        <w:rPr>
          <w:sz w:val="28"/>
        </w:rPr>
        <w:t>hibernate</w:t>
      </w:r>
      <w:r>
        <w:rPr>
          <w:spacing w:val="-4"/>
          <w:sz w:val="28"/>
        </w:rPr>
        <w:t xml:space="preserve"> </w:t>
      </w:r>
      <w:proofErr w:type="gramStart"/>
      <w:r>
        <w:rPr>
          <w:sz w:val="28"/>
        </w:rPr>
        <w:t>annotations</w:t>
      </w:r>
      <w:r>
        <w:rPr>
          <w:spacing w:val="-2"/>
          <w:sz w:val="28"/>
        </w:rPr>
        <w:t xml:space="preserve"> </w:t>
      </w:r>
      <w:r>
        <w:rPr>
          <w:sz w:val="28"/>
        </w:rPr>
        <w:t>.</w:t>
      </w:r>
      <w:proofErr w:type="gramEnd"/>
      <w:r>
        <w:rPr>
          <w:spacing w:val="-1"/>
          <w:sz w:val="28"/>
        </w:rPr>
        <w:t xml:space="preserve"> </w:t>
      </w:r>
      <w:r>
        <w:rPr>
          <w:sz w:val="28"/>
        </w:rPr>
        <w:t>Explain</w:t>
      </w:r>
      <w:r>
        <w:rPr>
          <w:spacing w:val="-1"/>
          <w:sz w:val="28"/>
        </w:rPr>
        <w:t xml:space="preserve"> </w:t>
      </w:r>
      <w:proofErr w:type="gramStart"/>
      <w:r>
        <w:rPr>
          <w:sz w:val="28"/>
        </w:rPr>
        <w:t>each</w:t>
      </w:r>
      <w:r>
        <w:rPr>
          <w:spacing w:val="-1"/>
          <w:sz w:val="28"/>
        </w:rPr>
        <w:t xml:space="preserve"> </w:t>
      </w:r>
      <w:r>
        <w:rPr>
          <w:sz w:val="28"/>
        </w:rPr>
        <w:t>?</w:t>
      </w:r>
      <w:proofErr w:type="gramEnd"/>
      <w:r w:rsidR="00B63033">
        <w:rPr>
          <w:sz w:val="28"/>
        </w:rPr>
        <w:t xml:space="preserve"> </w:t>
      </w:r>
    </w:p>
    <w:p w14:paraId="628F42FA" w14:textId="612A0035" w:rsidR="00B63033" w:rsidRDefault="00B63033" w:rsidP="00B63033">
      <w:pPr>
        <w:pStyle w:val="ListParagraph"/>
        <w:tabs>
          <w:tab w:val="left" w:pos="1180"/>
          <w:tab w:val="left" w:pos="1181"/>
        </w:tabs>
        <w:ind w:firstLine="0"/>
        <w:rPr>
          <w:sz w:val="28"/>
        </w:rPr>
      </w:pPr>
      <w:r>
        <w:rPr>
          <w:sz w:val="28"/>
        </w:rPr>
        <w:t>@</w:t>
      </w:r>
      <w:proofErr w:type="gramStart"/>
      <w:r>
        <w:rPr>
          <w:sz w:val="28"/>
        </w:rPr>
        <w:t>entity,@</w:t>
      </w:r>
      <w:proofErr w:type="gramEnd"/>
      <w:r>
        <w:rPr>
          <w:sz w:val="28"/>
        </w:rPr>
        <w:t>table,@column,@id,@generatedValue</w:t>
      </w:r>
    </w:p>
    <w:p w14:paraId="5036EBFC" w14:textId="0C3E2ED7" w:rsidR="00594048" w:rsidRDefault="00CF0667">
      <w:pPr>
        <w:pStyle w:val="ListParagraph"/>
        <w:numPr>
          <w:ilvl w:val="0"/>
          <w:numId w:val="1"/>
        </w:numPr>
        <w:tabs>
          <w:tab w:val="left" w:pos="1180"/>
          <w:tab w:val="left" w:pos="1181"/>
        </w:tabs>
        <w:spacing w:before="26"/>
        <w:ind w:hanging="1081"/>
        <w:rPr>
          <w:sz w:val="28"/>
        </w:rPr>
      </w:pPr>
      <w:r>
        <w:rPr>
          <w:sz w:val="28"/>
        </w:rPr>
        <w:t>Difference</w:t>
      </w:r>
      <w:r>
        <w:rPr>
          <w:spacing w:val="-4"/>
          <w:sz w:val="28"/>
        </w:rPr>
        <w:t xml:space="preserve"> </w:t>
      </w:r>
      <w:r>
        <w:rPr>
          <w:sz w:val="28"/>
        </w:rPr>
        <w:t>between</w:t>
      </w:r>
      <w:r>
        <w:rPr>
          <w:spacing w:val="-4"/>
          <w:sz w:val="28"/>
        </w:rPr>
        <w:t xml:space="preserve"> </w:t>
      </w:r>
      <w:r>
        <w:rPr>
          <w:sz w:val="28"/>
        </w:rPr>
        <w:t>hibernate</w:t>
      </w:r>
      <w:r>
        <w:rPr>
          <w:spacing w:val="-4"/>
          <w:sz w:val="28"/>
        </w:rPr>
        <w:t xml:space="preserve"> </w:t>
      </w:r>
      <w:r>
        <w:rPr>
          <w:sz w:val="28"/>
        </w:rPr>
        <w:t>with</w:t>
      </w:r>
      <w:r>
        <w:rPr>
          <w:spacing w:val="-1"/>
          <w:sz w:val="28"/>
        </w:rPr>
        <w:t xml:space="preserve"> </w:t>
      </w:r>
      <w:r>
        <w:rPr>
          <w:sz w:val="28"/>
        </w:rPr>
        <w:t>annotations</w:t>
      </w:r>
      <w:r>
        <w:rPr>
          <w:spacing w:val="-2"/>
          <w:sz w:val="28"/>
        </w:rPr>
        <w:t xml:space="preserve"> </w:t>
      </w:r>
      <w:r>
        <w:rPr>
          <w:sz w:val="28"/>
        </w:rPr>
        <w:t>and</w:t>
      </w:r>
      <w:r>
        <w:rPr>
          <w:spacing w:val="60"/>
          <w:sz w:val="28"/>
        </w:rPr>
        <w:t xml:space="preserve"> </w:t>
      </w:r>
      <w:r>
        <w:rPr>
          <w:sz w:val="28"/>
        </w:rPr>
        <w:t>hbm.xml</w:t>
      </w:r>
      <w:r>
        <w:rPr>
          <w:spacing w:val="-4"/>
          <w:sz w:val="28"/>
        </w:rPr>
        <w:t xml:space="preserve"> </w:t>
      </w:r>
      <w:proofErr w:type="gramStart"/>
      <w:r>
        <w:rPr>
          <w:sz w:val="28"/>
        </w:rPr>
        <w:t>files</w:t>
      </w:r>
      <w:r>
        <w:rPr>
          <w:spacing w:val="-2"/>
          <w:sz w:val="28"/>
        </w:rPr>
        <w:t xml:space="preserve"> </w:t>
      </w:r>
      <w:r>
        <w:rPr>
          <w:sz w:val="28"/>
        </w:rPr>
        <w:t>?</w:t>
      </w:r>
      <w:proofErr w:type="gramEnd"/>
      <w:r w:rsidR="009858CE">
        <w:rPr>
          <w:sz w:val="28"/>
        </w:rPr>
        <w:t xml:space="preserve"> refer notes</w:t>
      </w:r>
    </w:p>
    <w:p w14:paraId="6607F3B1" w14:textId="77777777" w:rsidR="00594048" w:rsidRDefault="00CF0667">
      <w:pPr>
        <w:pStyle w:val="ListParagraph"/>
        <w:numPr>
          <w:ilvl w:val="0"/>
          <w:numId w:val="1"/>
        </w:numPr>
        <w:tabs>
          <w:tab w:val="left" w:pos="1180"/>
          <w:tab w:val="left" w:pos="1181"/>
        </w:tabs>
        <w:ind w:hanging="1081"/>
        <w:rPr>
          <w:sz w:val="28"/>
        </w:rPr>
      </w:pPr>
      <w:r>
        <w:rPr>
          <w:sz w:val="28"/>
        </w:rPr>
        <w:t>Explain</w:t>
      </w:r>
      <w:r>
        <w:rPr>
          <w:spacing w:val="-2"/>
          <w:sz w:val="28"/>
        </w:rPr>
        <w:t xml:space="preserve"> </w:t>
      </w:r>
      <w:r>
        <w:rPr>
          <w:sz w:val="28"/>
        </w:rPr>
        <w:t>about</w:t>
      </w:r>
      <w:r>
        <w:rPr>
          <w:spacing w:val="-1"/>
          <w:sz w:val="28"/>
        </w:rPr>
        <w:t xml:space="preserve"> </w:t>
      </w:r>
      <w:r>
        <w:rPr>
          <w:b/>
          <w:color w:val="001F5F"/>
          <w:sz w:val="28"/>
        </w:rPr>
        <w:t>Agile</w:t>
      </w:r>
      <w:r>
        <w:rPr>
          <w:b/>
          <w:color w:val="001F5F"/>
          <w:spacing w:val="-2"/>
          <w:sz w:val="28"/>
        </w:rPr>
        <w:t xml:space="preserve"> </w:t>
      </w:r>
      <w:proofErr w:type="gramStart"/>
      <w:r>
        <w:rPr>
          <w:sz w:val="28"/>
        </w:rPr>
        <w:t>completely</w:t>
      </w:r>
      <w:r>
        <w:rPr>
          <w:spacing w:val="-2"/>
          <w:sz w:val="28"/>
        </w:rPr>
        <w:t xml:space="preserve"> </w:t>
      </w:r>
      <w:r>
        <w:rPr>
          <w:sz w:val="28"/>
        </w:rPr>
        <w:t>?</w:t>
      </w:r>
      <w:proofErr w:type="gramEnd"/>
    </w:p>
    <w:p w14:paraId="5A1CC2A3" w14:textId="77777777" w:rsidR="00594048" w:rsidRPr="009858CE" w:rsidRDefault="00CF0667">
      <w:pPr>
        <w:pStyle w:val="ListParagraph"/>
        <w:numPr>
          <w:ilvl w:val="0"/>
          <w:numId w:val="1"/>
        </w:numPr>
        <w:tabs>
          <w:tab w:val="left" w:pos="1180"/>
          <w:tab w:val="left" w:pos="1181"/>
        </w:tabs>
        <w:ind w:hanging="1081"/>
        <w:rPr>
          <w:color w:val="FF0000"/>
          <w:sz w:val="28"/>
        </w:rPr>
      </w:pPr>
      <w:r w:rsidRPr="009858CE">
        <w:rPr>
          <w:color w:val="FF0000"/>
          <w:sz w:val="28"/>
        </w:rPr>
        <w:t>What</w:t>
      </w:r>
      <w:r w:rsidRPr="009858CE">
        <w:rPr>
          <w:color w:val="FF0000"/>
          <w:spacing w:val="-2"/>
          <w:sz w:val="28"/>
        </w:rPr>
        <w:t xml:space="preserve"> </w:t>
      </w:r>
      <w:r w:rsidRPr="009858CE">
        <w:rPr>
          <w:color w:val="FF0000"/>
          <w:sz w:val="28"/>
        </w:rPr>
        <w:t>is dispatcher</w:t>
      </w:r>
      <w:r w:rsidRPr="009858CE">
        <w:rPr>
          <w:color w:val="FF0000"/>
          <w:spacing w:val="-1"/>
          <w:sz w:val="28"/>
        </w:rPr>
        <w:t xml:space="preserve"> </w:t>
      </w:r>
      <w:proofErr w:type="gramStart"/>
      <w:r w:rsidRPr="009858CE">
        <w:rPr>
          <w:color w:val="FF0000"/>
          <w:sz w:val="28"/>
        </w:rPr>
        <w:t>servlet</w:t>
      </w:r>
      <w:r w:rsidRPr="009858CE">
        <w:rPr>
          <w:color w:val="FF0000"/>
          <w:spacing w:val="-2"/>
          <w:sz w:val="28"/>
        </w:rPr>
        <w:t xml:space="preserve"> </w:t>
      </w:r>
      <w:r w:rsidRPr="009858CE">
        <w:rPr>
          <w:color w:val="FF0000"/>
          <w:sz w:val="28"/>
        </w:rPr>
        <w:t>,</w:t>
      </w:r>
      <w:proofErr w:type="gramEnd"/>
      <w:r w:rsidRPr="009858CE">
        <w:rPr>
          <w:color w:val="FF0000"/>
          <w:spacing w:val="-2"/>
          <w:sz w:val="28"/>
        </w:rPr>
        <w:t xml:space="preserve"> </w:t>
      </w:r>
      <w:r w:rsidRPr="009858CE">
        <w:rPr>
          <w:color w:val="FF0000"/>
          <w:sz w:val="28"/>
        </w:rPr>
        <w:t>how it</w:t>
      </w:r>
      <w:r w:rsidRPr="009858CE">
        <w:rPr>
          <w:color w:val="FF0000"/>
          <w:spacing w:val="-2"/>
          <w:sz w:val="28"/>
        </w:rPr>
        <w:t xml:space="preserve"> </w:t>
      </w:r>
      <w:r w:rsidRPr="009858CE">
        <w:rPr>
          <w:color w:val="FF0000"/>
          <w:sz w:val="28"/>
        </w:rPr>
        <w:t>works</w:t>
      </w:r>
      <w:r w:rsidRPr="009858CE">
        <w:rPr>
          <w:color w:val="FF0000"/>
          <w:spacing w:val="1"/>
          <w:sz w:val="28"/>
        </w:rPr>
        <w:t xml:space="preserve"> </w:t>
      </w:r>
      <w:r w:rsidRPr="009858CE">
        <w:rPr>
          <w:color w:val="FF0000"/>
          <w:sz w:val="28"/>
        </w:rPr>
        <w:t>?</w:t>
      </w:r>
    </w:p>
    <w:p w14:paraId="1C63D24A" w14:textId="77777777" w:rsidR="00594048" w:rsidRPr="009858CE" w:rsidRDefault="00CF0667">
      <w:pPr>
        <w:pStyle w:val="ListParagraph"/>
        <w:numPr>
          <w:ilvl w:val="0"/>
          <w:numId w:val="1"/>
        </w:numPr>
        <w:tabs>
          <w:tab w:val="left" w:pos="1180"/>
          <w:tab w:val="left" w:pos="1181"/>
        </w:tabs>
        <w:spacing w:before="25"/>
        <w:ind w:hanging="1081"/>
        <w:rPr>
          <w:color w:val="FF0000"/>
          <w:sz w:val="28"/>
        </w:rPr>
      </w:pPr>
      <w:r w:rsidRPr="009858CE">
        <w:rPr>
          <w:color w:val="FF0000"/>
          <w:sz w:val="28"/>
        </w:rPr>
        <w:t>How</w:t>
      </w:r>
      <w:r w:rsidRPr="009858CE">
        <w:rPr>
          <w:color w:val="FF0000"/>
          <w:spacing w:val="-4"/>
          <w:sz w:val="28"/>
        </w:rPr>
        <w:t xml:space="preserve"> </w:t>
      </w:r>
      <w:r w:rsidRPr="009858CE">
        <w:rPr>
          <w:color w:val="FF0000"/>
          <w:sz w:val="28"/>
        </w:rPr>
        <w:t>will generate</w:t>
      </w:r>
      <w:r w:rsidRPr="009858CE">
        <w:rPr>
          <w:color w:val="FF0000"/>
          <w:spacing w:val="-3"/>
          <w:sz w:val="28"/>
        </w:rPr>
        <w:t xml:space="preserve"> </w:t>
      </w:r>
      <w:r w:rsidRPr="009858CE">
        <w:rPr>
          <w:color w:val="FF0000"/>
          <w:sz w:val="28"/>
        </w:rPr>
        <w:t>pdf in all the</w:t>
      </w:r>
      <w:r w:rsidRPr="009858CE">
        <w:rPr>
          <w:color w:val="FF0000"/>
          <w:spacing w:val="-2"/>
          <w:sz w:val="28"/>
        </w:rPr>
        <w:t xml:space="preserve"> </w:t>
      </w:r>
      <w:proofErr w:type="gramStart"/>
      <w:r w:rsidRPr="009858CE">
        <w:rPr>
          <w:color w:val="FF0000"/>
          <w:sz w:val="28"/>
        </w:rPr>
        <w:t>view ?</w:t>
      </w:r>
      <w:proofErr w:type="gramEnd"/>
    </w:p>
    <w:p w14:paraId="3C872A03" w14:textId="77777777" w:rsidR="00594048" w:rsidRPr="009858CE" w:rsidRDefault="00CF0667">
      <w:pPr>
        <w:pStyle w:val="ListParagraph"/>
        <w:numPr>
          <w:ilvl w:val="0"/>
          <w:numId w:val="1"/>
        </w:numPr>
        <w:tabs>
          <w:tab w:val="left" w:pos="1180"/>
          <w:tab w:val="left" w:pos="1181"/>
        </w:tabs>
        <w:ind w:hanging="1081"/>
        <w:rPr>
          <w:color w:val="FF0000"/>
          <w:sz w:val="28"/>
        </w:rPr>
      </w:pPr>
      <w:r w:rsidRPr="009858CE">
        <w:rPr>
          <w:color w:val="FF0000"/>
          <w:sz w:val="28"/>
        </w:rPr>
        <w:t>View</w:t>
      </w:r>
      <w:r w:rsidRPr="009858CE">
        <w:rPr>
          <w:color w:val="FF0000"/>
          <w:spacing w:val="-1"/>
          <w:sz w:val="28"/>
        </w:rPr>
        <w:t xml:space="preserve"> </w:t>
      </w:r>
      <w:proofErr w:type="gramStart"/>
      <w:r w:rsidRPr="009858CE">
        <w:rPr>
          <w:color w:val="FF0000"/>
          <w:sz w:val="28"/>
        </w:rPr>
        <w:t>resolver</w:t>
      </w:r>
      <w:r w:rsidRPr="009858CE">
        <w:rPr>
          <w:color w:val="FF0000"/>
          <w:spacing w:val="-2"/>
          <w:sz w:val="28"/>
        </w:rPr>
        <w:t xml:space="preserve"> </w:t>
      </w:r>
      <w:r w:rsidRPr="009858CE">
        <w:rPr>
          <w:color w:val="FF0000"/>
          <w:sz w:val="28"/>
        </w:rPr>
        <w:t>,</w:t>
      </w:r>
      <w:proofErr w:type="gramEnd"/>
      <w:r w:rsidRPr="009858CE">
        <w:rPr>
          <w:color w:val="FF0000"/>
          <w:spacing w:val="-2"/>
          <w:sz w:val="28"/>
        </w:rPr>
        <w:t xml:space="preserve"> </w:t>
      </w:r>
      <w:r w:rsidRPr="009858CE">
        <w:rPr>
          <w:color w:val="FF0000"/>
          <w:sz w:val="28"/>
        </w:rPr>
        <w:t>Jack</w:t>
      </w:r>
      <w:r w:rsidRPr="009858CE">
        <w:rPr>
          <w:color w:val="FF0000"/>
          <w:spacing w:val="-3"/>
          <w:sz w:val="28"/>
        </w:rPr>
        <w:t xml:space="preserve"> </w:t>
      </w:r>
      <w:r w:rsidRPr="009858CE">
        <w:rPr>
          <w:color w:val="FF0000"/>
          <w:sz w:val="28"/>
        </w:rPr>
        <w:t>Son</w:t>
      </w:r>
    </w:p>
    <w:p w14:paraId="286399B8" w14:textId="2A33F22F" w:rsidR="00594048" w:rsidRPr="009858CE" w:rsidRDefault="00CF0667">
      <w:pPr>
        <w:pStyle w:val="ListParagraph"/>
        <w:numPr>
          <w:ilvl w:val="0"/>
          <w:numId w:val="1"/>
        </w:numPr>
        <w:tabs>
          <w:tab w:val="left" w:pos="1180"/>
          <w:tab w:val="left" w:pos="1181"/>
        </w:tabs>
        <w:ind w:hanging="1081"/>
        <w:rPr>
          <w:b/>
          <w:bCs/>
          <w:sz w:val="28"/>
        </w:rPr>
      </w:pPr>
      <w:r>
        <w:rPr>
          <w:sz w:val="28"/>
        </w:rPr>
        <w:t>How</w:t>
      </w:r>
      <w:r>
        <w:rPr>
          <w:spacing w:val="-4"/>
          <w:sz w:val="28"/>
        </w:rPr>
        <w:t xml:space="preserve"> </w:t>
      </w:r>
      <w:r>
        <w:rPr>
          <w:sz w:val="28"/>
        </w:rPr>
        <w:t>will you redirect</w:t>
      </w:r>
      <w:r>
        <w:rPr>
          <w:spacing w:val="-5"/>
          <w:sz w:val="28"/>
        </w:rPr>
        <w:t xml:space="preserve"> </w:t>
      </w:r>
      <w:r>
        <w:rPr>
          <w:sz w:val="28"/>
        </w:rPr>
        <w:t xml:space="preserve">to </w:t>
      </w:r>
      <w:proofErr w:type="gramStart"/>
      <w:r>
        <w:rPr>
          <w:sz w:val="28"/>
        </w:rPr>
        <w:t>view ?</w:t>
      </w:r>
      <w:r w:rsidR="003941C3" w:rsidRPr="009858CE">
        <w:rPr>
          <w:b/>
          <w:bCs/>
          <w:sz w:val="28"/>
        </w:rPr>
        <w:t>by</w:t>
      </w:r>
      <w:proofErr w:type="gramEnd"/>
      <w:r w:rsidR="003941C3" w:rsidRPr="009858CE">
        <w:rPr>
          <w:b/>
          <w:bCs/>
          <w:sz w:val="28"/>
        </w:rPr>
        <w:t xml:space="preserve"> @</w:t>
      </w:r>
      <w:r w:rsidR="00931BD0" w:rsidRPr="009858CE">
        <w:rPr>
          <w:b/>
          <w:bCs/>
          <w:sz w:val="28"/>
        </w:rPr>
        <w:t>requestMapping and by using jsp directive ta</w:t>
      </w:r>
      <w:r w:rsidR="009858CE" w:rsidRPr="009858CE">
        <w:rPr>
          <w:b/>
          <w:bCs/>
          <w:sz w:val="28"/>
        </w:rPr>
        <w:t>g</w:t>
      </w:r>
    </w:p>
    <w:p w14:paraId="100CFF83" w14:textId="77777777" w:rsidR="00594048" w:rsidRDefault="00CF0667">
      <w:pPr>
        <w:pStyle w:val="ListParagraph"/>
        <w:numPr>
          <w:ilvl w:val="0"/>
          <w:numId w:val="1"/>
        </w:numPr>
        <w:tabs>
          <w:tab w:val="left" w:pos="1180"/>
          <w:tab w:val="left" w:pos="1181"/>
        </w:tabs>
        <w:spacing w:before="25"/>
        <w:ind w:hanging="1081"/>
        <w:rPr>
          <w:sz w:val="28"/>
        </w:rPr>
      </w:pPr>
      <w:r>
        <w:rPr>
          <w:sz w:val="28"/>
        </w:rPr>
        <w:t>What</w:t>
      </w:r>
      <w:r>
        <w:rPr>
          <w:spacing w:val="-3"/>
          <w:sz w:val="28"/>
        </w:rPr>
        <w:t xml:space="preserve"> </w:t>
      </w:r>
      <w:r>
        <w:rPr>
          <w:sz w:val="28"/>
        </w:rPr>
        <w:t>are</w:t>
      </w:r>
      <w:r>
        <w:rPr>
          <w:spacing w:val="-2"/>
          <w:sz w:val="28"/>
        </w:rPr>
        <w:t xml:space="preserve"> </w:t>
      </w:r>
      <w:r>
        <w:rPr>
          <w:sz w:val="28"/>
        </w:rPr>
        <w:t>object</w:t>
      </w:r>
      <w:r>
        <w:rPr>
          <w:spacing w:val="-1"/>
          <w:sz w:val="28"/>
        </w:rPr>
        <w:t xml:space="preserve"> </w:t>
      </w:r>
      <w:r>
        <w:rPr>
          <w:sz w:val="28"/>
        </w:rPr>
        <w:t>states</w:t>
      </w:r>
      <w:r>
        <w:rPr>
          <w:spacing w:val="-2"/>
          <w:sz w:val="28"/>
        </w:rPr>
        <w:t xml:space="preserve"> </w:t>
      </w:r>
      <w:r>
        <w:rPr>
          <w:sz w:val="28"/>
        </w:rPr>
        <w:t xml:space="preserve">in </w:t>
      </w:r>
      <w:proofErr w:type="gramStart"/>
      <w:r>
        <w:rPr>
          <w:sz w:val="28"/>
        </w:rPr>
        <w:t>hibernate</w:t>
      </w:r>
      <w:r>
        <w:rPr>
          <w:spacing w:val="-3"/>
          <w:sz w:val="28"/>
        </w:rPr>
        <w:t xml:space="preserve"> </w:t>
      </w:r>
      <w:r>
        <w:rPr>
          <w:sz w:val="28"/>
        </w:rPr>
        <w:t>?</w:t>
      </w:r>
      <w:proofErr w:type="gramEnd"/>
    </w:p>
    <w:p w14:paraId="26915FBE" w14:textId="09CC90CD" w:rsidR="00883F34" w:rsidRDefault="00883F34" w:rsidP="00883F34">
      <w:pPr>
        <w:pStyle w:val="ListParagraph"/>
        <w:tabs>
          <w:tab w:val="left" w:pos="1180"/>
          <w:tab w:val="left" w:pos="1181"/>
        </w:tabs>
        <w:spacing w:before="25"/>
        <w:ind w:firstLine="0"/>
        <w:rPr>
          <w:sz w:val="28"/>
        </w:rPr>
      </w:pPr>
      <w:r>
        <w:rPr>
          <w:sz w:val="28"/>
        </w:rPr>
        <w:t xml:space="preserve">Ans: </w:t>
      </w:r>
      <w:proofErr w:type="gramStart"/>
      <w:r>
        <w:rPr>
          <w:sz w:val="28"/>
        </w:rPr>
        <w:t>1.transient</w:t>
      </w:r>
      <w:proofErr w:type="gramEnd"/>
      <w:r w:rsidR="00F13115">
        <w:rPr>
          <w:sz w:val="28"/>
        </w:rPr>
        <w:t xml:space="preserve"> state</w:t>
      </w:r>
    </w:p>
    <w:p w14:paraId="00CC965E" w14:textId="507477E9" w:rsidR="00F13115" w:rsidRDefault="00883F34" w:rsidP="00883F34">
      <w:pPr>
        <w:pStyle w:val="ListParagraph"/>
        <w:tabs>
          <w:tab w:val="left" w:pos="1180"/>
          <w:tab w:val="left" w:pos="1181"/>
        </w:tabs>
        <w:spacing w:before="25"/>
        <w:ind w:firstLine="0"/>
        <w:rPr>
          <w:sz w:val="28"/>
        </w:rPr>
      </w:pPr>
      <w:r>
        <w:rPr>
          <w:sz w:val="28"/>
        </w:rPr>
        <w:t>2.pre</w:t>
      </w:r>
      <w:r w:rsidR="00F13115">
        <w:rPr>
          <w:sz w:val="28"/>
        </w:rPr>
        <w:t>sistent state</w:t>
      </w:r>
    </w:p>
    <w:p w14:paraId="4841FDDA" w14:textId="05C1F145" w:rsidR="00883F34" w:rsidRDefault="00883F34" w:rsidP="00883F34">
      <w:pPr>
        <w:pStyle w:val="ListParagraph"/>
        <w:tabs>
          <w:tab w:val="left" w:pos="1180"/>
          <w:tab w:val="left" w:pos="1181"/>
        </w:tabs>
        <w:spacing w:before="25"/>
        <w:ind w:firstLine="0"/>
        <w:rPr>
          <w:sz w:val="28"/>
        </w:rPr>
      </w:pPr>
      <w:r>
        <w:rPr>
          <w:sz w:val="28"/>
        </w:rPr>
        <w:t>3.</w:t>
      </w:r>
      <w:r w:rsidR="00F13115">
        <w:rPr>
          <w:sz w:val="28"/>
        </w:rPr>
        <w:t>detached state</w:t>
      </w:r>
    </w:p>
    <w:p w14:paraId="5DB30BFF" w14:textId="77777777" w:rsidR="00594048" w:rsidRDefault="00CF0667">
      <w:pPr>
        <w:pStyle w:val="ListParagraph"/>
        <w:numPr>
          <w:ilvl w:val="0"/>
          <w:numId w:val="1"/>
        </w:numPr>
        <w:tabs>
          <w:tab w:val="left" w:pos="1180"/>
          <w:tab w:val="left" w:pos="1181"/>
        </w:tabs>
        <w:ind w:hanging="1081"/>
        <w:rPr>
          <w:sz w:val="28"/>
        </w:rPr>
      </w:pPr>
      <w:r>
        <w:rPr>
          <w:sz w:val="28"/>
        </w:rPr>
        <w:t>Explain</w:t>
      </w:r>
      <w:r>
        <w:rPr>
          <w:spacing w:val="-3"/>
          <w:sz w:val="28"/>
        </w:rPr>
        <w:t xml:space="preserve"> </w:t>
      </w:r>
      <w:r>
        <w:rPr>
          <w:sz w:val="28"/>
        </w:rPr>
        <w:t>dilate</w:t>
      </w:r>
      <w:r>
        <w:rPr>
          <w:spacing w:val="-4"/>
          <w:sz w:val="28"/>
        </w:rPr>
        <w:t xml:space="preserve"> </w:t>
      </w:r>
      <w:r>
        <w:rPr>
          <w:sz w:val="28"/>
        </w:rPr>
        <w:t>hibernate</w:t>
      </w:r>
      <w:r>
        <w:rPr>
          <w:spacing w:val="-2"/>
          <w:sz w:val="28"/>
        </w:rPr>
        <w:t xml:space="preserve"> </w:t>
      </w:r>
      <w:proofErr w:type="gramStart"/>
      <w:r>
        <w:rPr>
          <w:sz w:val="28"/>
        </w:rPr>
        <w:t>properties ?</w:t>
      </w:r>
      <w:proofErr w:type="gramEnd"/>
    </w:p>
    <w:p w14:paraId="76D8FEBA" w14:textId="3CE688E5" w:rsidR="00662D05" w:rsidRDefault="00662D05" w:rsidP="00662D05">
      <w:pPr>
        <w:pStyle w:val="ListParagraph"/>
        <w:tabs>
          <w:tab w:val="left" w:pos="1180"/>
          <w:tab w:val="left" w:pos="1181"/>
        </w:tabs>
        <w:ind w:firstLine="0"/>
        <w:rPr>
          <w:sz w:val="28"/>
        </w:rPr>
      </w:pPr>
      <w:r>
        <w:rPr>
          <w:sz w:val="28"/>
        </w:rPr>
        <w:t xml:space="preserve">Ans: </w:t>
      </w:r>
      <w:r w:rsidR="00F5194D">
        <w:rPr>
          <w:rFonts w:ascii="Arial" w:hAnsi="Arial" w:cs="Arial"/>
          <w:color w:val="4D5156"/>
          <w:sz w:val="21"/>
          <w:szCs w:val="21"/>
          <w:shd w:val="clear" w:color="auto" w:fill="FFFFFF"/>
        </w:rPr>
        <w:t>The dialect specifies the type of database used in </w:t>
      </w:r>
      <w:r w:rsidR="00F5194D">
        <w:rPr>
          <w:rStyle w:val="Emphasis"/>
          <w:rFonts w:ascii="Arial" w:hAnsi="Arial" w:cs="Arial"/>
          <w:b/>
          <w:bCs/>
          <w:i w:val="0"/>
          <w:iCs w:val="0"/>
          <w:color w:val="5F6368"/>
          <w:sz w:val="21"/>
          <w:szCs w:val="21"/>
          <w:shd w:val="clear" w:color="auto" w:fill="FFFFFF"/>
        </w:rPr>
        <w:t>hibernate</w:t>
      </w:r>
      <w:r w:rsidR="00F5194D">
        <w:rPr>
          <w:rFonts w:ascii="Arial" w:hAnsi="Arial" w:cs="Arial"/>
          <w:color w:val="4D5156"/>
          <w:sz w:val="21"/>
          <w:szCs w:val="21"/>
          <w:shd w:val="clear" w:color="auto" w:fill="FFFFFF"/>
        </w:rPr>
        <w:t> so that </w:t>
      </w:r>
      <w:r w:rsidR="00F5194D">
        <w:rPr>
          <w:rStyle w:val="Emphasis"/>
          <w:rFonts w:ascii="Arial" w:hAnsi="Arial" w:cs="Arial"/>
          <w:b/>
          <w:bCs/>
          <w:i w:val="0"/>
          <w:iCs w:val="0"/>
          <w:color w:val="5F6368"/>
          <w:sz w:val="21"/>
          <w:szCs w:val="21"/>
          <w:shd w:val="clear" w:color="auto" w:fill="FFFFFF"/>
        </w:rPr>
        <w:t>hibernate</w:t>
      </w:r>
      <w:r w:rsidR="00F5194D">
        <w:rPr>
          <w:rFonts w:ascii="Arial" w:hAnsi="Arial" w:cs="Arial"/>
          <w:color w:val="4D5156"/>
          <w:sz w:val="21"/>
          <w:szCs w:val="21"/>
          <w:shd w:val="clear" w:color="auto" w:fill="FFFFFF"/>
        </w:rPr>
        <w:t> generate appropriate type of SQL statements.</w:t>
      </w:r>
    </w:p>
    <w:p w14:paraId="38E01373" w14:textId="77777777" w:rsidR="00594048" w:rsidRDefault="00CF0667">
      <w:pPr>
        <w:pStyle w:val="ListParagraph"/>
        <w:numPr>
          <w:ilvl w:val="0"/>
          <w:numId w:val="1"/>
        </w:numPr>
        <w:tabs>
          <w:tab w:val="left" w:pos="1180"/>
          <w:tab w:val="left" w:pos="1181"/>
        </w:tabs>
        <w:ind w:hanging="1081"/>
        <w:rPr>
          <w:sz w:val="28"/>
        </w:rPr>
      </w:pPr>
      <w:r>
        <w:rPr>
          <w:sz w:val="28"/>
        </w:rPr>
        <w:t>Explain about</w:t>
      </w:r>
      <w:r>
        <w:rPr>
          <w:spacing w:val="-2"/>
          <w:sz w:val="28"/>
        </w:rPr>
        <w:t xml:space="preserve"> </w:t>
      </w:r>
      <w:r>
        <w:rPr>
          <w:sz w:val="28"/>
        </w:rPr>
        <w:t>level</w:t>
      </w:r>
      <w:r>
        <w:rPr>
          <w:spacing w:val="-1"/>
          <w:sz w:val="28"/>
        </w:rPr>
        <w:t xml:space="preserve"> </w:t>
      </w:r>
      <w:proofErr w:type="gramStart"/>
      <w:r>
        <w:rPr>
          <w:sz w:val="28"/>
        </w:rPr>
        <w:t>1</w:t>
      </w:r>
      <w:r>
        <w:rPr>
          <w:spacing w:val="-2"/>
          <w:sz w:val="28"/>
        </w:rPr>
        <w:t xml:space="preserve"> </w:t>
      </w:r>
      <w:r>
        <w:rPr>
          <w:sz w:val="28"/>
        </w:rPr>
        <w:t>,</w:t>
      </w:r>
      <w:proofErr w:type="gramEnd"/>
      <w:r>
        <w:rPr>
          <w:spacing w:val="-1"/>
          <w:sz w:val="28"/>
        </w:rPr>
        <w:t xml:space="preserve"> </w:t>
      </w:r>
      <w:r>
        <w:rPr>
          <w:sz w:val="28"/>
        </w:rPr>
        <w:t>level</w:t>
      </w:r>
      <w:r>
        <w:rPr>
          <w:spacing w:val="-2"/>
          <w:sz w:val="28"/>
        </w:rPr>
        <w:t xml:space="preserve"> </w:t>
      </w:r>
      <w:r>
        <w:rPr>
          <w:sz w:val="28"/>
        </w:rPr>
        <w:t>2</w:t>
      </w:r>
      <w:r>
        <w:rPr>
          <w:spacing w:val="-1"/>
          <w:sz w:val="28"/>
        </w:rPr>
        <w:t xml:space="preserve"> </w:t>
      </w:r>
      <w:r>
        <w:rPr>
          <w:sz w:val="28"/>
        </w:rPr>
        <w:t>cache</w:t>
      </w:r>
      <w:r>
        <w:rPr>
          <w:spacing w:val="-2"/>
          <w:sz w:val="28"/>
        </w:rPr>
        <w:t xml:space="preserve"> </w:t>
      </w:r>
      <w:r>
        <w:rPr>
          <w:sz w:val="28"/>
        </w:rPr>
        <w:t>?</w:t>
      </w:r>
    </w:p>
    <w:p w14:paraId="030819B1" w14:textId="74615749" w:rsidR="00CC325A" w:rsidRDefault="00CC325A" w:rsidP="00CC325A">
      <w:pPr>
        <w:pStyle w:val="ListParagraph"/>
        <w:tabs>
          <w:tab w:val="left" w:pos="1180"/>
          <w:tab w:val="left" w:pos="1181"/>
        </w:tabs>
        <w:ind w:firstLine="0"/>
        <w:rPr>
          <w:sz w:val="28"/>
        </w:rPr>
      </w:pPr>
      <w:r>
        <w:rPr>
          <w:sz w:val="28"/>
        </w:rPr>
        <w:t>Ans:</w:t>
      </w:r>
      <w:r w:rsidRPr="00CC325A">
        <w:rPr>
          <w:rFonts w:ascii="Arial" w:hAnsi="Arial" w:cs="Arial"/>
          <w:color w:val="202124"/>
          <w:shd w:val="clear" w:color="auto" w:fill="FFFFFF"/>
        </w:rPr>
        <w:t xml:space="preserve"> </w:t>
      </w:r>
      <w:r>
        <w:rPr>
          <w:rFonts w:ascii="Arial" w:hAnsi="Arial" w:cs="Arial"/>
          <w:color w:val="202124"/>
          <w:shd w:val="clear" w:color="auto" w:fill="FFFFFF"/>
        </w:rPr>
        <w:t>1) The primary difference is that </w:t>
      </w:r>
      <w:r>
        <w:rPr>
          <w:rFonts w:ascii="Arial" w:hAnsi="Arial" w:cs="Arial"/>
          <w:b/>
          <w:bCs/>
          <w:color w:val="202124"/>
          <w:shd w:val="clear" w:color="auto" w:fill="FFFFFF"/>
        </w:rPr>
        <w:t>the first level cache is maintained at the Session level while the second level cache is maintained at the SessionFactory level</w:t>
      </w:r>
      <w:r>
        <w:rPr>
          <w:rFonts w:ascii="Arial" w:hAnsi="Arial" w:cs="Arial"/>
          <w:color w:val="202124"/>
          <w:shd w:val="clear" w:color="auto" w:fill="FFFFFF"/>
        </w:rPr>
        <w:t>. 2) The data stored in the first level cache is accessible to the only Session that maintains it, while the second level cache is accessible to all.</w:t>
      </w:r>
    </w:p>
    <w:p w14:paraId="0756E624" w14:textId="77777777" w:rsidR="00594048" w:rsidRDefault="00CF0667">
      <w:pPr>
        <w:pStyle w:val="ListParagraph"/>
        <w:numPr>
          <w:ilvl w:val="0"/>
          <w:numId w:val="1"/>
        </w:numPr>
        <w:tabs>
          <w:tab w:val="left" w:pos="1180"/>
          <w:tab w:val="left" w:pos="1181"/>
        </w:tabs>
        <w:spacing w:before="25"/>
        <w:ind w:hanging="1081"/>
        <w:rPr>
          <w:sz w:val="28"/>
        </w:rPr>
      </w:pPr>
      <w:r>
        <w:rPr>
          <w:sz w:val="28"/>
        </w:rPr>
        <w:t>Explain</w:t>
      </w:r>
      <w:r>
        <w:rPr>
          <w:spacing w:val="-2"/>
          <w:sz w:val="28"/>
        </w:rPr>
        <w:t xml:space="preserve"> </w:t>
      </w:r>
      <w:r>
        <w:rPr>
          <w:sz w:val="28"/>
        </w:rPr>
        <w:t>about</w:t>
      </w:r>
      <w:r>
        <w:rPr>
          <w:spacing w:val="-3"/>
          <w:sz w:val="28"/>
        </w:rPr>
        <w:t xml:space="preserve"> </w:t>
      </w:r>
      <w:r>
        <w:rPr>
          <w:sz w:val="28"/>
        </w:rPr>
        <w:t>Session</w:t>
      </w:r>
      <w:r>
        <w:rPr>
          <w:spacing w:val="-2"/>
          <w:sz w:val="28"/>
        </w:rPr>
        <w:t xml:space="preserve"> </w:t>
      </w:r>
      <w:r>
        <w:rPr>
          <w:sz w:val="28"/>
        </w:rPr>
        <w:t>tracking</w:t>
      </w:r>
      <w:r>
        <w:rPr>
          <w:spacing w:val="-4"/>
          <w:sz w:val="28"/>
        </w:rPr>
        <w:t xml:space="preserve"> </w:t>
      </w:r>
      <w:proofErr w:type="gramStart"/>
      <w:r>
        <w:rPr>
          <w:sz w:val="28"/>
        </w:rPr>
        <w:t>system</w:t>
      </w:r>
      <w:r>
        <w:rPr>
          <w:spacing w:val="-3"/>
          <w:sz w:val="28"/>
        </w:rPr>
        <w:t xml:space="preserve"> </w:t>
      </w:r>
      <w:r>
        <w:rPr>
          <w:sz w:val="28"/>
        </w:rPr>
        <w:t>?</w:t>
      </w:r>
      <w:proofErr w:type="gramEnd"/>
    </w:p>
    <w:p w14:paraId="2BC7B1DF" w14:textId="77777777" w:rsidR="00594048" w:rsidRDefault="00CF0667">
      <w:pPr>
        <w:pStyle w:val="ListParagraph"/>
        <w:numPr>
          <w:ilvl w:val="0"/>
          <w:numId w:val="1"/>
        </w:numPr>
        <w:tabs>
          <w:tab w:val="left" w:pos="1180"/>
          <w:tab w:val="left" w:pos="1181"/>
        </w:tabs>
        <w:ind w:hanging="1081"/>
        <w:rPr>
          <w:sz w:val="28"/>
        </w:rPr>
      </w:pPr>
      <w:r>
        <w:rPr>
          <w:sz w:val="28"/>
        </w:rPr>
        <w:t>Difference</w:t>
      </w:r>
      <w:r>
        <w:rPr>
          <w:spacing w:val="-4"/>
          <w:sz w:val="28"/>
        </w:rPr>
        <w:t xml:space="preserve"> </w:t>
      </w:r>
      <w:r>
        <w:rPr>
          <w:sz w:val="28"/>
        </w:rPr>
        <w:t>between</w:t>
      </w:r>
      <w:r>
        <w:rPr>
          <w:spacing w:val="-2"/>
          <w:sz w:val="28"/>
        </w:rPr>
        <w:t xml:space="preserve"> </w:t>
      </w:r>
      <w:r>
        <w:rPr>
          <w:sz w:val="28"/>
        </w:rPr>
        <w:t>save</w:t>
      </w:r>
      <w:r>
        <w:rPr>
          <w:spacing w:val="-3"/>
          <w:sz w:val="28"/>
        </w:rPr>
        <w:t xml:space="preserve"> </w:t>
      </w:r>
      <w:r>
        <w:rPr>
          <w:sz w:val="28"/>
        </w:rPr>
        <w:t>and</w:t>
      </w:r>
      <w:r>
        <w:rPr>
          <w:spacing w:val="-4"/>
          <w:sz w:val="28"/>
        </w:rPr>
        <w:t xml:space="preserve"> </w:t>
      </w:r>
      <w:r>
        <w:rPr>
          <w:sz w:val="28"/>
        </w:rPr>
        <w:t>persist</w:t>
      </w:r>
      <w:r>
        <w:rPr>
          <w:spacing w:val="-1"/>
          <w:sz w:val="28"/>
        </w:rPr>
        <w:t xml:space="preserve"> </w:t>
      </w:r>
      <w:r>
        <w:rPr>
          <w:sz w:val="28"/>
        </w:rPr>
        <w:t>method</w:t>
      </w:r>
      <w:r>
        <w:rPr>
          <w:spacing w:val="-1"/>
          <w:sz w:val="28"/>
        </w:rPr>
        <w:t xml:space="preserve"> </w:t>
      </w:r>
      <w:r>
        <w:rPr>
          <w:sz w:val="28"/>
        </w:rPr>
        <w:t>in</w:t>
      </w:r>
      <w:r>
        <w:rPr>
          <w:spacing w:val="-1"/>
          <w:sz w:val="28"/>
        </w:rPr>
        <w:t xml:space="preserve"> </w:t>
      </w:r>
      <w:proofErr w:type="gramStart"/>
      <w:r>
        <w:rPr>
          <w:sz w:val="28"/>
        </w:rPr>
        <w:t>hibernate</w:t>
      </w:r>
      <w:r>
        <w:rPr>
          <w:spacing w:val="-4"/>
          <w:sz w:val="28"/>
        </w:rPr>
        <w:t xml:space="preserve"> </w:t>
      </w:r>
      <w:r>
        <w:rPr>
          <w:sz w:val="28"/>
        </w:rPr>
        <w:t>?</w:t>
      </w:r>
      <w:proofErr w:type="gramEnd"/>
    </w:p>
    <w:p w14:paraId="0011AD97" w14:textId="592649BB" w:rsidR="00BE0048" w:rsidRDefault="00BE0048" w:rsidP="00BE0048">
      <w:pPr>
        <w:pStyle w:val="ListParagraph"/>
        <w:tabs>
          <w:tab w:val="left" w:pos="1180"/>
          <w:tab w:val="left" w:pos="1181"/>
        </w:tabs>
        <w:ind w:firstLine="0"/>
        <w:rPr>
          <w:sz w:val="28"/>
        </w:rPr>
      </w:pPr>
      <w:r>
        <w:rPr>
          <w:sz w:val="28"/>
        </w:rPr>
        <w:t>Ans:</w:t>
      </w:r>
      <w:r w:rsidRPr="00BE0048">
        <w:rPr>
          <w:rFonts w:ascii="Arial" w:hAnsi="Arial" w:cs="Arial"/>
          <w:b/>
          <w:bCs/>
          <w:color w:val="202124"/>
          <w:shd w:val="clear" w:color="auto" w:fill="FFFFFF"/>
        </w:rPr>
        <w:t xml:space="preserve"> </w:t>
      </w:r>
      <w:r>
        <w:rPr>
          <w:rFonts w:ascii="Arial" w:hAnsi="Arial" w:cs="Arial"/>
          <w:b/>
          <w:bCs/>
          <w:color w:val="202124"/>
          <w:shd w:val="clear" w:color="auto" w:fill="FFFFFF"/>
        </w:rPr>
        <w:t xml:space="preserve">The first difference between save and persist is </w:t>
      </w:r>
      <w:proofErr w:type="gramStart"/>
      <w:r>
        <w:rPr>
          <w:rFonts w:ascii="Arial" w:hAnsi="Arial" w:cs="Arial"/>
          <w:b/>
          <w:bCs/>
          <w:color w:val="202124"/>
          <w:shd w:val="clear" w:color="auto" w:fill="FFFFFF"/>
        </w:rPr>
        <w:t>there</w:t>
      </w:r>
      <w:proofErr w:type="gramEnd"/>
      <w:r>
        <w:rPr>
          <w:rFonts w:ascii="Arial" w:hAnsi="Arial" w:cs="Arial"/>
          <w:b/>
          <w:bCs/>
          <w:color w:val="202124"/>
          <w:shd w:val="clear" w:color="auto" w:fill="FFFFFF"/>
        </w:rPr>
        <w:t xml:space="preserve"> return type</w:t>
      </w:r>
      <w:r>
        <w:rPr>
          <w:rFonts w:ascii="Arial" w:hAnsi="Arial" w:cs="Arial"/>
          <w:color w:val="202124"/>
          <w:shd w:val="clear" w:color="auto" w:fill="FFFFFF"/>
        </w:rPr>
        <w:t>. Similar to save method, persist also INSERT records into the database, but return type of persist is void while return type of save is Serializable Object.</w:t>
      </w:r>
    </w:p>
    <w:p w14:paraId="26FF73BB" w14:textId="77777777" w:rsidR="00594048" w:rsidRDefault="00CF0667">
      <w:pPr>
        <w:pStyle w:val="ListParagraph"/>
        <w:numPr>
          <w:ilvl w:val="0"/>
          <w:numId w:val="1"/>
        </w:numPr>
        <w:tabs>
          <w:tab w:val="left" w:pos="1180"/>
          <w:tab w:val="left" w:pos="1181"/>
        </w:tabs>
        <w:ind w:hanging="1081"/>
        <w:rPr>
          <w:sz w:val="28"/>
        </w:rPr>
      </w:pPr>
      <w:r>
        <w:rPr>
          <w:sz w:val="28"/>
        </w:rPr>
        <w:t>What</w:t>
      </w:r>
      <w:r>
        <w:rPr>
          <w:spacing w:val="-3"/>
          <w:sz w:val="28"/>
        </w:rPr>
        <w:t xml:space="preserve"> </w:t>
      </w:r>
      <w:r>
        <w:rPr>
          <w:sz w:val="28"/>
        </w:rPr>
        <w:t>are</w:t>
      </w:r>
      <w:r>
        <w:rPr>
          <w:spacing w:val="-3"/>
          <w:sz w:val="28"/>
        </w:rPr>
        <w:t xml:space="preserve"> </w:t>
      </w:r>
      <w:r>
        <w:rPr>
          <w:sz w:val="28"/>
        </w:rPr>
        <w:t>@primary</w:t>
      </w:r>
      <w:r>
        <w:rPr>
          <w:spacing w:val="-3"/>
          <w:sz w:val="28"/>
        </w:rPr>
        <w:t xml:space="preserve"> </w:t>
      </w:r>
      <w:r>
        <w:rPr>
          <w:sz w:val="28"/>
        </w:rPr>
        <w:t>and</w:t>
      </w:r>
      <w:r>
        <w:rPr>
          <w:spacing w:val="-1"/>
          <w:sz w:val="28"/>
        </w:rPr>
        <w:t xml:space="preserve"> </w:t>
      </w:r>
      <w:r>
        <w:rPr>
          <w:sz w:val="28"/>
        </w:rPr>
        <w:t xml:space="preserve">@qualifier </w:t>
      </w:r>
      <w:proofErr w:type="gramStart"/>
      <w:r>
        <w:rPr>
          <w:sz w:val="28"/>
        </w:rPr>
        <w:t>annotations</w:t>
      </w:r>
      <w:r>
        <w:rPr>
          <w:spacing w:val="-2"/>
          <w:sz w:val="28"/>
        </w:rPr>
        <w:t xml:space="preserve"> </w:t>
      </w:r>
      <w:r>
        <w:rPr>
          <w:sz w:val="28"/>
        </w:rPr>
        <w:t>?</w:t>
      </w:r>
      <w:proofErr w:type="gramEnd"/>
    </w:p>
    <w:p w14:paraId="31079DDB" w14:textId="63D5B5DE" w:rsidR="00594048" w:rsidRDefault="00CF0667">
      <w:pPr>
        <w:pStyle w:val="ListParagraph"/>
        <w:numPr>
          <w:ilvl w:val="0"/>
          <w:numId w:val="1"/>
        </w:numPr>
        <w:tabs>
          <w:tab w:val="left" w:pos="1180"/>
          <w:tab w:val="left" w:pos="1181"/>
        </w:tabs>
        <w:ind w:hanging="1081"/>
        <w:rPr>
          <w:sz w:val="28"/>
        </w:rPr>
      </w:pPr>
      <w:r>
        <w:rPr>
          <w:sz w:val="28"/>
        </w:rPr>
        <w:t>How</w:t>
      </w:r>
      <w:r>
        <w:rPr>
          <w:spacing w:val="-2"/>
          <w:sz w:val="28"/>
        </w:rPr>
        <w:t xml:space="preserve"> </w:t>
      </w:r>
      <w:r>
        <w:rPr>
          <w:sz w:val="28"/>
        </w:rPr>
        <w:t>to</w:t>
      </w:r>
      <w:r>
        <w:rPr>
          <w:spacing w:val="-5"/>
          <w:sz w:val="28"/>
        </w:rPr>
        <w:t xml:space="preserve"> </w:t>
      </w:r>
      <w:r>
        <w:rPr>
          <w:sz w:val="28"/>
        </w:rPr>
        <w:t>monitor</w:t>
      </w:r>
      <w:r>
        <w:rPr>
          <w:spacing w:val="-2"/>
          <w:sz w:val="28"/>
        </w:rPr>
        <w:t xml:space="preserve"> </w:t>
      </w:r>
      <w:r>
        <w:rPr>
          <w:sz w:val="28"/>
        </w:rPr>
        <w:t>more</w:t>
      </w:r>
      <w:r>
        <w:rPr>
          <w:spacing w:val="-3"/>
          <w:sz w:val="28"/>
        </w:rPr>
        <w:t xml:space="preserve"> </w:t>
      </w:r>
      <w:r>
        <w:rPr>
          <w:sz w:val="28"/>
        </w:rPr>
        <w:t>than</w:t>
      </w:r>
      <w:r>
        <w:rPr>
          <w:spacing w:val="-1"/>
          <w:sz w:val="28"/>
        </w:rPr>
        <w:t xml:space="preserve"> </w:t>
      </w:r>
      <w:r>
        <w:rPr>
          <w:sz w:val="28"/>
        </w:rPr>
        <w:t>one</w:t>
      </w:r>
      <w:r>
        <w:rPr>
          <w:spacing w:val="-3"/>
          <w:sz w:val="28"/>
        </w:rPr>
        <w:t xml:space="preserve"> </w:t>
      </w:r>
      <w:r>
        <w:rPr>
          <w:sz w:val="28"/>
        </w:rPr>
        <w:t>micro</w:t>
      </w:r>
      <w:r>
        <w:rPr>
          <w:spacing w:val="-2"/>
          <w:sz w:val="28"/>
        </w:rPr>
        <w:t xml:space="preserve"> </w:t>
      </w:r>
      <w:proofErr w:type="gramStart"/>
      <w:r>
        <w:rPr>
          <w:sz w:val="28"/>
        </w:rPr>
        <w:t>services</w:t>
      </w:r>
      <w:r>
        <w:rPr>
          <w:spacing w:val="-1"/>
          <w:sz w:val="28"/>
        </w:rPr>
        <w:t xml:space="preserve"> </w:t>
      </w:r>
      <w:r>
        <w:rPr>
          <w:sz w:val="28"/>
        </w:rPr>
        <w:t>?</w:t>
      </w:r>
      <w:r w:rsidR="00A61079">
        <w:rPr>
          <w:sz w:val="28"/>
        </w:rPr>
        <w:t>by</w:t>
      </w:r>
      <w:proofErr w:type="gramEnd"/>
      <w:r w:rsidR="00A61079">
        <w:rPr>
          <w:sz w:val="28"/>
        </w:rPr>
        <w:t xml:space="preserve"> using server.port in </w:t>
      </w:r>
      <w:r w:rsidR="00A61079">
        <w:rPr>
          <w:sz w:val="28"/>
        </w:rPr>
        <w:lastRenderedPageBreak/>
        <w:t>application properties.</w:t>
      </w:r>
    </w:p>
    <w:p w14:paraId="0C3FBAFF" w14:textId="77777777" w:rsidR="00594048" w:rsidRDefault="00CF0667">
      <w:pPr>
        <w:pStyle w:val="ListParagraph"/>
        <w:numPr>
          <w:ilvl w:val="0"/>
          <w:numId w:val="1"/>
        </w:numPr>
        <w:tabs>
          <w:tab w:val="left" w:pos="1180"/>
          <w:tab w:val="left" w:pos="1181"/>
        </w:tabs>
        <w:spacing w:before="25"/>
        <w:ind w:hanging="1081"/>
        <w:rPr>
          <w:sz w:val="28"/>
        </w:rPr>
      </w:pPr>
      <w:r>
        <w:rPr>
          <w:sz w:val="28"/>
        </w:rPr>
        <w:t>What</w:t>
      </w:r>
      <w:r>
        <w:rPr>
          <w:spacing w:val="-3"/>
          <w:sz w:val="28"/>
        </w:rPr>
        <w:t xml:space="preserve"> </w:t>
      </w:r>
      <w:r>
        <w:rPr>
          <w:sz w:val="28"/>
        </w:rPr>
        <w:t>are</w:t>
      </w:r>
      <w:r>
        <w:rPr>
          <w:spacing w:val="-2"/>
          <w:sz w:val="28"/>
        </w:rPr>
        <w:t xml:space="preserve"> </w:t>
      </w:r>
      <w:r>
        <w:rPr>
          <w:sz w:val="28"/>
        </w:rPr>
        <w:t>roll back</w:t>
      </w:r>
      <w:r>
        <w:rPr>
          <w:spacing w:val="-2"/>
          <w:sz w:val="28"/>
        </w:rPr>
        <w:t xml:space="preserve"> </w:t>
      </w:r>
      <w:r>
        <w:rPr>
          <w:sz w:val="28"/>
        </w:rPr>
        <w:t xml:space="preserve">and </w:t>
      </w:r>
      <w:proofErr w:type="gramStart"/>
      <w:r>
        <w:rPr>
          <w:sz w:val="28"/>
        </w:rPr>
        <w:t>commit</w:t>
      </w:r>
      <w:r>
        <w:rPr>
          <w:spacing w:val="-2"/>
          <w:sz w:val="28"/>
        </w:rPr>
        <w:t xml:space="preserve"> </w:t>
      </w:r>
      <w:r>
        <w:rPr>
          <w:sz w:val="28"/>
        </w:rPr>
        <w:t>?</w:t>
      </w:r>
      <w:proofErr w:type="gramEnd"/>
    </w:p>
    <w:p w14:paraId="03F5735A" w14:textId="77777777" w:rsidR="00594048" w:rsidRDefault="00CF0667">
      <w:pPr>
        <w:pStyle w:val="ListParagraph"/>
        <w:numPr>
          <w:ilvl w:val="0"/>
          <w:numId w:val="1"/>
        </w:numPr>
        <w:tabs>
          <w:tab w:val="left" w:pos="1180"/>
          <w:tab w:val="left" w:pos="1181"/>
        </w:tabs>
        <w:ind w:hanging="1081"/>
        <w:rPr>
          <w:sz w:val="28"/>
        </w:rPr>
      </w:pPr>
      <w:r>
        <w:rPr>
          <w:sz w:val="28"/>
        </w:rPr>
        <w:t>How</w:t>
      </w:r>
      <w:r>
        <w:rPr>
          <w:spacing w:val="-1"/>
          <w:sz w:val="28"/>
        </w:rPr>
        <w:t xml:space="preserve"> </w:t>
      </w:r>
      <w:r>
        <w:rPr>
          <w:sz w:val="28"/>
        </w:rPr>
        <w:t>to</w:t>
      </w:r>
      <w:r>
        <w:rPr>
          <w:spacing w:val="-4"/>
          <w:sz w:val="28"/>
        </w:rPr>
        <w:t xml:space="preserve"> </w:t>
      </w:r>
      <w:r>
        <w:rPr>
          <w:sz w:val="28"/>
        </w:rPr>
        <w:t>handle</w:t>
      </w:r>
      <w:r>
        <w:rPr>
          <w:spacing w:val="-1"/>
          <w:sz w:val="28"/>
        </w:rPr>
        <w:t xml:space="preserve"> </w:t>
      </w:r>
      <w:r>
        <w:rPr>
          <w:sz w:val="28"/>
        </w:rPr>
        <w:t>exceptions</w:t>
      </w:r>
      <w:r>
        <w:rPr>
          <w:spacing w:val="-1"/>
          <w:sz w:val="28"/>
        </w:rPr>
        <w:t xml:space="preserve"> </w:t>
      </w:r>
      <w:r>
        <w:rPr>
          <w:sz w:val="28"/>
        </w:rPr>
        <w:t>in</w:t>
      </w:r>
      <w:r>
        <w:rPr>
          <w:spacing w:val="1"/>
          <w:sz w:val="28"/>
        </w:rPr>
        <w:t xml:space="preserve"> </w:t>
      </w:r>
      <w:r>
        <w:rPr>
          <w:sz w:val="28"/>
        </w:rPr>
        <w:t>spring</w:t>
      </w:r>
      <w:r>
        <w:rPr>
          <w:spacing w:val="-4"/>
          <w:sz w:val="28"/>
        </w:rPr>
        <w:t xml:space="preserve"> </w:t>
      </w:r>
      <w:proofErr w:type="gramStart"/>
      <w:r>
        <w:rPr>
          <w:sz w:val="28"/>
        </w:rPr>
        <w:t>boot</w:t>
      </w:r>
      <w:r>
        <w:rPr>
          <w:spacing w:val="-1"/>
          <w:sz w:val="28"/>
        </w:rPr>
        <w:t xml:space="preserve"> </w:t>
      </w:r>
      <w:r>
        <w:rPr>
          <w:sz w:val="28"/>
        </w:rPr>
        <w:t>?</w:t>
      </w:r>
      <w:proofErr w:type="gramEnd"/>
    </w:p>
    <w:p w14:paraId="7A56E556" w14:textId="77777777" w:rsidR="00594048" w:rsidRDefault="00CF0667">
      <w:pPr>
        <w:pStyle w:val="ListParagraph"/>
        <w:numPr>
          <w:ilvl w:val="0"/>
          <w:numId w:val="1"/>
        </w:numPr>
        <w:tabs>
          <w:tab w:val="left" w:pos="1180"/>
          <w:tab w:val="left" w:pos="1181"/>
        </w:tabs>
        <w:ind w:hanging="1081"/>
        <w:rPr>
          <w:sz w:val="28"/>
        </w:rPr>
      </w:pPr>
      <w:r>
        <w:rPr>
          <w:sz w:val="28"/>
        </w:rPr>
        <w:t>How</w:t>
      </w:r>
      <w:r>
        <w:rPr>
          <w:spacing w:val="-1"/>
          <w:sz w:val="28"/>
        </w:rPr>
        <w:t xml:space="preserve"> </w:t>
      </w:r>
      <w:r>
        <w:rPr>
          <w:sz w:val="28"/>
        </w:rPr>
        <w:t>to</w:t>
      </w:r>
      <w:r>
        <w:rPr>
          <w:spacing w:val="-1"/>
          <w:sz w:val="28"/>
        </w:rPr>
        <w:t xml:space="preserve"> </w:t>
      </w:r>
      <w:r>
        <w:rPr>
          <w:sz w:val="28"/>
        </w:rPr>
        <w:t>authenticate</w:t>
      </w:r>
      <w:r>
        <w:rPr>
          <w:spacing w:val="-4"/>
          <w:sz w:val="28"/>
        </w:rPr>
        <w:t xml:space="preserve"> </w:t>
      </w:r>
      <w:proofErr w:type="gramStart"/>
      <w:r>
        <w:rPr>
          <w:sz w:val="28"/>
        </w:rPr>
        <w:t>application ?</w:t>
      </w:r>
      <w:proofErr w:type="gramEnd"/>
    </w:p>
    <w:p w14:paraId="72A9036F" w14:textId="77777777" w:rsidR="00594048" w:rsidRDefault="00CF0667">
      <w:pPr>
        <w:pStyle w:val="ListParagraph"/>
        <w:numPr>
          <w:ilvl w:val="0"/>
          <w:numId w:val="1"/>
        </w:numPr>
        <w:tabs>
          <w:tab w:val="left" w:pos="1180"/>
          <w:tab w:val="left" w:pos="1181"/>
        </w:tabs>
        <w:spacing w:before="25"/>
        <w:ind w:hanging="1081"/>
        <w:rPr>
          <w:sz w:val="28"/>
        </w:rPr>
      </w:pPr>
      <w:r>
        <w:rPr>
          <w:sz w:val="28"/>
        </w:rPr>
        <w:t>@springBoot</w:t>
      </w:r>
      <w:r>
        <w:rPr>
          <w:spacing w:val="-4"/>
          <w:sz w:val="28"/>
        </w:rPr>
        <w:t xml:space="preserve"> </w:t>
      </w:r>
      <w:r>
        <w:rPr>
          <w:sz w:val="28"/>
        </w:rPr>
        <w:t>@cross</w:t>
      </w:r>
      <w:r>
        <w:rPr>
          <w:spacing w:val="-5"/>
          <w:sz w:val="28"/>
        </w:rPr>
        <w:t xml:space="preserve"> </w:t>
      </w:r>
      <w:r>
        <w:rPr>
          <w:sz w:val="28"/>
        </w:rPr>
        <w:t>origin</w:t>
      </w:r>
      <w:r>
        <w:rPr>
          <w:spacing w:val="-2"/>
          <w:sz w:val="28"/>
        </w:rPr>
        <w:t xml:space="preserve"> </w:t>
      </w:r>
      <w:r>
        <w:rPr>
          <w:sz w:val="28"/>
        </w:rPr>
        <w:t>@bean</w:t>
      </w:r>
    </w:p>
    <w:p w14:paraId="58F5A871" w14:textId="77777777" w:rsidR="00594048" w:rsidRDefault="00CF0667">
      <w:pPr>
        <w:pStyle w:val="ListParagraph"/>
        <w:numPr>
          <w:ilvl w:val="0"/>
          <w:numId w:val="1"/>
        </w:numPr>
        <w:tabs>
          <w:tab w:val="left" w:pos="1180"/>
          <w:tab w:val="left" w:pos="1181"/>
        </w:tabs>
        <w:ind w:hanging="1081"/>
        <w:rPr>
          <w:sz w:val="28"/>
        </w:rPr>
      </w:pPr>
      <w:r>
        <w:rPr>
          <w:sz w:val="28"/>
        </w:rPr>
        <w:t>Features</w:t>
      </w:r>
      <w:r>
        <w:rPr>
          <w:spacing w:val="-1"/>
          <w:sz w:val="28"/>
        </w:rPr>
        <w:t xml:space="preserve"> </w:t>
      </w:r>
      <w:r>
        <w:rPr>
          <w:sz w:val="28"/>
        </w:rPr>
        <w:t>of</w:t>
      </w:r>
      <w:r>
        <w:rPr>
          <w:spacing w:val="-4"/>
          <w:sz w:val="28"/>
        </w:rPr>
        <w:t xml:space="preserve"> </w:t>
      </w:r>
      <w:r>
        <w:rPr>
          <w:sz w:val="28"/>
        </w:rPr>
        <w:t>html</w:t>
      </w:r>
      <w:r>
        <w:rPr>
          <w:spacing w:val="-2"/>
          <w:sz w:val="28"/>
        </w:rPr>
        <w:t xml:space="preserve"> </w:t>
      </w:r>
      <w:r>
        <w:rPr>
          <w:sz w:val="28"/>
        </w:rPr>
        <w:t>and</w:t>
      </w:r>
      <w:r>
        <w:rPr>
          <w:spacing w:val="1"/>
          <w:sz w:val="28"/>
        </w:rPr>
        <w:t xml:space="preserve"> </w:t>
      </w:r>
      <w:proofErr w:type="gramStart"/>
      <w:r>
        <w:rPr>
          <w:sz w:val="28"/>
        </w:rPr>
        <w:t>CSS</w:t>
      </w:r>
      <w:r>
        <w:rPr>
          <w:spacing w:val="-1"/>
          <w:sz w:val="28"/>
        </w:rPr>
        <w:t xml:space="preserve"> </w:t>
      </w:r>
      <w:r>
        <w:rPr>
          <w:sz w:val="28"/>
        </w:rPr>
        <w:t>?</w:t>
      </w:r>
      <w:proofErr w:type="gramEnd"/>
    </w:p>
    <w:p w14:paraId="634BDF46" w14:textId="77777777" w:rsidR="00594048" w:rsidRDefault="00CF0667">
      <w:pPr>
        <w:pStyle w:val="ListParagraph"/>
        <w:numPr>
          <w:ilvl w:val="0"/>
          <w:numId w:val="1"/>
        </w:numPr>
        <w:tabs>
          <w:tab w:val="left" w:pos="1180"/>
          <w:tab w:val="left" w:pos="1181"/>
        </w:tabs>
        <w:ind w:hanging="1081"/>
        <w:rPr>
          <w:sz w:val="28"/>
        </w:rPr>
      </w:pPr>
      <w:r>
        <w:rPr>
          <w:sz w:val="28"/>
        </w:rPr>
        <w:t>Difference</w:t>
      </w:r>
      <w:r>
        <w:rPr>
          <w:spacing w:val="-3"/>
          <w:sz w:val="28"/>
        </w:rPr>
        <w:t xml:space="preserve"> </w:t>
      </w:r>
      <w:r>
        <w:rPr>
          <w:sz w:val="28"/>
        </w:rPr>
        <w:t>between</w:t>
      </w:r>
      <w:r>
        <w:rPr>
          <w:spacing w:val="-3"/>
          <w:sz w:val="28"/>
        </w:rPr>
        <w:t xml:space="preserve"> </w:t>
      </w:r>
      <w:r>
        <w:rPr>
          <w:sz w:val="28"/>
        </w:rPr>
        <w:t>do</w:t>
      </w:r>
      <w:r>
        <w:rPr>
          <w:spacing w:val="-2"/>
          <w:sz w:val="28"/>
        </w:rPr>
        <w:t xml:space="preserve"> </w:t>
      </w:r>
      <w:proofErr w:type="gramStart"/>
      <w:r>
        <w:rPr>
          <w:sz w:val="28"/>
        </w:rPr>
        <w:t>get</w:t>
      </w:r>
      <w:r>
        <w:rPr>
          <w:spacing w:val="-2"/>
          <w:sz w:val="28"/>
        </w:rPr>
        <w:t xml:space="preserve"> </w:t>
      </w:r>
      <w:r>
        <w:rPr>
          <w:sz w:val="28"/>
        </w:rPr>
        <w:t>,</w:t>
      </w:r>
      <w:proofErr w:type="gramEnd"/>
      <w:r>
        <w:rPr>
          <w:spacing w:val="-3"/>
          <w:sz w:val="28"/>
        </w:rPr>
        <w:t xml:space="preserve"> </w:t>
      </w:r>
      <w:r>
        <w:rPr>
          <w:sz w:val="28"/>
        </w:rPr>
        <w:t>do</w:t>
      </w:r>
      <w:r>
        <w:rPr>
          <w:spacing w:val="-1"/>
          <w:sz w:val="28"/>
        </w:rPr>
        <w:t xml:space="preserve"> </w:t>
      </w:r>
      <w:r>
        <w:rPr>
          <w:sz w:val="28"/>
        </w:rPr>
        <w:t>post</w:t>
      </w:r>
      <w:r>
        <w:rPr>
          <w:spacing w:val="-3"/>
          <w:sz w:val="28"/>
        </w:rPr>
        <w:t xml:space="preserve"> </w:t>
      </w:r>
      <w:r>
        <w:rPr>
          <w:sz w:val="28"/>
        </w:rPr>
        <w:t>?</w:t>
      </w:r>
    </w:p>
    <w:p w14:paraId="70C173AB" w14:textId="77777777" w:rsidR="00594048" w:rsidRDefault="00CF0667">
      <w:pPr>
        <w:pStyle w:val="ListParagraph"/>
        <w:numPr>
          <w:ilvl w:val="0"/>
          <w:numId w:val="1"/>
        </w:numPr>
        <w:tabs>
          <w:tab w:val="left" w:pos="1180"/>
          <w:tab w:val="left" w:pos="1181"/>
        </w:tabs>
        <w:spacing w:before="26"/>
        <w:ind w:hanging="1081"/>
        <w:rPr>
          <w:sz w:val="28"/>
        </w:rPr>
      </w:pPr>
      <w:r>
        <w:rPr>
          <w:sz w:val="28"/>
        </w:rPr>
        <w:t>Types</w:t>
      </w:r>
      <w:r>
        <w:rPr>
          <w:spacing w:val="-3"/>
          <w:sz w:val="28"/>
        </w:rPr>
        <w:t xml:space="preserve"> </w:t>
      </w:r>
      <w:r>
        <w:rPr>
          <w:sz w:val="28"/>
        </w:rPr>
        <w:t>of</w:t>
      </w:r>
      <w:r>
        <w:rPr>
          <w:spacing w:val="-2"/>
          <w:sz w:val="28"/>
        </w:rPr>
        <w:t xml:space="preserve"> </w:t>
      </w:r>
      <w:r>
        <w:rPr>
          <w:sz w:val="28"/>
        </w:rPr>
        <w:t>dependency</w:t>
      </w:r>
      <w:r>
        <w:rPr>
          <w:spacing w:val="-5"/>
          <w:sz w:val="28"/>
        </w:rPr>
        <w:t xml:space="preserve"> </w:t>
      </w:r>
      <w:proofErr w:type="gramStart"/>
      <w:r>
        <w:rPr>
          <w:sz w:val="28"/>
        </w:rPr>
        <w:t>injection</w:t>
      </w:r>
      <w:r>
        <w:rPr>
          <w:spacing w:val="-1"/>
          <w:sz w:val="28"/>
        </w:rPr>
        <w:t xml:space="preserve"> </w:t>
      </w:r>
      <w:r>
        <w:rPr>
          <w:sz w:val="28"/>
        </w:rPr>
        <w:t>?</w:t>
      </w:r>
      <w:proofErr w:type="gramEnd"/>
    </w:p>
    <w:p w14:paraId="62D2CE3B" w14:textId="699A3A97" w:rsidR="006B0163" w:rsidRDefault="006B0163" w:rsidP="006B0163">
      <w:pPr>
        <w:pStyle w:val="ListParagraph"/>
        <w:tabs>
          <w:tab w:val="left" w:pos="1180"/>
          <w:tab w:val="left" w:pos="1181"/>
        </w:tabs>
        <w:spacing w:before="26"/>
        <w:ind w:firstLine="0"/>
        <w:rPr>
          <w:sz w:val="28"/>
        </w:rPr>
      </w:pPr>
      <w:r>
        <w:rPr>
          <w:sz w:val="28"/>
        </w:rPr>
        <w:t xml:space="preserve">1.method </w:t>
      </w:r>
    </w:p>
    <w:p w14:paraId="4B073832" w14:textId="617D1B3A" w:rsidR="006B0163" w:rsidRDefault="006B0163" w:rsidP="006B0163">
      <w:pPr>
        <w:pStyle w:val="ListParagraph"/>
        <w:tabs>
          <w:tab w:val="left" w:pos="1180"/>
          <w:tab w:val="left" w:pos="1181"/>
        </w:tabs>
        <w:spacing w:before="26"/>
        <w:ind w:firstLine="0"/>
        <w:rPr>
          <w:sz w:val="28"/>
        </w:rPr>
      </w:pPr>
      <w:r>
        <w:rPr>
          <w:sz w:val="28"/>
        </w:rPr>
        <w:t>2.</w:t>
      </w:r>
      <w:r w:rsidR="00884896">
        <w:rPr>
          <w:sz w:val="28"/>
        </w:rPr>
        <w:t>constructor</w:t>
      </w:r>
    </w:p>
    <w:p w14:paraId="340975E6" w14:textId="1DDC14F9" w:rsidR="00884896" w:rsidRDefault="00884896" w:rsidP="006B0163">
      <w:pPr>
        <w:pStyle w:val="ListParagraph"/>
        <w:tabs>
          <w:tab w:val="left" w:pos="1180"/>
          <w:tab w:val="left" w:pos="1181"/>
        </w:tabs>
        <w:spacing w:before="26"/>
        <w:ind w:firstLine="0"/>
        <w:rPr>
          <w:sz w:val="28"/>
        </w:rPr>
      </w:pPr>
      <w:r>
        <w:rPr>
          <w:sz w:val="28"/>
        </w:rPr>
        <w:t>3.field</w:t>
      </w:r>
    </w:p>
    <w:p w14:paraId="487F4EE6" w14:textId="1A45F02C" w:rsidR="00594048" w:rsidRDefault="00CF0667">
      <w:pPr>
        <w:pStyle w:val="ListParagraph"/>
        <w:numPr>
          <w:ilvl w:val="0"/>
          <w:numId w:val="1"/>
        </w:numPr>
        <w:tabs>
          <w:tab w:val="left" w:pos="1180"/>
          <w:tab w:val="left" w:pos="1181"/>
        </w:tabs>
        <w:ind w:hanging="1081"/>
        <w:rPr>
          <w:sz w:val="28"/>
        </w:rPr>
      </w:pPr>
      <w:r>
        <w:rPr>
          <w:sz w:val="28"/>
        </w:rPr>
        <w:t>@</w:t>
      </w:r>
      <w:proofErr w:type="gramStart"/>
      <w:r>
        <w:rPr>
          <w:sz w:val="28"/>
        </w:rPr>
        <w:t>Component</w:t>
      </w:r>
      <w:r>
        <w:rPr>
          <w:spacing w:val="-1"/>
          <w:sz w:val="28"/>
        </w:rPr>
        <w:t xml:space="preserve"> </w:t>
      </w:r>
      <w:r>
        <w:rPr>
          <w:sz w:val="28"/>
        </w:rPr>
        <w:t>,</w:t>
      </w:r>
      <w:proofErr w:type="gramEnd"/>
      <w:r>
        <w:rPr>
          <w:spacing w:val="58"/>
          <w:sz w:val="28"/>
        </w:rPr>
        <w:t xml:space="preserve"> </w:t>
      </w:r>
      <w:r>
        <w:rPr>
          <w:sz w:val="28"/>
        </w:rPr>
        <w:t>@controller</w:t>
      </w:r>
    </w:p>
    <w:p w14:paraId="081B99F6" w14:textId="6FCC2BE0" w:rsidR="00150FAB" w:rsidRPr="008F641D" w:rsidRDefault="00150FAB" w:rsidP="008F641D">
      <w:pPr>
        <w:tabs>
          <w:tab w:val="left" w:pos="1180"/>
          <w:tab w:val="left" w:pos="1181"/>
        </w:tabs>
        <w:ind w:left="99"/>
        <w:rPr>
          <w:sz w:val="28"/>
        </w:rPr>
      </w:pPr>
      <w:r w:rsidRPr="008F641D">
        <w:rPr>
          <w:sz w:val="28"/>
        </w:rPr>
        <w:t>@</w:t>
      </w:r>
      <w:proofErr w:type="gramStart"/>
      <w:r w:rsidRPr="008F641D">
        <w:rPr>
          <w:sz w:val="28"/>
        </w:rPr>
        <w:t>controller</w:t>
      </w:r>
      <w:proofErr w:type="gramEnd"/>
      <w:r w:rsidRPr="008F641D">
        <w:rPr>
          <w:sz w:val="28"/>
        </w:rPr>
        <w:t>:it defines the controller layer in the spring boot.</w:t>
      </w:r>
    </w:p>
    <w:p w14:paraId="2EE940C5" w14:textId="77777777" w:rsidR="00150FAB" w:rsidRPr="00150FAB" w:rsidRDefault="00150FAB" w:rsidP="00150FAB">
      <w:pPr>
        <w:widowControl/>
        <w:shd w:val="clear" w:color="auto" w:fill="FFFFFF"/>
        <w:autoSpaceDE/>
        <w:autoSpaceDN/>
        <w:spacing w:after="150"/>
        <w:rPr>
          <w:rFonts w:ascii="Raleway" w:eastAsia="Times New Roman" w:hAnsi="Raleway" w:cs="Times New Roman"/>
          <w:color w:val="000000"/>
          <w:sz w:val="27"/>
          <w:szCs w:val="27"/>
          <w:lang w:val="en-IN" w:eastAsia="en-IN"/>
        </w:rPr>
      </w:pPr>
      <w:r w:rsidRPr="00150FAB">
        <w:rPr>
          <w:rFonts w:ascii="Raleway" w:eastAsia="Times New Roman" w:hAnsi="Raleway" w:cs="Times New Roman"/>
          <w:i/>
          <w:iCs/>
          <w:color w:val="000000"/>
          <w:sz w:val="27"/>
          <w:szCs w:val="27"/>
          <w:lang w:val="en-IN" w:eastAsia="en-IN"/>
        </w:rPr>
        <w:t>@Component</w:t>
      </w:r>
      <w:r w:rsidRPr="00150FAB">
        <w:rPr>
          <w:rFonts w:ascii="Raleway" w:eastAsia="Times New Roman" w:hAnsi="Raleway" w:cs="Times New Roman"/>
          <w:color w:val="000000"/>
          <w:sz w:val="27"/>
          <w:szCs w:val="27"/>
          <w:lang w:val="en-IN" w:eastAsia="en-IN"/>
        </w:rPr>
        <w:t> is an annotation that allows Spring to automatically detect our custom beans.</w:t>
      </w:r>
    </w:p>
    <w:p w14:paraId="45668D59" w14:textId="77777777" w:rsidR="00150FAB" w:rsidRPr="00150FAB" w:rsidRDefault="00150FAB" w:rsidP="00150FAB">
      <w:pPr>
        <w:widowControl/>
        <w:shd w:val="clear" w:color="auto" w:fill="FFFFFF"/>
        <w:autoSpaceDE/>
        <w:autoSpaceDN/>
        <w:spacing w:after="150"/>
        <w:rPr>
          <w:rFonts w:ascii="Raleway" w:eastAsia="Times New Roman" w:hAnsi="Raleway" w:cs="Times New Roman"/>
          <w:color w:val="000000"/>
          <w:sz w:val="27"/>
          <w:szCs w:val="27"/>
          <w:lang w:val="en-IN" w:eastAsia="en-IN"/>
        </w:rPr>
      </w:pPr>
      <w:r w:rsidRPr="00150FAB">
        <w:rPr>
          <w:rFonts w:ascii="Raleway" w:eastAsia="Times New Roman" w:hAnsi="Raleway" w:cs="Times New Roman"/>
          <w:color w:val="000000"/>
          <w:sz w:val="27"/>
          <w:szCs w:val="27"/>
          <w:lang w:val="en-IN" w:eastAsia="en-IN"/>
        </w:rPr>
        <w:t>In other words, without having to write any explicit code, Spring will:</w:t>
      </w:r>
    </w:p>
    <w:p w14:paraId="0A4969A0" w14:textId="77777777" w:rsidR="00150FAB" w:rsidRPr="00150FAB" w:rsidRDefault="00150FAB" w:rsidP="00467FB4">
      <w:pPr>
        <w:widowControl/>
        <w:numPr>
          <w:ilvl w:val="0"/>
          <w:numId w:val="14"/>
        </w:numPr>
        <w:shd w:val="clear" w:color="auto" w:fill="FFFFFF"/>
        <w:autoSpaceDE/>
        <w:autoSpaceDN/>
        <w:spacing w:before="100" w:beforeAutospacing="1" w:after="100" w:afterAutospacing="1"/>
        <w:rPr>
          <w:rFonts w:ascii="Raleway" w:eastAsia="Times New Roman" w:hAnsi="Raleway" w:cs="Times New Roman"/>
          <w:color w:val="000000"/>
          <w:sz w:val="27"/>
          <w:szCs w:val="27"/>
          <w:lang w:val="en-IN" w:eastAsia="en-IN"/>
        </w:rPr>
      </w:pPr>
      <w:r w:rsidRPr="00150FAB">
        <w:rPr>
          <w:rFonts w:ascii="Raleway" w:eastAsia="Times New Roman" w:hAnsi="Raleway" w:cs="Times New Roman"/>
          <w:color w:val="000000"/>
          <w:sz w:val="27"/>
          <w:szCs w:val="27"/>
          <w:lang w:val="en-IN" w:eastAsia="en-IN"/>
        </w:rPr>
        <w:t>Scan our application for classes annotated with </w:t>
      </w:r>
      <w:r w:rsidRPr="00150FAB">
        <w:rPr>
          <w:rFonts w:ascii="Raleway" w:eastAsia="Times New Roman" w:hAnsi="Raleway" w:cs="Times New Roman"/>
          <w:i/>
          <w:iCs/>
          <w:color w:val="000000"/>
          <w:sz w:val="27"/>
          <w:szCs w:val="27"/>
          <w:lang w:val="en-IN" w:eastAsia="en-IN"/>
        </w:rPr>
        <w:t>@Component</w:t>
      </w:r>
    </w:p>
    <w:p w14:paraId="3D65CDE1" w14:textId="77777777" w:rsidR="00150FAB" w:rsidRPr="00150FAB" w:rsidRDefault="00150FAB" w:rsidP="00467FB4">
      <w:pPr>
        <w:widowControl/>
        <w:numPr>
          <w:ilvl w:val="0"/>
          <w:numId w:val="14"/>
        </w:numPr>
        <w:shd w:val="clear" w:color="auto" w:fill="FFFFFF"/>
        <w:autoSpaceDE/>
        <w:autoSpaceDN/>
        <w:spacing w:before="100" w:beforeAutospacing="1" w:after="100" w:afterAutospacing="1"/>
        <w:rPr>
          <w:rFonts w:ascii="Raleway" w:eastAsia="Times New Roman" w:hAnsi="Raleway" w:cs="Times New Roman"/>
          <w:color w:val="000000"/>
          <w:sz w:val="27"/>
          <w:szCs w:val="27"/>
          <w:lang w:val="en-IN" w:eastAsia="en-IN"/>
        </w:rPr>
      </w:pPr>
      <w:r w:rsidRPr="00150FAB">
        <w:rPr>
          <w:rFonts w:ascii="Raleway" w:eastAsia="Times New Roman" w:hAnsi="Raleway" w:cs="Times New Roman"/>
          <w:color w:val="000000"/>
          <w:sz w:val="27"/>
          <w:szCs w:val="27"/>
          <w:lang w:val="en-IN" w:eastAsia="en-IN"/>
        </w:rPr>
        <w:t>Instantiate them and inject any specified dependencies into them</w:t>
      </w:r>
    </w:p>
    <w:p w14:paraId="059817C5" w14:textId="77777777" w:rsidR="00150FAB" w:rsidRPr="00150FAB" w:rsidRDefault="00150FAB" w:rsidP="00467FB4">
      <w:pPr>
        <w:widowControl/>
        <w:numPr>
          <w:ilvl w:val="0"/>
          <w:numId w:val="14"/>
        </w:numPr>
        <w:shd w:val="clear" w:color="auto" w:fill="FFFFFF"/>
        <w:autoSpaceDE/>
        <w:autoSpaceDN/>
        <w:spacing w:before="100" w:beforeAutospacing="1" w:after="100" w:afterAutospacing="1"/>
        <w:rPr>
          <w:rFonts w:ascii="Raleway" w:eastAsia="Times New Roman" w:hAnsi="Raleway" w:cs="Times New Roman"/>
          <w:color w:val="000000"/>
          <w:sz w:val="27"/>
          <w:szCs w:val="27"/>
          <w:lang w:val="en-IN" w:eastAsia="en-IN"/>
        </w:rPr>
      </w:pPr>
      <w:r w:rsidRPr="00150FAB">
        <w:rPr>
          <w:rFonts w:ascii="Raleway" w:eastAsia="Times New Roman" w:hAnsi="Raleway" w:cs="Times New Roman"/>
          <w:color w:val="000000"/>
          <w:sz w:val="27"/>
          <w:szCs w:val="27"/>
          <w:lang w:val="en-IN" w:eastAsia="en-IN"/>
        </w:rPr>
        <w:t>Inject them wherever needed</w:t>
      </w:r>
    </w:p>
    <w:p w14:paraId="36D48AAD" w14:textId="77777777" w:rsidR="00150FAB" w:rsidRPr="00150FAB" w:rsidRDefault="00150FAB" w:rsidP="00150FAB">
      <w:pPr>
        <w:widowControl/>
        <w:shd w:val="clear" w:color="auto" w:fill="FFFFFF"/>
        <w:autoSpaceDE/>
        <w:autoSpaceDN/>
        <w:spacing w:after="150"/>
        <w:rPr>
          <w:rFonts w:ascii="Raleway" w:eastAsia="Times New Roman" w:hAnsi="Raleway" w:cs="Times New Roman"/>
          <w:color w:val="000000"/>
          <w:sz w:val="27"/>
          <w:szCs w:val="27"/>
          <w:lang w:val="en-IN" w:eastAsia="en-IN"/>
        </w:rPr>
      </w:pPr>
      <w:r w:rsidRPr="00150FAB">
        <w:rPr>
          <w:rFonts w:ascii="Raleway" w:eastAsia="Times New Roman" w:hAnsi="Raleway" w:cs="Times New Roman"/>
          <w:color w:val="000000"/>
          <w:sz w:val="27"/>
          <w:szCs w:val="27"/>
          <w:lang w:val="en-IN" w:eastAsia="en-IN"/>
        </w:rPr>
        <w:t>However, most developers prefer to use the more specialized stereotype annotations to serve this function.</w:t>
      </w:r>
    </w:p>
    <w:p w14:paraId="06BC13A9" w14:textId="77777777" w:rsidR="00150FAB" w:rsidRDefault="00150FAB" w:rsidP="00150FAB">
      <w:pPr>
        <w:pStyle w:val="ListParagraph"/>
        <w:tabs>
          <w:tab w:val="left" w:pos="1180"/>
          <w:tab w:val="left" w:pos="1181"/>
        </w:tabs>
        <w:ind w:firstLine="0"/>
        <w:rPr>
          <w:sz w:val="28"/>
        </w:rPr>
      </w:pPr>
    </w:p>
    <w:p w14:paraId="5702970F" w14:textId="77777777" w:rsidR="00594048" w:rsidRDefault="00CF0667">
      <w:pPr>
        <w:pStyle w:val="ListParagraph"/>
        <w:numPr>
          <w:ilvl w:val="0"/>
          <w:numId w:val="1"/>
        </w:numPr>
        <w:tabs>
          <w:tab w:val="left" w:pos="1180"/>
          <w:tab w:val="left" w:pos="1181"/>
        </w:tabs>
        <w:spacing w:before="27"/>
        <w:ind w:hanging="1081"/>
        <w:rPr>
          <w:sz w:val="28"/>
        </w:rPr>
      </w:pPr>
      <w:r>
        <w:rPr>
          <w:sz w:val="28"/>
        </w:rPr>
        <w:t>@mapping</w:t>
      </w:r>
      <w:r>
        <w:rPr>
          <w:spacing w:val="-4"/>
          <w:sz w:val="28"/>
        </w:rPr>
        <w:t xml:space="preserve"> </w:t>
      </w:r>
      <w:proofErr w:type="gramStart"/>
      <w:r>
        <w:rPr>
          <w:sz w:val="28"/>
        </w:rPr>
        <w:t>annotations</w:t>
      </w:r>
      <w:r>
        <w:rPr>
          <w:spacing w:val="-1"/>
          <w:sz w:val="28"/>
        </w:rPr>
        <w:t xml:space="preserve"> </w:t>
      </w:r>
      <w:r>
        <w:rPr>
          <w:sz w:val="28"/>
        </w:rPr>
        <w:t>,</w:t>
      </w:r>
      <w:proofErr w:type="gramEnd"/>
      <w:r>
        <w:rPr>
          <w:spacing w:val="-3"/>
          <w:sz w:val="28"/>
        </w:rPr>
        <w:t xml:space="preserve"> </w:t>
      </w:r>
      <w:r>
        <w:rPr>
          <w:sz w:val="28"/>
        </w:rPr>
        <w:t>@qualifier</w:t>
      </w:r>
      <w:r>
        <w:rPr>
          <w:spacing w:val="-2"/>
          <w:sz w:val="28"/>
        </w:rPr>
        <w:t xml:space="preserve"> </w:t>
      </w:r>
      <w:r>
        <w:rPr>
          <w:sz w:val="28"/>
        </w:rPr>
        <w:t>,</w:t>
      </w:r>
      <w:r>
        <w:rPr>
          <w:spacing w:val="-3"/>
          <w:sz w:val="28"/>
        </w:rPr>
        <w:t xml:space="preserve"> </w:t>
      </w:r>
      <w:r>
        <w:rPr>
          <w:sz w:val="28"/>
        </w:rPr>
        <w:t>@primary</w:t>
      </w:r>
      <w:r>
        <w:rPr>
          <w:spacing w:val="59"/>
          <w:sz w:val="28"/>
        </w:rPr>
        <w:t xml:space="preserve"> </w:t>
      </w:r>
      <w:r>
        <w:rPr>
          <w:sz w:val="28"/>
        </w:rPr>
        <w:t>,</w:t>
      </w:r>
      <w:r>
        <w:rPr>
          <w:spacing w:val="1"/>
          <w:sz w:val="28"/>
        </w:rPr>
        <w:t xml:space="preserve"> </w:t>
      </w:r>
      <w:r>
        <w:rPr>
          <w:sz w:val="28"/>
        </w:rPr>
        <w:t>@response</w:t>
      </w:r>
      <w:r>
        <w:rPr>
          <w:spacing w:val="-3"/>
          <w:sz w:val="28"/>
        </w:rPr>
        <w:t xml:space="preserve"> </w:t>
      </w:r>
      <w:r>
        <w:rPr>
          <w:sz w:val="28"/>
        </w:rPr>
        <w:t>body</w:t>
      </w:r>
    </w:p>
    <w:p w14:paraId="1969FB8F" w14:textId="77777777" w:rsidR="00594048" w:rsidRDefault="00594048">
      <w:pPr>
        <w:pStyle w:val="BodyText"/>
        <w:spacing w:before="1"/>
        <w:ind w:left="0" w:firstLine="0"/>
      </w:pPr>
    </w:p>
    <w:p w14:paraId="11E46003" w14:textId="77777777" w:rsidR="00594048" w:rsidRDefault="00CF0667">
      <w:pPr>
        <w:pStyle w:val="ListParagraph"/>
        <w:numPr>
          <w:ilvl w:val="0"/>
          <w:numId w:val="1"/>
        </w:numPr>
        <w:tabs>
          <w:tab w:val="left" w:pos="1180"/>
          <w:tab w:val="left" w:pos="1181"/>
        </w:tabs>
        <w:spacing w:before="0"/>
        <w:ind w:hanging="1081"/>
        <w:rPr>
          <w:sz w:val="28"/>
        </w:rPr>
      </w:pPr>
      <w:r>
        <w:rPr>
          <w:sz w:val="28"/>
        </w:rPr>
        <w:t>Life</w:t>
      </w:r>
      <w:r>
        <w:rPr>
          <w:spacing w:val="-3"/>
          <w:sz w:val="28"/>
        </w:rPr>
        <w:t xml:space="preserve"> </w:t>
      </w:r>
      <w:r>
        <w:rPr>
          <w:sz w:val="28"/>
        </w:rPr>
        <w:t>cycle</w:t>
      </w:r>
      <w:r>
        <w:rPr>
          <w:spacing w:val="-2"/>
          <w:sz w:val="28"/>
        </w:rPr>
        <w:t xml:space="preserve"> </w:t>
      </w:r>
      <w:r>
        <w:rPr>
          <w:sz w:val="28"/>
        </w:rPr>
        <w:t>of spring</w:t>
      </w:r>
      <w:r>
        <w:rPr>
          <w:spacing w:val="-5"/>
          <w:sz w:val="28"/>
        </w:rPr>
        <w:t xml:space="preserve"> </w:t>
      </w:r>
      <w:proofErr w:type="gramStart"/>
      <w:r>
        <w:rPr>
          <w:sz w:val="28"/>
        </w:rPr>
        <w:t>bean ?</w:t>
      </w:r>
      <w:proofErr w:type="gramEnd"/>
    </w:p>
    <w:p w14:paraId="01441C60" w14:textId="77777777" w:rsidR="00594048" w:rsidRDefault="00594048">
      <w:pPr>
        <w:pStyle w:val="BodyText"/>
        <w:spacing w:before="10"/>
        <w:ind w:left="0" w:firstLine="0"/>
        <w:rPr>
          <w:sz w:val="27"/>
        </w:rPr>
      </w:pPr>
    </w:p>
    <w:p w14:paraId="4113F28D" w14:textId="77777777" w:rsidR="00A03D81" w:rsidRDefault="00CF0667" w:rsidP="00B42E69">
      <w:pPr>
        <w:pStyle w:val="ListParagraph"/>
        <w:numPr>
          <w:ilvl w:val="0"/>
          <w:numId w:val="1"/>
        </w:numPr>
        <w:tabs>
          <w:tab w:val="left" w:pos="1180"/>
          <w:tab w:val="left" w:pos="1181"/>
        </w:tabs>
        <w:spacing w:before="0"/>
        <w:ind w:hanging="1081"/>
        <w:rPr>
          <w:sz w:val="28"/>
        </w:rPr>
      </w:pPr>
      <w:r>
        <w:rPr>
          <w:sz w:val="28"/>
        </w:rPr>
        <w:t>What</w:t>
      </w:r>
      <w:r>
        <w:rPr>
          <w:spacing w:val="-2"/>
          <w:sz w:val="28"/>
        </w:rPr>
        <w:t xml:space="preserve"> </w:t>
      </w:r>
      <w:r>
        <w:rPr>
          <w:sz w:val="28"/>
        </w:rPr>
        <w:t xml:space="preserve">is </w:t>
      </w:r>
      <w:proofErr w:type="gramStart"/>
      <w:r>
        <w:rPr>
          <w:sz w:val="28"/>
        </w:rPr>
        <w:t>API</w:t>
      </w:r>
      <w:r>
        <w:rPr>
          <w:spacing w:val="-1"/>
          <w:sz w:val="28"/>
        </w:rPr>
        <w:t xml:space="preserve"> </w:t>
      </w:r>
      <w:r>
        <w:rPr>
          <w:sz w:val="28"/>
        </w:rPr>
        <w:t>?</w:t>
      </w:r>
      <w:proofErr w:type="gramEnd"/>
    </w:p>
    <w:p w14:paraId="6041BC66" w14:textId="77777777" w:rsidR="00B42E69" w:rsidRPr="00B42E69" w:rsidRDefault="00B42E69" w:rsidP="00B42E69"/>
    <w:p w14:paraId="03E9F5B1" w14:textId="77777777" w:rsidR="00B42E69" w:rsidRPr="00B42E69" w:rsidRDefault="00B42E69" w:rsidP="00B42E69"/>
    <w:p w14:paraId="611F8539" w14:textId="77777777" w:rsidR="00B42E69" w:rsidRDefault="00B42E69" w:rsidP="00B42E69">
      <w:pPr>
        <w:rPr>
          <w:sz w:val="28"/>
        </w:rPr>
      </w:pPr>
    </w:p>
    <w:p w14:paraId="6480E18F" w14:textId="7E22AC46" w:rsidR="00B42E69" w:rsidRDefault="00B42E69" w:rsidP="00B42E69">
      <w:pPr>
        <w:tabs>
          <w:tab w:val="left" w:pos="5159"/>
        </w:tabs>
        <w:rPr>
          <w:sz w:val="28"/>
        </w:rPr>
      </w:pPr>
      <w:r>
        <w:rPr>
          <w:sz w:val="28"/>
        </w:rPr>
        <w:tab/>
      </w:r>
    </w:p>
    <w:p w14:paraId="22501FE8" w14:textId="3F5A169F" w:rsidR="00B42E69" w:rsidRPr="00B42E69" w:rsidRDefault="00B42E69" w:rsidP="00B42E69">
      <w:pPr>
        <w:tabs>
          <w:tab w:val="left" w:pos="5159"/>
        </w:tabs>
        <w:sectPr w:rsidR="00B42E69" w:rsidRPr="00B42E69">
          <w:pgSz w:w="12240" w:h="15840"/>
          <w:pgMar w:top="1420" w:right="1360" w:bottom="280" w:left="1700" w:header="720" w:footer="720" w:gutter="0"/>
          <w:cols w:space="720"/>
        </w:sectPr>
      </w:pPr>
      <w:r>
        <w:tab/>
      </w:r>
    </w:p>
    <w:p w14:paraId="76E4DAF0" w14:textId="0B6B3D89" w:rsidR="00594048" w:rsidRDefault="00594048" w:rsidP="00B42E69">
      <w:pPr>
        <w:pStyle w:val="ListParagraph"/>
        <w:tabs>
          <w:tab w:val="left" w:pos="1180"/>
          <w:tab w:val="left" w:pos="1181"/>
        </w:tabs>
        <w:spacing w:before="22"/>
        <w:ind w:firstLine="0"/>
        <w:rPr>
          <w:sz w:val="28"/>
        </w:rPr>
      </w:pPr>
    </w:p>
    <w:sectPr w:rsidR="00594048">
      <w:pgSz w:w="12240" w:h="15840"/>
      <w:pgMar w:top="1420" w:right="1360" w:bottom="280" w:left="17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C36C9" w14:textId="77777777" w:rsidR="00F34E19" w:rsidRDefault="00F34E19" w:rsidP="00A135BE">
      <w:r>
        <w:separator/>
      </w:r>
    </w:p>
  </w:endnote>
  <w:endnote w:type="continuationSeparator" w:id="0">
    <w:p w14:paraId="6FD45E5A" w14:textId="77777777" w:rsidR="00F34E19" w:rsidRDefault="00F34E19" w:rsidP="00A135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Inconsolata">
    <w:charset w:val="00"/>
    <w:family w:val="auto"/>
    <w:pitch w:val="variable"/>
    <w:sig w:usb0="A00000FF" w:usb1="0000F9EB" w:usb2="00000020" w:usb3="00000000" w:csb0="00000193" w:csb1="00000000"/>
  </w:font>
  <w:font w:name="HFQMME+Lora Regular">
    <w:altName w:val="Browallia New"/>
    <w:charset w:val="01"/>
    <w:family w:val="auto"/>
    <w:pitch w:val="variable"/>
    <w:sig w:usb0="01010101" w:usb1="01010101" w:usb2="01010101" w:usb3="01010101" w:csb0="01010101" w:csb1="01010101"/>
  </w:font>
  <w:font w:name="Source Sans Pro">
    <w:altName w:val="Source Sans Pro"/>
    <w:charset w:val="00"/>
    <w:family w:val="swiss"/>
    <w:pitch w:val="variable"/>
    <w:sig w:usb0="600002F7" w:usb1="02000001" w:usb2="00000000" w:usb3="00000000" w:csb0="0000019F" w:csb1="00000000"/>
  </w:font>
  <w:font w:name="Lato">
    <w:charset w:val="00"/>
    <w:family w:val="swiss"/>
    <w:pitch w:val="variable"/>
    <w:sig w:usb0="E10002FF" w:usb1="5000ECFF" w:usb2="0000002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Raleway">
    <w:charset w:val="00"/>
    <w:family w:val="auto"/>
    <w:pitch w:val="variable"/>
    <w:sig w:usb0="A00002FF" w:usb1="5000205B" w:usb2="00000000" w:usb3="00000000" w:csb0="00000197" w:csb1="00000000"/>
  </w:font>
  <w:font w:name="Source Code Pro">
    <w:charset w:val="00"/>
    <w:family w:val="modern"/>
    <w:pitch w:val="fixed"/>
    <w:sig w:usb0="200002F7" w:usb1="0200380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Open Sans">
    <w:charset w:val="00"/>
    <w:family w:val="swiss"/>
    <w:pitch w:val="variable"/>
    <w:sig w:usb0="E00002EF" w:usb1="4000205B" w:usb2="00000028" w:usb3="00000000" w:csb0="0000019F" w:csb1="00000000"/>
  </w:font>
  <w:font w:name="Cascadia Mono">
    <w:panose1 w:val="020B0609020000020004"/>
    <w:charset w:val="00"/>
    <w:family w:val="modern"/>
    <w:pitch w:val="fixed"/>
    <w:sig w:usb0="A1002AFF" w:usb1="C000F9FB" w:usb2="00040020" w:usb3="00000000" w:csb0="000001FF" w:csb1="00000000"/>
  </w:font>
  <w:font w:name="Poppins">
    <w:charset w:val="00"/>
    <w:family w:val="auto"/>
    <w:pitch w:val="variable"/>
    <w:sig w:usb0="00008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28F123" w14:textId="77777777" w:rsidR="00F34E19" w:rsidRDefault="00F34E19" w:rsidP="00A135BE">
      <w:r>
        <w:separator/>
      </w:r>
    </w:p>
  </w:footnote>
  <w:footnote w:type="continuationSeparator" w:id="0">
    <w:p w14:paraId="1931806F" w14:textId="77777777" w:rsidR="00F34E19" w:rsidRDefault="00F34E19" w:rsidP="00A135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C462F"/>
    <w:multiLevelType w:val="multilevel"/>
    <w:tmpl w:val="5A0E5700"/>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3405AB6"/>
    <w:multiLevelType w:val="multilevel"/>
    <w:tmpl w:val="9C4A681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5B07017"/>
    <w:multiLevelType w:val="multilevel"/>
    <w:tmpl w:val="F7B6B62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7DC4504"/>
    <w:multiLevelType w:val="multilevel"/>
    <w:tmpl w:val="00923F0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0A7433E8"/>
    <w:multiLevelType w:val="multilevel"/>
    <w:tmpl w:val="2BEC641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0BBB48F9"/>
    <w:multiLevelType w:val="hybridMultilevel"/>
    <w:tmpl w:val="62A27802"/>
    <w:lvl w:ilvl="0" w:tplc="FFFFFFFF">
      <w:start w:val="1"/>
      <w:numFmt w:val="decimal"/>
      <w:lvlText w:val="%1)"/>
      <w:lvlJc w:val="left"/>
      <w:pPr>
        <w:ind w:left="460" w:hanging="360"/>
      </w:pPr>
      <w:rPr>
        <w:rFonts w:ascii="Calibri" w:eastAsia="Calibri" w:hAnsi="Calibri" w:cs="Calibri" w:hint="default"/>
        <w:b w:val="0"/>
        <w:bCs w:val="0"/>
        <w:i w:val="0"/>
        <w:iCs w:val="0"/>
        <w:spacing w:val="-1"/>
        <w:w w:val="100"/>
        <w:sz w:val="28"/>
        <w:szCs w:val="28"/>
        <w:lang w:val="en-US" w:eastAsia="en-US" w:bidi="ar-SA"/>
      </w:rPr>
    </w:lvl>
    <w:lvl w:ilvl="1" w:tplc="FFFFFFFF">
      <w:numFmt w:val="bullet"/>
      <w:lvlText w:val="•"/>
      <w:lvlJc w:val="left"/>
      <w:pPr>
        <w:ind w:left="1332" w:hanging="360"/>
      </w:pPr>
      <w:rPr>
        <w:rFonts w:hint="default"/>
        <w:lang w:val="en-US" w:eastAsia="en-US" w:bidi="ar-SA"/>
      </w:rPr>
    </w:lvl>
    <w:lvl w:ilvl="2" w:tplc="FFFFFFFF">
      <w:numFmt w:val="bullet"/>
      <w:lvlText w:val="•"/>
      <w:lvlJc w:val="left"/>
      <w:pPr>
        <w:ind w:left="2204" w:hanging="360"/>
      </w:pPr>
      <w:rPr>
        <w:rFonts w:hint="default"/>
        <w:lang w:val="en-US" w:eastAsia="en-US" w:bidi="ar-SA"/>
      </w:rPr>
    </w:lvl>
    <w:lvl w:ilvl="3" w:tplc="FFFFFFFF">
      <w:numFmt w:val="bullet"/>
      <w:lvlText w:val="•"/>
      <w:lvlJc w:val="left"/>
      <w:pPr>
        <w:ind w:left="3076" w:hanging="360"/>
      </w:pPr>
      <w:rPr>
        <w:rFonts w:hint="default"/>
        <w:lang w:val="en-US" w:eastAsia="en-US" w:bidi="ar-SA"/>
      </w:rPr>
    </w:lvl>
    <w:lvl w:ilvl="4" w:tplc="FFFFFFFF">
      <w:numFmt w:val="bullet"/>
      <w:lvlText w:val="•"/>
      <w:lvlJc w:val="left"/>
      <w:pPr>
        <w:ind w:left="3948" w:hanging="360"/>
      </w:pPr>
      <w:rPr>
        <w:rFonts w:hint="default"/>
        <w:lang w:val="en-US" w:eastAsia="en-US" w:bidi="ar-SA"/>
      </w:rPr>
    </w:lvl>
    <w:lvl w:ilvl="5" w:tplc="FFFFFFFF">
      <w:numFmt w:val="bullet"/>
      <w:lvlText w:val="•"/>
      <w:lvlJc w:val="left"/>
      <w:pPr>
        <w:ind w:left="4820" w:hanging="360"/>
      </w:pPr>
      <w:rPr>
        <w:rFonts w:hint="default"/>
        <w:lang w:val="en-US" w:eastAsia="en-US" w:bidi="ar-SA"/>
      </w:rPr>
    </w:lvl>
    <w:lvl w:ilvl="6" w:tplc="FFFFFFFF">
      <w:numFmt w:val="bullet"/>
      <w:lvlText w:val="•"/>
      <w:lvlJc w:val="left"/>
      <w:pPr>
        <w:ind w:left="5692" w:hanging="360"/>
      </w:pPr>
      <w:rPr>
        <w:rFonts w:hint="default"/>
        <w:lang w:val="en-US" w:eastAsia="en-US" w:bidi="ar-SA"/>
      </w:rPr>
    </w:lvl>
    <w:lvl w:ilvl="7" w:tplc="FFFFFFFF">
      <w:numFmt w:val="bullet"/>
      <w:lvlText w:val="•"/>
      <w:lvlJc w:val="left"/>
      <w:pPr>
        <w:ind w:left="6564" w:hanging="360"/>
      </w:pPr>
      <w:rPr>
        <w:rFonts w:hint="default"/>
        <w:lang w:val="en-US" w:eastAsia="en-US" w:bidi="ar-SA"/>
      </w:rPr>
    </w:lvl>
    <w:lvl w:ilvl="8" w:tplc="FFFFFFFF">
      <w:numFmt w:val="bullet"/>
      <w:lvlText w:val="•"/>
      <w:lvlJc w:val="left"/>
      <w:pPr>
        <w:ind w:left="7436" w:hanging="360"/>
      </w:pPr>
      <w:rPr>
        <w:rFonts w:hint="default"/>
        <w:lang w:val="en-US" w:eastAsia="en-US" w:bidi="ar-SA"/>
      </w:rPr>
    </w:lvl>
  </w:abstractNum>
  <w:abstractNum w:abstractNumId="6" w15:restartNumberingAfterBreak="0">
    <w:nsid w:val="145C47EE"/>
    <w:multiLevelType w:val="multilevel"/>
    <w:tmpl w:val="3672420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18484389"/>
    <w:multiLevelType w:val="multilevel"/>
    <w:tmpl w:val="31E440D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1E874C77"/>
    <w:multiLevelType w:val="multilevel"/>
    <w:tmpl w:val="5AAA7D0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20B32E18"/>
    <w:multiLevelType w:val="multilevel"/>
    <w:tmpl w:val="2DF4386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20F05CD8"/>
    <w:multiLevelType w:val="multilevel"/>
    <w:tmpl w:val="3C3640E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213C2E02"/>
    <w:multiLevelType w:val="multilevel"/>
    <w:tmpl w:val="9118E7CA"/>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21631922"/>
    <w:multiLevelType w:val="hybridMultilevel"/>
    <w:tmpl w:val="9C8421B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22152E40"/>
    <w:multiLevelType w:val="multilevel"/>
    <w:tmpl w:val="17B8392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324679A"/>
    <w:multiLevelType w:val="multilevel"/>
    <w:tmpl w:val="AC4ECE4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56D79FF"/>
    <w:multiLevelType w:val="multilevel"/>
    <w:tmpl w:val="0988EB2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8F449FB"/>
    <w:multiLevelType w:val="multilevel"/>
    <w:tmpl w:val="8B163E2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2AC913E5"/>
    <w:multiLevelType w:val="multilevel"/>
    <w:tmpl w:val="FA10CEB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2B477757"/>
    <w:multiLevelType w:val="hybridMultilevel"/>
    <w:tmpl w:val="C06A495C"/>
    <w:lvl w:ilvl="0" w:tplc="40090001">
      <w:start w:val="1"/>
      <w:numFmt w:val="bullet"/>
      <w:lvlText w:val=""/>
      <w:lvlJc w:val="left"/>
      <w:pPr>
        <w:ind w:left="1180" w:hanging="360"/>
      </w:pPr>
      <w:rPr>
        <w:rFonts w:ascii="Symbol" w:hAnsi="Symbol" w:hint="default"/>
      </w:rPr>
    </w:lvl>
    <w:lvl w:ilvl="1" w:tplc="40090003" w:tentative="1">
      <w:start w:val="1"/>
      <w:numFmt w:val="bullet"/>
      <w:lvlText w:val="o"/>
      <w:lvlJc w:val="left"/>
      <w:pPr>
        <w:ind w:left="1900" w:hanging="360"/>
      </w:pPr>
      <w:rPr>
        <w:rFonts w:ascii="Courier New" w:hAnsi="Courier New" w:cs="Courier New" w:hint="default"/>
      </w:rPr>
    </w:lvl>
    <w:lvl w:ilvl="2" w:tplc="40090005" w:tentative="1">
      <w:start w:val="1"/>
      <w:numFmt w:val="bullet"/>
      <w:lvlText w:val=""/>
      <w:lvlJc w:val="left"/>
      <w:pPr>
        <w:ind w:left="2620" w:hanging="360"/>
      </w:pPr>
      <w:rPr>
        <w:rFonts w:ascii="Wingdings" w:hAnsi="Wingdings" w:hint="default"/>
      </w:rPr>
    </w:lvl>
    <w:lvl w:ilvl="3" w:tplc="40090001" w:tentative="1">
      <w:start w:val="1"/>
      <w:numFmt w:val="bullet"/>
      <w:lvlText w:val=""/>
      <w:lvlJc w:val="left"/>
      <w:pPr>
        <w:ind w:left="3340" w:hanging="360"/>
      </w:pPr>
      <w:rPr>
        <w:rFonts w:ascii="Symbol" w:hAnsi="Symbol" w:hint="default"/>
      </w:rPr>
    </w:lvl>
    <w:lvl w:ilvl="4" w:tplc="40090003" w:tentative="1">
      <w:start w:val="1"/>
      <w:numFmt w:val="bullet"/>
      <w:lvlText w:val="o"/>
      <w:lvlJc w:val="left"/>
      <w:pPr>
        <w:ind w:left="4060" w:hanging="360"/>
      </w:pPr>
      <w:rPr>
        <w:rFonts w:ascii="Courier New" w:hAnsi="Courier New" w:cs="Courier New" w:hint="default"/>
      </w:rPr>
    </w:lvl>
    <w:lvl w:ilvl="5" w:tplc="40090005" w:tentative="1">
      <w:start w:val="1"/>
      <w:numFmt w:val="bullet"/>
      <w:lvlText w:val=""/>
      <w:lvlJc w:val="left"/>
      <w:pPr>
        <w:ind w:left="4780" w:hanging="360"/>
      </w:pPr>
      <w:rPr>
        <w:rFonts w:ascii="Wingdings" w:hAnsi="Wingdings" w:hint="default"/>
      </w:rPr>
    </w:lvl>
    <w:lvl w:ilvl="6" w:tplc="40090001" w:tentative="1">
      <w:start w:val="1"/>
      <w:numFmt w:val="bullet"/>
      <w:lvlText w:val=""/>
      <w:lvlJc w:val="left"/>
      <w:pPr>
        <w:ind w:left="5500" w:hanging="360"/>
      </w:pPr>
      <w:rPr>
        <w:rFonts w:ascii="Symbol" w:hAnsi="Symbol" w:hint="default"/>
      </w:rPr>
    </w:lvl>
    <w:lvl w:ilvl="7" w:tplc="40090003" w:tentative="1">
      <w:start w:val="1"/>
      <w:numFmt w:val="bullet"/>
      <w:lvlText w:val="o"/>
      <w:lvlJc w:val="left"/>
      <w:pPr>
        <w:ind w:left="6220" w:hanging="360"/>
      </w:pPr>
      <w:rPr>
        <w:rFonts w:ascii="Courier New" w:hAnsi="Courier New" w:cs="Courier New" w:hint="default"/>
      </w:rPr>
    </w:lvl>
    <w:lvl w:ilvl="8" w:tplc="40090005" w:tentative="1">
      <w:start w:val="1"/>
      <w:numFmt w:val="bullet"/>
      <w:lvlText w:val=""/>
      <w:lvlJc w:val="left"/>
      <w:pPr>
        <w:ind w:left="6940" w:hanging="360"/>
      </w:pPr>
      <w:rPr>
        <w:rFonts w:ascii="Wingdings" w:hAnsi="Wingdings" w:hint="default"/>
      </w:rPr>
    </w:lvl>
  </w:abstractNum>
  <w:abstractNum w:abstractNumId="19" w15:restartNumberingAfterBreak="0">
    <w:nsid w:val="2EBF0677"/>
    <w:multiLevelType w:val="multilevel"/>
    <w:tmpl w:val="77F0B9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994A66"/>
    <w:multiLevelType w:val="multilevel"/>
    <w:tmpl w:val="E134271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378E7425"/>
    <w:multiLevelType w:val="multilevel"/>
    <w:tmpl w:val="0FDA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9467F5C"/>
    <w:multiLevelType w:val="hybridMultilevel"/>
    <w:tmpl w:val="A06E3A14"/>
    <w:lvl w:ilvl="0" w:tplc="40090001">
      <w:start w:val="1"/>
      <w:numFmt w:val="bullet"/>
      <w:lvlText w:val=""/>
      <w:lvlJc w:val="left"/>
      <w:pPr>
        <w:ind w:left="1900" w:hanging="360"/>
      </w:pPr>
      <w:rPr>
        <w:rFonts w:ascii="Symbol" w:hAnsi="Symbol" w:hint="default"/>
      </w:rPr>
    </w:lvl>
    <w:lvl w:ilvl="1" w:tplc="40090003" w:tentative="1">
      <w:start w:val="1"/>
      <w:numFmt w:val="bullet"/>
      <w:lvlText w:val="o"/>
      <w:lvlJc w:val="left"/>
      <w:pPr>
        <w:ind w:left="2620" w:hanging="360"/>
      </w:pPr>
      <w:rPr>
        <w:rFonts w:ascii="Courier New" w:hAnsi="Courier New" w:cs="Courier New" w:hint="default"/>
      </w:rPr>
    </w:lvl>
    <w:lvl w:ilvl="2" w:tplc="40090005" w:tentative="1">
      <w:start w:val="1"/>
      <w:numFmt w:val="bullet"/>
      <w:lvlText w:val=""/>
      <w:lvlJc w:val="left"/>
      <w:pPr>
        <w:ind w:left="3340" w:hanging="360"/>
      </w:pPr>
      <w:rPr>
        <w:rFonts w:ascii="Wingdings" w:hAnsi="Wingdings" w:hint="default"/>
      </w:rPr>
    </w:lvl>
    <w:lvl w:ilvl="3" w:tplc="40090001" w:tentative="1">
      <w:start w:val="1"/>
      <w:numFmt w:val="bullet"/>
      <w:lvlText w:val=""/>
      <w:lvlJc w:val="left"/>
      <w:pPr>
        <w:ind w:left="4060" w:hanging="360"/>
      </w:pPr>
      <w:rPr>
        <w:rFonts w:ascii="Symbol" w:hAnsi="Symbol" w:hint="default"/>
      </w:rPr>
    </w:lvl>
    <w:lvl w:ilvl="4" w:tplc="40090003" w:tentative="1">
      <w:start w:val="1"/>
      <w:numFmt w:val="bullet"/>
      <w:lvlText w:val="o"/>
      <w:lvlJc w:val="left"/>
      <w:pPr>
        <w:ind w:left="4780" w:hanging="360"/>
      </w:pPr>
      <w:rPr>
        <w:rFonts w:ascii="Courier New" w:hAnsi="Courier New" w:cs="Courier New" w:hint="default"/>
      </w:rPr>
    </w:lvl>
    <w:lvl w:ilvl="5" w:tplc="40090005" w:tentative="1">
      <w:start w:val="1"/>
      <w:numFmt w:val="bullet"/>
      <w:lvlText w:val=""/>
      <w:lvlJc w:val="left"/>
      <w:pPr>
        <w:ind w:left="5500" w:hanging="360"/>
      </w:pPr>
      <w:rPr>
        <w:rFonts w:ascii="Wingdings" w:hAnsi="Wingdings" w:hint="default"/>
      </w:rPr>
    </w:lvl>
    <w:lvl w:ilvl="6" w:tplc="40090001" w:tentative="1">
      <w:start w:val="1"/>
      <w:numFmt w:val="bullet"/>
      <w:lvlText w:val=""/>
      <w:lvlJc w:val="left"/>
      <w:pPr>
        <w:ind w:left="6220" w:hanging="360"/>
      </w:pPr>
      <w:rPr>
        <w:rFonts w:ascii="Symbol" w:hAnsi="Symbol" w:hint="default"/>
      </w:rPr>
    </w:lvl>
    <w:lvl w:ilvl="7" w:tplc="40090003" w:tentative="1">
      <w:start w:val="1"/>
      <w:numFmt w:val="bullet"/>
      <w:lvlText w:val="o"/>
      <w:lvlJc w:val="left"/>
      <w:pPr>
        <w:ind w:left="6940" w:hanging="360"/>
      </w:pPr>
      <w:rPr>
        <w:rFonts w:ascii="Courier New" w:hAnsi="Courier New" w:cs="Courier New" w:hint="default"/>
      </w:rPr>
    </w:lvl>
    <w:lvl w:ilvl="8" w:tplc="40090005" w:tentative="1">
      <w:start w:val="1"/>
      <w:numFmt w:val="bullet"/>
      <w:lvlText w:val=""/>
      <w:lvlJc w:val="left"/>
      <w:pPr>
        <w:ind w:left="7660" w:hanging="360"/>
      </w:pPr>
      <w:rPr>
        <w:rFonts w:ascii="Wingdings" w:hAnsi="Wingdings" w:hint="default"/>
      </w:rPr>
    </w:lvl>
  </w:abstractNum>
  <w:abstractNum w:abstractNumId="23" w15:restartNumberingAfterBreak="0">
    <w:nsid w:val="3AF80CF4"/>
    <w:multiLevelType w:val="hybridMultilevel"/>
    <w:tmpl w:val="32347740"/>
    <w:lvl w:ilvl="0" w:tplc="40090001">
      <w:start w:val="1"/>
      <w:numFmt w:val="bullet"/>
      <w:lvlText w:val=""/>
      <w:lvlJc w:val="left"/>
      <w:pPr>
        <w:ind w:left="1900" w:hanging="360"/>
      </w:pPr>
      <w:rPr>
        <w:rFonts w:ascii="Symbol" w:hAnsi="Symbol" w:hint="default"/>
      </w:rPr>
    </w:lvl>
    <w:lvl w:ilvl="1" w:tplc="40090003" w:tentative="1">
      <w:start w:val="1"/>
      <w:numFmt w:val="bullet"/>
      <w:lvlText w:val="o"/>
      <w:lvlJc w:val="left"/>
      <w:pPr>
        <w:ind w:left="2620" w:hanging="360"/>
      </w:pPr>
      <w:rPr>
        <w:rFonts w:ascii="Courier New" w:hAnsi="Courier New" w:cs="Courier New" w:hint="default"/>
      </w:rPr>
    </w:lvl>
    <w:lvl w:ilvl="2" w:tplc="40090005" w:tentative="1">
      <w:start w:val="1"/>
      <w:numFmt w:val="bullet"/>
      <w:lvlText w:val=""/>
      <w:lvlJc w:val="left"/>
      <w:pPr>
        <w:ind w:left="3340" w:hanging="360"/>
      </w:pPr>
      <w:rPr>
        <w:rFonts w:ascii="Wingdings" w:hAnsi="Wingdings" w:hint="default"/>
      </w:rPr>
    </w:lvl>
    <w:lvl w:ilvl="3" w:tplc="40090001" w:tentative="1">
      <w:start w:val="1"/>
      <w:numFmt w:val="bullet"/>
      <w:lvlText w:val=""/>
      <w:lvlJc w:val="left"/>
      <w:pPr>
        <w:ind w:left="4060" w:hanging="360"/>
      </w:pPr>
      <w:rPr>
        <w:rFonts w:ascii="Symbol" w:hAnsi="Symbol" w:hint="default"/>
      </w:rPr>
    </w:lvl>
    <w:lvl w:ilvl="4" w:tplc="40090003" w:tentative="1">
      <w:start w:val="1"/>
      <w:numFmt w:val="bullet"/>
      <w:lvlText w:val="o"/>
      <w:lvlJc w:val="left"/>
      <w:pPr>
        <w:ind w:left="4780" w:hanging="360"/>
      </w:pPr>
      <w:rPr>
        <w:rFonts w:ascii="Courier New" w:hAnsi="Courier New" w:cs="Courier New" w:hint="default"/>
      </w:rPr>
    </w:lvl>
    <w:lvl w:ilvl="5" w:tplc="40090005" w:tentative="1">
      <w:start w:val="1"/>
      <w:numFmt w:val="bullet"/>
      <w:lvlText w:val=""/>
      <w:lvlJc w:val="left"/>
      <w:pPr>
        <w:ind w:left="5500" w:hanging="360"/>
      </w:pPr>
      <w:rPr>
        <w:rFonts w:ascii="Wingdings" w:hAnsi="Wingdings" w:hint="default"/>
      </w:rPr>
    </w:lvl>
    <w:lvl w:ilvl="6" w:tplc="40090001" w:tentative="1">
      <w:start w:val="1"/>
      <w:numFmt w:val="bullet"/>
      <w:lvlText w:val=""/>
      <w:lvlJc w:val="left"/>
      <w:pPr>
        <w:ind w:left="6220" w:hanging="360"/>
      </w:pPr>
      <w:rPr>
        <w:rFonts w:ascii="Symbol" w:hAnsi="Symbol" w:hint="default"/>
      </w:rPr>
    </w:lvl>
    <w:lvl w:ilvl="7" w:tplc="40090003" w:tentative="1">
      <w:start w:val="1"/>
      <w:numFmt w:val="bullet"/>
      <w:lvlText w:val="o"/>
      <w:lvlJc w:val="left"/>
      <w:pPr>
        <w:ind w:left="6940" w:hanging="360"/>
      </w:pPr>
      <w:rPr>
        <w:rFonts w:ascii="Courier New" w:hAnsi="Courier New" w:cs="Courier New" w:hint="default"/>
      </w:rPr>
    </w:lvl>
    <w:lvl w:ilvl="8" w:tplc="40090005" w:tentative="1">
      <w:start w:val="1"/>
      <w:numFmt w:val="bullet"/>
      <w:lvlText w:val=""/>
      <w:lvlJc w:val="left"/>
      <w:pPr>
        <w:ind w:left="7660" w:hanging="360"/>
      </w:pPr>
      <w:rPr>
        <w:rFonts w:ascii="Wingdings" w:hAnsi="Wingdings" w:hint="default"/>
      </w:rPr>
    </w:lvl>
  </w:abstractNum>
  <w:abstractNum w:abstractNumId="24" w15:restartNumberingAfterBreak="0">
    <w:nsid w:val="3B9B66EA"/>
    <w:multiLevelType w:val="multilevel"/>
    <w:tmpl w:val="402C56CA"/>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3E993DAE"/>
    <w:multiLevelType w:val="multilevel"/>
    <w:tmpl w:val="E95AC35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6" w15:restartNumberingAfterBreak="0">
    <w:nsid w:val="3F6244FD"/>
    <w:multiLevelType w:val="hybridMultilevel"/>
    <w:tmpl w:val="C4103CC6"/>
    <w:lvl w:ilvl="0" w:tplc="40090001">
      <w:start w:val="1"/>
      <w:numFmt w:val="bullet"/>
      <w:lvlText w:val=""/>
      <w:lvlJc w:val="left"/>
      <w:pPr>
        <w:ind w:left="1900" w:hanging="360"/>
      </w:pPr>
      <w:rPr>
        <w:rFonts w:ascii="Symbol" w:hAnsi="Symbol" w:hint="default"/>
      </w:rPr>
    </w:lvl>
    <w:lvl w:ilvl="1" w:tplc="40090003" w:tentative="1">
      <w:start w:val="1"/>
      <w:numFmt w:val="bullet"/>
      <w:lvlText w:val="o"/>
      <w:lvlJc w:val="left"/>
      <w:pPr>
        <w:ind w:left="2620" w:hanging="360"/>
      </w:pPr>
      <w:rPr>
        <w:rFonts w:ascii="Courier New" w:hAnsi="Courier New" w:cs="Courier New" w:hint="default"/>
      </w:rPr>
    </w:lvl>
    <w:lvl w:ilvl="2" w:tplc="40090005" w:tentative="1">
      <w:start w:val="1"/>
      <w:numFmt w:val="bullet"/>
      <w:lvlText w:val=""/>
      <w:lvlJc w:val="left"/>
      <w:pPr>
        <w:ind w:left="3340" w:hanging="360"/>
      </w:pPr>
      <w:rPr>
        <w:rFonts w:ascii="Wingdings" w:hAnsi="Wingdings" w:hint="default"/>
      </w:rPr>
    </w:lvl>
    <w:lvl w:ilvl="3" w:tplc="40090001" w:tentative="1">
      <w:start w:val="1"/>
      <w:numFmt w:val="bullet"/>
      <w:lvlText w:val=""/>
      <w:lvlJc w:val="left"/>
      <w:pPr>
        <w:ind w:left="4060" w:hanging="360"/>
      </w:pPr>
      <w:rPr>
        <w:rFonts w:ascii="Symbol" w:hAnsi="Symbol" w:hint="default"/>
      </w:rPr>
    </w:lvl>
    <w:lvl w:ilvl="4" w:tplc="40090003" w:tentative="1">
      <w:start w:val="1"/>
      <w:numFmt w:val="bullet"/>
      <w:lvlText w:val="o"/>
      <w:lvlJc w:val="left"/>
      <w:pPr>
        <w:ind w:left="4780" w:hanging="360"/>
      </w:pPr>
      <w:rPr>
        <w:rFonts w:ascii="Courier New" w:hAnsi="Courier New" w:cs="Courier New" w:hint="default"/>
      </w:rPr>
    </w:lvl>
    <w:lvl w:ilvl="5" w:tplc="40090005" w:tentative="1">
      <w:start w:val="1"/>
      <w:numFmt w:val="bullet"/>
      <w:lvlText w:val=""/>
      <w:lvlJc w:val="left"/>
      <w:pPr>
        <w:ind w:left="5500" w:hanging="360"/>
      </w:pPr>
      <w:rPr>
        <w:rFonts w:ascii="Wingdings" w:hAnsi="Wingdings" w:hint="default"/>
      </w:rPr>
    </w:lvl>
    <w:lvl w:ilvl="6" w:tplc="40090001" w:tentative="1">
      <w:start w:val="1"/>
      <w:numFmt w:val="bullet"/>
      <w:lvlText w:val=""/>
      <w:lvlJc w:val="left"/>
      <w:pPr>
        <w:ind w:left="6220" w:hanging="360"/>
      </w:pPr>
      <w:rPr>
        <w:rFonts w:ascii="Symbol" w:hAnsi="Symbol" w:hint="default"/>
      </w:rPr>
    </w:lvl>
    <w:lvl w:ilvl="7" w:tplc="40090003" w:tentative="1">
      <w:start w:val="1"/>
      <w:numFmt w:val="bullet"/>
      <w:lvlText w:val="o"/>
      <w:lvlJc w:val="left"/>
      <w:pPr>
        <w:ind w:left="6940" w:hanging="360"/>
      </w:pPr>
      <w:rPr>
        <w:rFonts w:ascii="Courier New" w:hAnsi="Courier New" w:cs="Courier New" w:hint="default"/>
      </w:rPr>
    </w:lvl>
    <w:lvl w:ilvl="8" w:tplc="40090005" w:tentative="1">
      <w:start w:val="1"/>
      <w:numFmt w:val="bullet"/>
      <w:lvlText w:val=""/>
      <w:lvlJc w:val="left"/>
      <w:pPr>
        <w:ind w:left="7660" w:hanging="360"/>
      </w:pPr>
      <w:rPr>
        <w:rFonts w:ascii="Wingdings" w:hAnsi="Wingdings" w:hint="default"/>
      </w:rPr>
    </w:lvl>
  </w:abstractNum>
  <w:abstractNum w:abstractNumId="27" w15:restartNumberingAfterBreak="0">
    <w:nsid w:val="424B09F5"/>
    <w:multiLevelType w:val="multilevel"/>
    <w:tmpl w:val="6EC4B77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4AE1A89"/>
    <w:multiLevelType w:val="multilevel"/>
    <w:tmpl w:val="41605D8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4512070A"/>
    <w:multiLevelType w:val="multilevel"/>
    <w:tmpl w:val="5C687EB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75E2FBA"/>
    <w:multiLevelType w:val="multilevel"/>
    <w:tmpl w:val="55921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AD20BE0"/>
    <w:multiLevelType w:val="multilevel"/>
    <w:tmpl w:val="8B163E2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2" w15:restartNumberingAfterBreak="0">
    <w:nsid w:val="52751A80"/>
    <w:multiLevelType w:val="multilevel"/>
    <w:tmpl w:val="9E48C0B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AC15AD7"/>
    <w:multiLevelType w:val="multilevel"/>
    <w:tmpl w:val="49F4722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1DC7BDB"/>
    <w:multiLevelType w:val="multilevel"/>
    <w:tmpl w:val="B5DA06A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3347B41"/>
    <w:multiLevelType w:val="hybridMultilevel"/>
    <w:tmpl w:val="62A27802"/>
    <w:lvl w:ilvl="0" w:tplc="68CE1BC2">
      <w:start w:val="1"/>
      <w:numFmt w:val="decimal"/>
      <w:lvlText w:val="%1)"/>
      <w:lvlJc w:val="left"/>
      <w:pPr>
        <w:ind w:left="460" w:hanging="360"/>
      </w:pPr>
      <w:rPr>
        <w:rFonts w:ascii="Calibri" w:eastAsia="Calibri" w:hAnsi="Calibri" w:cs="Calibri" w:hint="default"/>
        <w:b w:val="0"/>
        <w:bCs w:val="0"/>
        <w:i w:val="0"/>
        <w:iCs w:val="0"/>
        <w:spacing w:val="-1"/>
        <w:w w:val="100"/>
        <w:sz w:val="28"/>
        <w:szCs w:val="28"/>
        <w:lang w:val="en-US" w:eastAsia="en-US" w:bidi="ar-SA"/>
      </w:rPr>
    </w:lvl>
    <w:lvl w:ilvl="1" w:tplc="4AA03786">
      <w:numFmt w:val="bullet"/>
      <w:lvlText w:val="•"/>
      <w:lvlJc w:val="left"/>
      <w:pPr>
        <w:ind w:left="1332" w:hanging="360"/>
      </w:pPr>
      <w:rPr>
        <w:rFonts w:hint="default"/>
        <w:lang w:val="en-US" w:eastAsia="en-US" w:bidi="ar-SA"/>
      </w:rPr>
    </w:lvl>
    <w:lvl w:ilvl="2" w:tplc="6BC875CE">
      <w:numFmt w:val="bullet"/>
      <w:lvlText w:val="•"/>
      <w:lvlJc w:val="left"/>
      <w:pPr>
        <w:ind w:left="2204" w:hanging="360"/>
      </w:pPr>
      <w:rPr>
        <w:rFonts w:hint="default"/>
        <w:lang w:val="en-US" w:eastAsia="en-US" w:bidi="ar-SA"/>
      </w:rPr>
    </w:lvl>
    <w:lvl w:ilvl="3" w:tplc="EE9EAAFE">
      <w:numFmt w:val="bullet"/>
      <w:lvlText w:val="•"/>
      <w:lvlJc w:val="left"/>
      <w:pPr>
        <w:ind w:left="3076" w:hanging="360"/>
      </w:pPr>
      <w:rPr>
        <w:rFonts w:hint="default"/>
        <w:lang w:val="en-US" w:eastAsia="en-US" w:bidi="ar-SA"/>
      </w:rPr>
    </w:lvl>
    <w:lvl w:ilvl="4" w:tplc="4C04CA3E">
      <w:numFmt w:val="bullet"/>
      <w:lvlText w:val="•"/>
      <w:lvlJc w:val="left"/>
      <w:pPr>
        <w:ind w:left="3948" w:hanging="360"/>
      </w:pPr>
      <w:rPr>
        <w:rFonts w:hint="default"/>
        <w:lang w:val="en-US" w:eastAsia="en-US" w:bidi="ar-SA"/>
      </w:rPr>
    </w:lvl>
    <w:lvl w:ilvl="5" w:tplc="4788818C">
      <w:numFmt w:val="bullet"/>
      <w:lvlText w:val="•"/>
      <w:lvlJc w:val="left"/>
      <w:pPr>
        <w:ind w:left="4820" w:hanging="360"/>
      </w:pPr>
      <w:rPr>
        <w:rFonts w:hint="default"/>
        <w:lang w:val="en-US" w:eastAsia="en-US" w:bidi="ar-SA"/>
      </w:rPr>
    </w:lvl>
    <w:lvl w:ilvl="6" w:tplc="6AB64C9E">
      <w:numFmt w:val="bullet"/>
      <w:lvlText w:val="•"/>
      <w:lvlJc w:val="left"/>
      <w:pPr>
        <w:ind w:left="5692" w:hanging="360"/>
      </w:pPr>
      <w:rPr>
        <w:rFonts w:hint="default"/>
        <w:lang w:val="en-US" w:eastAsia="en-US" w:bidi="ar-SA"/>
      </w:rPr>
    </w:lvl>
    <w:lvl w:ilvl="7" w:tplc="BF62B6FE">
      <w:numFmt w:val="bullet"/>
      <w:lvlText w:val="•"/>
      <w:lvlJc w:val="left"/>
      <w:pPr>
        <w:ind w:left="6564" w:hanging="360"/>
      </w:pPr>
      <w:rPr>
        <w:rFonts w:hint="default"/>
        <w:lang w:val="en-US" w:eastAsia="en-US" w:bidi="ar-SA"/>
      </w:rPr>
    </w:lvl>
    <w:lvl w:ilvl="8" w:tplc="D128A158">
      <w:numFmt w:val="bullet"/>
      <w:lvlText w:val="•"/>
      <w:lvlJc w:val="left"/>
      <w:pPr>
        <w:ind w:left="7436" w:hanging="360"/>
      </w:pPr>
      <w:rPr>
        <w:rFonts w:hint="default"/>
        <w:lang w:val="en-US" w:eastAsia="en-US" w:bidi="ar-SA"/>
      </w:rPr>
    </w:lvl>
  </w:abstractNum>
  <w:abstractNum w:abstractNumId="36" w15:restartNumberingAfterBreak="0">
    <w:nsid w:val="6A56282F"/>
    <w:multiLevelType w:val="multilevel"/>
    <w:tmpl w:val="7E260CB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9F4113"/>
    <w:multiLevelType w:val="multilevel"/>
    <w:tmpl w:val="65CA808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8" w15:restartNumberingAfterBreak="0">
    <w:nsid w:val="6EFA2C50"/>
    <w:multiLevelType w:val="multilevel"/>
    <w:tmpl w:val="4548431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9" w15:restartNumberingAfterBreak="0">
    <w:nsid w:val="6F0D2579"/>
    <w:multiLevelType w:val="multilevel"/>
    <w:tmpl w:val="B496647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2737485"/>
    <w:multiLevelType w:val="multilevel"/>
    <w:tmpl w:val="EBEA0FB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1" w15:restartNumberingAfterBreak="0">
    <w:nsid w:val="7620072D"/>
    <w:multiLevelType w:val="multilevel"/>
    <w:tmpl w:val="818AF7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80C356D"/>
    <w:multiLevelType w:val="multilevel"/>
    <w:tmpl w:val="A6E2CD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80F2202"/>
    <w:multiLevelType w:val="multilevel"/>
    <w:tmpl w:val="C47AF37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82A3E43"/>
    <w:multiLevelType w:val="multilevel"/>
    <w:tmpl w:val="8364154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EE43FFC"/>
    <w:multiLevelType w:val="hybridMultilevel"/>
    <w:tmpl w:val="E5BE341C"/>
    <w:lvl w:ilvl="0" w:tplc="60E22048">
      <w:start w:val="156"/>
      <w:numFmt w:val="decimal"/>
      <w:lvlText w:val="%1)"/>
      <w:lvlJc w:val="left"/>
      <w:pPr>
        <w:ind w:left="1180" w:hanging="1080"/>
      </w:pPr>
      <w:rPr>
        <w:rFonts w:hint="default"/>
        <w:spacing w:val="-1"/>
        <w:w w:val="100"/>
        <w:lang w:val="en-US" w:eastAsia="en-US" w:bidi="ar-SA"/>
      </w:rPr>
    </w:lvl>
    <w:lvl w:ilvl="1" w:tplc="C270E470">
      <w:numFmt w:val="bullet"/>
      <w:lvlText w:val="•"/>
      <w:lvlJc w:val="left"/>
      <w:pPr>
        <w:ind w:left="1980" w:hanging="1080"/>
      </w:pPr>
      <w:rPr>
        <w:rFonts w:hint="default"/>
        <w:lang w:val="en-US" w:eastAsia="en-US" w:bidi="ar-SA"/>
      </w:rPr>
    </w:lvl>
    <w:lvl w:ilvl="2" w:tplc="561A8350">
      <w:numFmt w:val="bullet"/>
      <w:lvlText w:val="•"/>
      <w:lvlJc w:val="left"/>
      <w:pPr>
        <w:ind w:left="2780" w:hanging="1080"/>
      </w:pPr>
      <w:rPr>
        <w:rFonts w:hint="default"/>
        <w:lang w:val="en-US" w:eastAsia="en-US" w:bidi="ar-SA"/>
      </w:rPr>
    </w:lvl>
    <w:lvl w:ilvl="3" w:tplc="FB9645A2">
      <w:numFmt w:val="bullet"/>
      <w:lvlText w:val="•"/>
      <w:lvlJc w:val="left"/>
      <w:pPr>
        <w:ind w:left="3580" w:hanging="1080"/>
      </w:pPr>
      <w:rPr>
        <w:rFonts w:hint="default"/>
        <w:lang w:val="en-US" w:eastAsia="en-US" w:bidi="ar-SA"/>
      </w:rPr>
    </w:lvl>
    <w:lvl w:ilvl="4" w:tplc="A4A873FC">
      <w:numFmt w:val="bullet"/>
      <w:lvlText w:val="•"/>
      <w:lvlJc w:val="left"/>
      <w:pPr>
        <w:ind w:left="4380" w:hanging="1080"/>
      </w:pPr>
      <w:rPr>
        <w:rFonts w:hint="default"/>
        <w:lang w:val="en-US" w:eastAsia="en-US" w:bidi="ar-SA"/>
      </w:rPr>
    </w:lvl>
    <w:lvl w:ilvl="5" w:tplc="2548C518">
      <w:numFmt w:val="bullet"/>
      <w:lvlText w:val="•"/>
      <w:lvlJc w:val="left"/>
      <w:pPr>
        <w:ind w:left="5180" w:hanging="1080"/>
      </w:pPr>
      <w:rPr>
        <w:rFonts w:hint="default"/>
        <w:lang w:val="en-US" w:eastAsia="en-US" w:bidi="ar-SA"/>
      </w:rPr>
    </w:lvl>
    <w:lvl w:ilvl="6" w:tplc="BA6EBA7C">
      <w:numFmt w:val="bullet"/>
      <w:lvlText w:val="•"/>
      <w:lvlJc w:val="left"/>
      <w:pPr>
        <w:ind w:left="5980" w:hanging="1080"/>
      </w:pPr>
      <w:rPr>
        <w:rFonts w:hint="default"/>
        <w:lang w:val="en-US" w:eastAsia="en-US" w:bidi="ar-SA"/>
      </w:rPr>
    </w:lvl>
    <w:lvl w:ilvl="7" w:tplc="D848F188">
      <w:numFmt w:val="bullet"/>
      <w:lvlText w:val="•"/>
      <w:lvlJc w:val="left"/>
      <w:pPr>
        <w:ind w:left="6780" w:hanging="1080"/>
      </w:pPr>
      <w:rPr>
        <w:rFonts w:hint="default"/>
        <w:lang w:val="en-US" w:eastAsia="en-US" w:bidi="ar-SA"/>
      </w:rPr>
    </w:lvl>
    <w:lvl w:ilvl="8" w:tplc="6F1E295A">
      <w:numFmt w:val="bullet"/>
      <w:lvlText w:val="•"/>
      <w:lvlJc w:val="left"/>
      <w:pPr>
        <w:ind w:left="7580" w:hanging="1080"/>
      </w:pPr>
      <w:rPr>
        <w:rFonts w:hint="default"/>
        <w:lang w:val="en-US" w:eastAsia="en-US" w:bidi="ar-SA"/>
      </w:rPr>
    </w:lvl>
  </w:abstractNum>
  <w:num w:numId="1" w16cid:durableId="1182668581">
    <w:abstractNumId w:val="45"/>
  </w:num>
  <w:num w:numId="2" w16cid:durableId="1020860388">
    <w:abstractNumId w:val="35"/>
  </w:num>
  <w:num w:numId="3" w16cid:durableId="683480616">
    <w:abstractNumId w:val="21"/>
  </w:num>
  <w:num w:numId="4" w16cid:durableId="650984282">
    <w:abstractNumId w:val="30"/>
  </w:num>
  <w:num w:numId="5" w16cid:durableId="338629727">
    <w:abstractNumId w:val="41"/>
  </w:num>
  <w:num w:numId="6" w16cid:durableId="1487279714">
    <w:abstractNumId w:val="29"/>
  </w:num>
  <w:num w:numId="7" w16cid:durableId="2004160526">
    <w:abstractNumId w:val="18"/>
  </w:num>
  <w:num w:numId="8" w16cid:durableId="1100948772">
    <w:abstractNumId w:val="17"/>
  </w:num>
  <w:num w:numId="9" w16cid:durableId="1526362768">
    <w:abstractNumId w:val="37"/>
  </w:num>
  <w:num w:numId="10" w16cid:durableId="1867399680">
    <w:abstractNumId w:val="0"/>
  </w:num>
  <w:num w:numId="11" w16cid:durableId="1765104580">
    <w:abstractNumId w:val="26"/>
  </w:num>
  <w:num w:numId="12" w16cid:durableId="435950810">
    <w:abstractNumId w:val="40"/>
  </w:num>
  <w:num w:numId="13" w16cid:durableId="1254708470">
    <w:abstractNumId w:val="23"/>
  </w:num>
  <w:num w:numId="14" w16cid:durableId="1615936941">
    <w:abstractNumId w:val="27"/>
  </w:num>
  <w:num w:numId="15" w16cid:durableId="1817993038">
    <w:abstractNumId w:val="3"/>
  </w:num>
  <w:num w:numId="16" w16cid:durableId="1205866644">
    <w:abstractNumId w:val="11"/>
  </w:num>
  <w:num w:numId="17" w16cid:durableId="334111935">
    <w:abstractNumId w:val="14"/>
  </w:num>
  <w:num w:numId="18" w16cid:durableId="1529249387">
    <w:abstractNumId w:val="10"/>
  </w:num>
  <w:num w:numId="19" w16cid:durableId="1084498036">
    <w:abstractNumId w:val="24"/>
  </w:num>
  <w:num w:numId="20" w16cid:durableId="1307707133">
    <w:abstractNumId w:val="36"/>
  </w:num>
  <w:num w:numId="21" w16cid:durableId="803699360">
    <w:abstractNumId w:val="5"/>
  </w:num>
  <w:num w:numId="22" w16cid:durableId="1814911554">
    <w:abstractNumId w:val="1"/>
  </w:num>
  <w:num w:numId="23" w16cid:durableId="2031028009">
    <w:abstractNumId w:val="2"/>
  </w:num>
  <w:num w:numId="24" w16cid:durableId="1274627042">
    <w:abstractNumId w:val="15"/>
  </w:num>
  <w:num w:numId="25" w16cid:durableId="132716281">
    <w:abstractNumId w:val="43"/>
  </w:num>
  <w:num w:numId="26" w16cid:durableId="88086779">
    <w:abstractNumId w:val="33"/>
  </w:num>
  <w:num w:numId="27" w16cid:durableId="133647399">
    <w:abstractNumId w:val="44"/>
  </w:num>
  <w:num w:numId="28" w16cid:durableId="1822505728">
    <w:abstractNumId w:val="12"/>
  </w:num>
  <w:num w:numId="29" w16cid:durableId="535579120">
    <w:abstractNumId w:val="22"/>
  </w:num>
  <w:num w:numId="30" w16cid:durableId="1690059738">
    <w:abstractNumId w:val="28"/>
  </w:num>
  <w:num w:numId="31" w16cid:durableId="1298334140">
    <w:abstractNumId w:val="13"/>
  </w:num>
  <w:num w:numId="32" w16cid:durableId="1728606713">
    <w:abstractNumId w:val="34"/>
  </w:num>
  <w:num w:numId="33" w16cid:durableId="2140294740">
    <w:abstractNumId w:val="39"/>
  </w:num>
  <w:num w:numId="34" w16cid:durableId="816145360">
    <w:abstractNumId w:val="25"/>
  </w:num>
  <w:num w:numId="35" w16cid:durableId="2101559078">
    <w:abstractNumId w:val="6"/>
  </w:num>
  <w:num w:numId="36" w16cid:durableId="1991203306">
    <w:abstractNumId w:val="31"/>
  </w:num>
  <w:num w:numId="37" w16cid:durableId="790436651">
    <w:abstractNumId w:val="16"/>
  </w:num>
  <w:num w:numId="38" w16cid:durableId="292640249">
    <w:abstractNumId w:val="4"/>
  </w:num>
  <w:num w:numId="39" w16cid:durableId="2117097449">
    <w:abstractNumId w:val="7"/>
  </w:num>
  <w:num w:numId="40" w16cid:durableId="63721153">
    <w:abstractNumId w:val="20"/>
  </w:num>
  <w:num w:numId="41" w16cid:durableId="2905024">
    <w:abstractNumId w:val="38"/>
  </w:num>
  <w:num w:numId="42" w16cid:durableId="1253584447">
    <w:abstractNumId w:val="8"/>
  </w:num>
  <w:num w:numId="43" w16cid:durableId="563370755">
    <w:abstractNumId w:val="9"/>
  </w:num>
  <w:num w:numId="44" w16cid:durableId="1724716218">
    <w:abstractNumId w:val="19"/>
  </w:num>
  <w:num w:numId="45" w16cid:durableId="1123036443">
    <w:abstractNumId w:val="42"/>
  </w:num>
  <w:num w:numId="46" w16cid:durableId="1797068539">
    <w:abstractNumId w:val="3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048"/>
    <w:rsid w:val="00005F6F"/>
    <w:rsid w:val="00006A92"/>
    <w:rsid w:val="000343D9"/>
    <w:rsid w:val="000346D4"/>
    <w:rsid w:val="0003781D"/>
    <w:rsid w:val="00047023"/>
    <w:rsid w:val="000648A7"/>
    <w:rsid w:val="0006545B"/>
    <w:rsid w:val="00065B5A"/>
    <w:rsid w:val="0007080A"/>
    <w:rsid w:val="00077316"/>
    <w:rsid w:val="000778C3"/>
    <w:rsid w:val="000815FB"/>
    <w:rsid w:val="0008252A"/>
    <w:rsid w:val="000835A6"/>
    <w:rsid w:val="00087AF3"/>
    <w:rsid w:val="000A66B7"/>
    <w:rsid w:val="000B6632"/>
    <w:rsid w:val="000C01E7"/>
    <w:rsid w:val="000C6384"/>
    <w:rsid w:val="000C65ED"/>
    <w:rsid w:val="000D042C"/>
    <w:rsid w:val="000E1916"/>
    <w:rsid w:val="000F278C"/>
    <w:rsid w:val="000F2956"/>
    <w:rsid w:val="000F6273"/>
    <w:rsid w:val="0010162C"/>
    <w:rsid w:val="00101C75"/>
    <w:rsid w:val="0011005C"/>
    <w:rsid w:val="001124B5"/>
    <w:rsid w:val="001172CE"/>
    <w:rsid w:val="00122084"/>
    <w:rsid w:val="00123892"/>
    <w:rsid w:val="00133B59"/>
    <w:rsid w:val="0014410C"/>
    <w:rsid w:val="00144878"/>
    <w:rsid w:val="00145534"/>
    <w:rsid w:val="0014756C"/>
    <w:rsid w:val="00150FAB"/>
    <w:rsid w:val="0015394B"/>
    <w:rsid w:val="00155088"/>
    <w:rsid w:val="00162E88"/>
    <w:rsid w:val="00171A21"/>
    <w:rsid w:val="0017225B"/>
    <w:rsid w:val="001765E1"/>
    <w:rsid w:val="001A1A91"/>
    <w:rsid w:val="001A4CDD"/>
    <w:rsid w:val="001A56CE"/>
    <w:rsid w:val="001B53D0"/>
    <w:rsid w:val="001B6639"/>
    <w:rsid w:val="001C2169"/>
    <w:rsid w:val="001C2601"/>
    <w:rsid w:val="001C3DD3"/>
    <w:rsid w:val="001C5BB1"/>
    <w:rsid w:val="001E3B86"/>
    <w:rsid w:val="001F1F8F"/>
    <w:rsid w:val="0020745E"/>
    <w:rsid w:val="00207E3B"/>
    <w:rsid w:val="00211F7E"/>
    <w:rsid w:val="00214A48"/>
    <w:rsid w:val="00220493"/>
    <w:rsid w:val="0022132E"/>
    <w:rsid w:val="00224F64"/>
    <w:rsid w:val="00225F6A"/>
    <w:rsid w:val="00227213"/>
    <w:rsid w:val="00242125"/>
    <w:rsid w:val="00266E07"/>
    <w:rsid w:val="002742C7"/>
    <w:rsid w:val="0028703B"/>
    <w:rsid w:val="00292B36"/>
    <w:rsid w:val="00295E77"/>
    <w:rsid w:val="002A2CDA"/>
    <w:rsid w:val="002A3A44"/>
    <w:rsid w:val="002A5101"/>
    <w:rsid w:val="002B2C40"/>
    <w:rsid w:val="002D26E9"/>
    <w:rsid w:val="002D3BB8"/>
    <w:rsid w:val="002E00EB"/>
    <w:rsid w:val="002F0656"/>
    <w:rsid w:val="002F34EA"/>
    <w:rsid w:val="002F73B4"/>
    <w:rsid w:val="003159A6"/>
    <w:rsid w:val="00321C92"/>
    <w:rsid w:val="003240FC"/>
    <w:rsid w:val="00324746"/>
    <w:rsid w:val="003271CC"/>
    <w:rsid w:val="00330FFE"/>
    <w:rsid w:val="003310D3"/>
    <w:rsid w:val="003329E7"/>
    <w:rsid w:val="00333931"/>
    <w:rsid w:val="00341A3C"/>
    <w:rsid w:val="00350B06"/>
    <w:rsid w:val="00352676"/>
    <w:rsid w:val="00355F3F"/>
    <w:rsid w:val="0036166A"/>
    <w:rsid w:val="00361BBA"/>
    <w:rsid w:val="0037315B"/>
    <w:rsid w:val="00382FE0"/>
    <w:rsid w:val="0038415A"/>
    <w:rsid w:val="003941C3"/>
    <w:rsid w:val="003954AB"/>
    <w:rsid w:val="003A398E"/>
    <w:rsid w:val="003A5BF5"/>
    <w:rsid w:val="003A6468"/>
    <w:rsid w:val="003B2B3D"/>
    <w:rsid w:val="003C2995"/>
    <w:rsid w:val="003C448C"/>
    <w:rsid w:val="003D3F08"/>
    <w:rsid w:val="003D414A"/>
    <w:rsid w:val="003E1026"/>
    <w:rsid w:val="003E1236"/>
    <w:rsid w:val="003E15BB"/>
    <w:rsid w:val="003E2302"/>
    <w:rsid w:val="003F0F2C"/>
    <w:rsid w:val="003F69C6"/>
    <w:rsid w:val="00404B50"/>
    <w:rsid w:val="004110A2"/>
    <w:rsid w:val="00413F7D"/>
    <w:rsid w:val="00416860"/>
    <w:rsid w:val="00424E67"/>
    <w:rsid w:val="004278B1"/>
    <w:rsid w:val="00430AA7"/>
    <w:rsid w:val="004353A6"/>
    <w:rsid w:val="004401A9"/>
    <w:rsid w:val="004406ED"/>
    <w:rsid w:val="004445C9"/>
    <w:rsid w:val="004473B1"/>
    <w:rsid w:val="00447D2E"/>
    <w:rsid w:val="0045698E"/>
    <w:rsid w:val="00456AB5"/>
    <w:rsid w:val="0046054E"/>
    <w:rsid w:val="00460ADB"/>
    <w:rsid w:val="00467FB4"/>
    <w:rsid w:val="0048311C"/>
    <w:rsid w:val="0049414C"/>
    <w:rsid w:val="0049726A"/>
    <w:rsid w:val="004A62E0"/>
    <w:rsid w:val="004B1A0D"/>
    <w:rsid w:val="004B45C5"/>
    <w:rsid w:val="004D671C"/>
    <w:rsid w:val="004D7E1E"/>
    <w:rsid w:val="004F6257"/>
    <w:rsid w:val="00514155"/>
    <w:rsid w:val="005177A2"/>
    <w:rsid w:val="00524D4D"/>
    <w:rsid w:val="00525DCE"/>
    <w:rsid w:val="00532EC2"/>
    <w:rsid w:val="00543B4E"/>
    <w:rsid w:val="00550348"/>
    <w:rsid w:val="00551C6E"/>
    <w:rsid w:val="00572FBD"/>
    <w:rsid w:val="005751B4"/>
    <w:rsid w:val="00575FAC"/>
    <w:rsid w:val="00582955"/>
    <w:rsid w:val="00591EB0"/>
    <w:rsid w:val="00594048"/>
    <w:rsid w:val="00596874"/>
    <w:rsid w:val="005972B4"/>
    <w:rsid w:val="005A23B6"/>
    <w:rsid w:val="005A31EB"/>
    <w:rsid w:val="005A39BC"/>
    <w:rsid w:val="005A3BDA"/>
    <w:rsid w:val="005A60D6"/>
    <w:rsid w:val="005A69F5"/>
    <w:rsid w:val="005A6D75"/>
    <w:rsid w:val="005B0DBF"/>
    <w:rsid w:val="005B2F1F"/>
    <w:rsid w:val="005B4370"/>
    <w:rsid w:val="005B6E1C"/>
    <w:rsid w:val="005C2C8D"/>
    <w:rsid w:val="005D06EF"/>
    <w:rsid w:val="005D0B4C"/>
    <w:rsid w:val="005D74E3"/>
    <w:rsid w:val="005D78D4"/>
    <w:rsid w:val="005E61DF"/>
    <w:rsid w:val="005E7E96"/>
    <w:rsid w:val="005F4A79"/>
    <w:rsid w:val="005F578B"/>
    <w:rsid w:val="005F7CA1"/>
    <w:rsid w:val="006002BB"/>
    <w:rsid w:val="00600C20"/>
    <w:rsid w:val="00601980"/>
    <w:rsid w:val="00603E91"/>
    <w:rsid w:val="0061217C"/>
    <w:rsid w:val="00612ACA"/>
    <w:rsid w:val="00615D9A"/>
    <w:rsid w:val="00615FA5"/>
    <w:rsid w:val="00624CC6"/>
    <w:rsid w:val="00626209"/>
    <w:rsid w:val="0062626F"/>
    <w:rsid w:val="006270DF"/>
    <w:rsid w:val="00634764"/>
    <w:rsid w:val="006368FF"/>
    <w:rsid w:val="006565B4"/>
    <w:rsid w:val="006576C8"/>
    <w:rsid w:val="00662D05"/>
    <w:rsid w:val="00675833"/>
    <w:rsid w:val="00681966"/>
    <w:rsid w:val="00691360"/>
    <w:rsid w:val="006958D6"/>
    <w:rsid w:val="006A17C9"/>
    <w:rsid w:val="006A307A"/>
    <w:rsid w:val="006B0163"/>
    <w:rsid w:val="006C7B8E"/>
    <w:rsid w:val="006D0098"/>
    <w:rsid w:val="006D2CFA"/>
    <w:rsid w:val="006D5950"/>
    <w:rsid w:val="006E5329"/>
    <w:rsid w:val="006F227A"/>
    <w:rsid w:val="007011BF"/>
    <w:rsid w:val="007030D2"/>
    <w:rsid w:val="0070360F"/>
    <w:rsid w:val="00711E93"/>
    <w:rsid w:val="0071437D"/>
    <w:rsid w:val="007178ED"/>
    <w:rsid w:val="007226A2"/>
    <w:rsid w:val="00726B94"/>
    <w:rsid w:val="00731B68"/>
    <w:rsid w:val="00743A36"/>
    <w:rsid w:val="0076018A"/>
    <w:rsid w:val="007610E5"/>
    <w:rsid w:val="00764179"/>
    <w:rsid w:val="0078222A"/>
    <w:rsid w:val="00784050"/>
    <w:rsid w:val="00785200"/>
    <w:rsid w:val="00791E0A"/>
    <w:rsid w:val="00794F27"/>
    <w:rsid w:val="007B2B89"/>
    <w:rsid w:val="007D251C"/>
    <w:rsid w:val="007E448F"/>
    <w:rsid w:val="007F1100"/>
    <w:rsid w:val="007F4914"/>
    <w:rsid w:val="007F74CA"/>
    <w:rsid w:val="008222EB"/>
    <w:rsid w:val="008228E1"/>
    <w:rsid w:val="008248FF"/>
    <w:rsid w:val="008318EA"/>
    <w:rsid w:val="008362F6"/>
    <w:rsid w:val="00837E3E"/>
    <w:rsid w:val="008473DD"/>
    <w:rsid w:val="0085285A"/>
    <w:rsid w:val="008746A7"/>
    <w:rsid w:val="00883F34"/>
    <w:rsid w:val="00884896"/>
    <w:rsid w:val="00894F2A"/>
    <w:rsid w:val="008A3022"/>
    <w:rsid w:val="008A52E0"/>
    <w:rsid w:val="008B5884"/>
    <w:rsid w:val="008B77D0"/>
    <w:rsid w:val="008D1578"/>
    <w:rsid w:val="008D3C81"/>
    <w:rsid w:val="008D6809"/>
    <w:rsid w:val="008F2674"/>
    <w:rsid w:val="008F3711"/>
    <w:rsid w:val="008F641D"/>
    <w:rsid w:val="009147D6"/>
    <w:rsid w:val="00917337"/>
    <w:rsid w:val="009250BD"/>
    <w:rsid w:val="00931BD0"/>
    <w:rsid w:val="00934F12"/>
    <w:rsid w:val="00937282"/>
    <w:rsid w:val="00942E0E"/>
    <w:rsid w:val="009445EC"/>
    <w:rsid w:val="0094469F"/>
    <w:rsid w:val="00950C5C"/>
    <w:rsid w:val="00961110"/>
    <w:rsid w:val="00961266"/>
    <w:rsid w:val="009619A7"/>
    <w:rsid w:val="00964B7F"/>
    <w:rsid w:val="00965609"/>
    <w:rsid w:val="0097134B"/>
    <w:rsid w:val="009858CE"/>
    <w:rsid w:val="00990E6D"/>
    <w:rsid w:val="00991664"/>
    <w:rsid w:val="009938C3"/>
    <w:rsid w:val="00993939"/>
    <w:rsid w:val="00995190"/>
    <w:rsid w:val="009B229C"/>
    <w:rsid w:val="009C1F87"/>
    <w:rsid w:val="009C267E"/>
    <w:rsid w:val="009C2812"/>
    <w:rsid w:val="009C4579"/>
    <w:rsid w:val="009C4746"/>
    <w:rsid w:val="009D182F"/>
    <w:rsid w:val="009D3A30"/>
    <w:rsid w:val="009E0A60"/>
    <w:rsid w:val="009E6C07"/>
    <w:rsid w:val="009F174C"/>
    <w:rsid w:val="009F3B3F"/>
    <w:rsid w:val="00A02ADF"/>
    <w:rsid w:val="00A03D81"/>
    <w:rsid w:val="00A04702"/>
    <w:rsid w:val="00A04CC6"/>
    <w:rsid w:val="00A06E6C"/>
    <w:rsid w:val="00A135BE"/>
    <w:rsid w:val="00A14483"/>
    <w:rsid w:val="00A16057"/>
    <w:rsid w:val="00A1763D"/>
    <w:rsid w:val="00A21566"/>
    <w:rsid w:val="00A23648"/>
    <w:rsid w:val="00A27911"/>
    <w:rsid w:val="00A30C8A"/>
    <w:rsid w:val="00A4304F"/>
    <w:rsid w:val="00A45016"/>
    <w:rsid w:val="00A454A9"/>
    <w:rsid w:val="00A4635C"/>
    <w:rsid w:val="00A47675"/>
    <w:rsid w:val="00A61079"/>
    <w:rsid w:val="00A63BF8"/>
    <w:rsid w:val="00A70EAC"/>
    <w:rsid w:val="00A838DC"/>
    <w:rsid w:val="00A94815"/>
    <w:rsid w:val="00A96025"/>
    <w:rsid w:val="00AB0419"/>
    <w:rsid w:val="00AB0CD9"/>
    <w:rsid w:val="00AB1C2C"/>
    <w:rsid w:val="00AB4FFC"/>
    <w:rsid w:val="00AB58EE"/>
    <w:rsid w:val="00AB5DAB"/>
    <w:rsid w:val="00AC7C0B"/>
    <w:rsid w:val="00AD2EF3"/>
    <w:rsid w:val="00AD57EF"/>
    <w:rsid w:val="00AD6D0C"/>
    <w:rsid w:val="00AE7CD8"/>
    <w:rsid w:val="00AF5028"/>
    <w:rsid w:val="00AF5E6F"/>
    <w:rsid w:val="00B05D98"/>
    <w:rsid w:val="00B06789"/>
    <w:rsid w:val="00B10930"/>
    <w:rsid w:val="00B133AB"/>
    <w:rsid w:val="00B30530"/>
    <w:rsid w:val="00B3137C"/>
    <w:rsid w:val="00B37214"/>
    <w:rsid w:val="00B42E69"/>
    <w:rsid w:val="00B43B50"/>
    <w:rsid w:val="00B4520F"/>
    <w:rsid w:val="00B458FA"/>
    <w:rsid w:val="00B50208"/>
    <w:rsid w:val="00B55CB0"/>
    <w:rsid w:val="00B61F09"/>
    <w:rsid w:val="00B62FDF"/>
    <w:rsid w:val="00B63033"/>
    <w:rsid w:val="00B660EC"/>
    <w:rsid w:val="00B7027A"/>
    <w:rsid w:val="00B730CA"/>
    <w:rsid w:val="00B823EF"/>
    <w:rsid w:val="00B9262F"/>
    <w:rsid w:val="00B951F3"/>
    <w:rsid w:val="00B97B42"/>
    <w:rsid w:val="00B97C69"/>
    <w:rsid w:val="00B97E9A"/>
    <w:rsid w:val="00BA0185"/>
    <w:rsid w:val="00BB1AE9"/>
    <w:rsid w:val="00BC0B65"/>
    <w:rsid w:val="00BC1368"/>
    <w:rsid w:val="00BD0C47"/>
    <w:rsid w:val="00BD28A6"/>
    <w:rsid w:val="00BD3159"/>
    <w:rsid w:val="00BD41FD"/>
    <w:rsid w:val="00BE0048"/>
    <w:rsid w:val="00BE136A"/>
    <w:rsid w:val="00BE22A5"/>
    <w:rsid w:val="00BE5A63"/>
    <w:rsid w:val="00BE5F08"/>
    <w:rsid w:val="00BE76DD"/>
    <w:rsid w:val="00BF4D1F"/>
    <w:rsid w:val="00C03AD6"/>
    <w:rsid w:val="00C03E61"/>
    <w:rsid w:val="00C04614"/>
    <w:rsid w:val="00C130FD"/>
    <w:rsid w:val="00C20E7D"/>
    <w:rsid w:val="00C2559B"/>
    <w:rsid w:val="00C3341A"/>
    <w:rsid w:val="00C35928"/>
    <w:rsid w:val="00C35945"/>
    <w:rsid w:val="00C458E4"/>
    <w:rsid w:val="00C4776C"/>
    <w:rsid w:val="00C510CB"/>
    <w:rsid w:val="00C549B2"/>
    <w:rsid w:val="00C6140C"/>
    <w:rsid w:val="00C66D3D"/>
    <w:rsid w:val="00C80524"/>
    <w:rsid w:val="00C80D5C"/>
    <w:rsid w:val="00C82C57"/>
    <w:rsid w:val="00C8396F"/>
    <w:rsid w:val="00C86018"/>
    <w:rsid w:val="00CA0197"/>
    <w:rsid w:val="00CA77D2"/>
    <w:rsid w:val="00CB5D79"/>
    <w:rsid w:val="00CC325A"/>
    <w:rsid w:val="00CC625F"/>
    <w:rsid w:val="00CD4CA2"/>
    <w:rsid w:val="00CE0872"/>
    <w:rsid w:val="00CE5CC1"/>
    <w:rsid w:val="00CF0667"/>
    <w:rsid w:val="00D01876"/>
    <w:rsid w:val="00D01A44"/>
    <w:rsid w:val="00D02ABB"/>
    <w:rsid w:val="00D07A08"/>
    <w:rsid w:val="00D168B6"/>
    <w:rsid w:val="00D21BE5"/>
    <w:rsid w:val="00D2231C"/>
    <w:rsid w:val="00D23298"/>
    <w:rsid w:val="00D33E7F"/>
    <w:rsid w:val="00D341D0"/>
    <w:rsid w:val="00D429F3"/>
    <w:rsid w:val="00D64D78"/>
    <w:rsid w:val="00D934FC"/>
    <w:rsid w:val="00DA37DF"/>
    <w:rsid w:val="00DB032A"/>
    <w:rsid w:val="00DB3DFC"/>
    <w:rsid w:val="00DB4897"/>
    <w:rsid w:val="00DC2F16"/>
    <w:rsid w:val="00DD2C93"/>
    <w:rsid w:val="00DD45A4"/>
    <w:rsid w:val="00DD51D1"/>
    <w:rsid w:val="00DE5B80"/>
    <w:rsid w:val="00DF03A2"/>
    <w:rsid w:val="00DF0609"/>
    <w:rsid w:val="00DF3B83"/>
    <w:rsid w:val="00E04118"/>
    <w:rsid w:val="00E0576A"/>
    <w:rsid w:val="00E10181"/>
    <w:rsid w:val="00E21D41"/>
    <w:rsid w:val="00E2416F"/>
    <w:rsid w:val="00E27FA1"/>
    <w:rsid w:val="00E320BD"/>
    <w:rsid w:val="00E33FD6"/>
    <w:rsid w:val="00E37499"/>
    <w:rsid w:val="00E428A8"/>
    <w:rsid w:val="00E44B91"/>
    <w:rsid w:val="00E5195E"/>
    <w:rsid w:val="00E55F06"/>
    <w:rsid w:val="00E6056A"/>
    <w:rsid w:val="00E671D7"/>
    <w:rsid w:val="00E74FF1"/>
    <w:rsid w:val="00E76B97"/>
    <w:rsid w:val="00E820D5"/>
    <w:rsid w:val="00E90701"/>
    <w:rsid w:val="00E93F78"/>
    <w:rsid w:val="00EA0435"/>
    <w:rsid w:val="00EA04C0"/>
    <w:rsid w:val="00EA1188"/>
    <w:rsid w:val="00EA7F8D"/>
    <w:rsid w:val="00EB2C44"/>
    <w:rsid w:val="00EB7800"/>
    <w:rsid w:val="00EC07D8"/>
    <w:rsid w:val="00EC23C9"/>
    <w:rsid w:val="00ED07EB"/>
    <w:rsid w:val="00ED0A0A"/>
    <w:rsid w:val="00EE68E6"/>
    <w:rsid w:val="00F13115"/>
    <w:rsid w:val="00F135BB"/>
    <w:rsid w:val="00F15F41"/>
    <w:rsid w:val="00F1782B"/>
    <w:rsid w:val="00F25033"/>
    <w:rsid w:val="00F254AE"/>
    <w:rsid w:val="00F333C7"/>
    <w:rsid w:val="00F33BB4"/>
    <w:rsid w:val="00F34E19"/>
    <w:rsid w:val="00F47892"/>
    <w:rsid w:val="00F5194D"/>
    <w:rsid w:val="00F6618C"/>
    <w:rsid w:val="00F6686B"/>
    <w:rsid w:val="00FA1200"/>
    <w:rsid w:val="00FA2A5E"/>
    <w:rsid w:val="00FA45EE"/>
    <w:rsid w:val="00FA68E0"/>
    <w:rsid w:val="00FC24B2"/>
    <w:rsid w:val="00FC38AB"/>
    <w:rsid w:val="00FC4D01"/>
    <w:rsid w:val="00FD3D55"/>
    <w:rsid w:val="00FD5A26"/>
    <w:rsid w:val="00FD6639"/>
    <w:rsid w:val="00FE1072"/>
    <w:rsid w:val="00FF545F"/>
    <w:rsid w:val="00FF67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21A21"/>
  <w15:docId w15:val="{6D8DC7CC-67E6-47D8-AAE4-90B48CBD9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1"/>
      <w:ind w:left="1447"/>
      <w:outlineLvl w:val="0"/>
    </w:pPr>
    <w:rPr>
      <w:b/>
      <w:bCs/>
      <w:sz w:val="40"/>
      <w:szCs w:val="40"/>
      <w:u w:val="single" w:color="000000"/>
    </w:rPr>
  </w:style>
  <w:style w:type="paragraph" w:styleId="Heading2">
    <w:name w:val="heading 2"/>
    <w:basedOn w:val="Normal"/>
    <w:next w:val="Normal"/>
    <w:link w:val="Heading2Char"/>
    <w:uiPriority w:val="9"/>
    <w:semiHidden/>
    <w:unhideWhenUsed/>
    <w:qFormat/>
    <w:rsid w:val="007610E5"/>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A3BDA"/>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591EB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28"/>
      <w:ind w:left="1180" w:hanging="1081"/>
    </w:pPr>
    <w:rPr>
      <w:sz w:val="28"/>
      <w:szCs w:val="28"/>
    </w:rPr>
  </w:style>
  <w:style w:type="paragraph" w:styleId="ListParagraph">
    <w:name w:val="List Paragraph"/>
    <w:basedOn w:val="Normal"/>
    <w:uiPriority w:val="1"/>
    <w:qFormat/>
    <w:pPr>
      <w:spacing w:before="28"/>
      <w:ind w:left="1180" w:hanging="1081"/>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CF0667"/>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CF0667"/>
    <w:rPr>
      <w:b/>
      <w:bCs/>
    </w:rPr>
  </w:style>
  <w:style w:type="paragraph" w:styleId="HTMLPreformatted">
    <w:name w:val="HTML Preformatted"/>
    <w:basedOn w:val="Normal"/>
    <w:link w:val="HTMLPreformattedChar"/>
    <w:uiPriority w:val="99"/>
    <w:semiHidden/>
    <w:unhideWhenUsed/>
    <w:rsid w:val="00CF06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CF0667"/>
    <w:rPr>
      <w:rFonts w:ascii="Courier New" w:eastAsia="Times New Roman" w:hAnsi="Courier New" w:cs="Courier New"/>
      <w:sz w:val="20"/>
      <w:szCs w:val="20"/>
      <w:lang w:val="en-IN" w:eastAsia="en-IN"/>
    </w:rPr>
  </w:style>
  <w:style w:type="character" w:customStyle="1" w:styleId="Heading3Char">
    <w:name w:val="Heading 3 Char"/>
    <w:basedOn w:val="DefaultParagraphFont"/>
    <w:link w:val="Heading3"/>
    <w:uiPriority w:val="9"/>
    <w:rsid w:val="005A3BDA"/>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39"/>
    <w:rsid w:val="006D2C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D3159"/>
    <w:rPr>
      <w:color w:val="0000FF" w:themeColor="hyperlink"/>
      <w:u w:val="single"/>
    </w:rPr>
  </w:style>
  <w:style w:type="character" w:customStyle="1" w:styleId="Heading4Char">
    <w:name w:val="Heading 4 Char"/>
    <w:basedOn w:val="DefaultParagraphFont"/>
    <w:link w:val="Heading4"/>
    <w:uiPriority w:val="9"/>
    <w:rsid w:val="00591EB0"/>
    <w:rPr>
      <w:rFonts w:asciiTheme="majorHAnsi" w:eastAsiaTheme="majorEastAsia" w:hAnsiTheme="majorHAnsi" w:cstheme="majorBidi"/>
      <w:i/>
      <w:iCs/>
      <w:color w:val="365F91" w:themeColor="accent1" w:themeShade="BF"/>
    </w:rPr>
  </w:style>
  <w:style w:type="paragraph" w:customStyle="1" w:styleId="alt">
    <w:name w:val="alt"/>
    <w:basedOn w:val="Normal"/>
    <w:rsid w:val="00591EB0"/>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keyword">
    <w:name w:val="keyword"/>
    <w:basedOn w:val="DefaultParagraphFont"/>
    <w:rsid w:val="00591EB0"/>
  </w:style>
  <w:style w:type="character" w:customStyle="1" w:styleId="tag">
    <w:name w:val="tag"/>
    <w:basedOn w:val="DefaultParagraphFont"/>
    <w:rsid w:val="006958D6"/>
  </w:style>
  <w:style w:type="character" w:customStyle="1" w:styleId="string">
    <w:name w:val="string"/>
    <w:basedOn w:val="DefaultParagraphFont"/>
    <w:rsid w:val="009D182F"/>
  </w:style>
  <w:style w:type="character" w:customStyle="1" w:styleId="Heading2Char">
    <w:name w:val="Heading 2 Char"/>
    <w:basedOn w:val="DefaultParagraphFont"/>
    <w:link w:val="Heading2"/>
    <w:uiPriority w:val="9"/>
    <w:semiHidden/>
    <w:rsid w:val="007610E5"/>
    <w:rPr>
      <w:rFonts w:asciiTheme="majorHAnsi" w:eastAsiaTheme="majorEastAsia" w:hAnsiTheme="majorHAnsi" w:cstheme="majorBidi"/>
      <w:color w:val="365F91" w:themeColor="accent1" w:themeShade="BF"/>
      <w:sz w:val="26"/>
      <w:szCs w:val="26"/>
    </w:rPr>
  </w:style>
  <w:style w:type="character" w:styleId="UnresolvedMention">
    <w:name w:val="Unresolved Mention"/>
    <w:basedOn w:val="DefaultParagraphFont"/>
    <w:uiPriority w:val="99"/>
    <w:semiHidden/>
    <w:unhideWhenUsed/>
    <w:rsid w:val="00A04CC6"/>
    <w:rPr>
      <w:color w:val="605E5C"/>
      <w:shd w:val="clear" w:color="auto" w:fill="E1DFDD"/>
    </w:rPr>
  </w:style>
  <w:style w:type="character" w:styleId="Emphasis">
    <w:name w:val="Emphasis"/>
    <w:basedOn w:val="DefaultParagraphFont"/>
    <w:uiPriority w:val="20"/>
    <w:qFormat/>
    <w:rsid w:val="00150FAB"/>
    <w:rPr>
      <w:i/>
      <w:iCs/>
    </w:rPr>
  </w:style>
  <w:style w:type="paragraph" w:customStyle="1" w:styleId="pgdesc">
    <w:name w:val="pgdesc"/>
    <w:basedOn w:val="Normal"/>
    <w:rsid w:val="00C04614"/>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gkelc">
    <w:name w:val="hgkelc"/>
    <w:basedOn w:val="DefaultParagraphFont"/>
    <w:rsid w:val="009938C3"/>
  </w:style>
  <w:style w:type="paragraph" w:styleId="Header">
    <w:name w:val="header"/>
    <w:basedOn w:val="Normal"/>
    <w:link w:val="HeaderChar"/>
    <w:uiPriority w:val="99"/>
    <w:unhideWhenUsed/>
    <w:rsid w:val="00A135BE"/>
    <w:pPr>
      <w:tabs>
        <w:tab w:val="center" w:pos="4513"/>
        <w:tab w:val="right" w:pos="9026"/>
      </w:tabs>
    </w:pPr>
  </w:style>
  <w:style w:type="character" w:customStyle="1" w:styleId="HeaderChar">
    <w:name w:val="Header Char"/>
    <w:basedOn w:val="DefaultParagraphFont"/>
    <w:link w:val="Header"/>
    <w:uiPriority w:val="99"/>
    <w:rsid w:val="00A135BE"/>
    <w:rPr>
      <w:rFonts w:ascii="Calibri" w:eastAsia="Calibri" w:hAnsi="Calibri" w:cs="Calibri"/>
    </w:rPr>
  </w:style>
  <w:style w:type="paragraph" w:styleId="Footer">
    <w:name w:val="footer"/>
    <w:basedOn w:val="Normal"/>
    <w:link w:val="FooterChar"/>
    <w:uiPriority w:val="99"/>
    <w:unhideWhenUsed/>
    <w:rsid w:val="00A135BE"/>
    <w:pPr>
      <w:tabs>
        <w:tab w:val="center" w:pos="4513"/>
        <w:tab w:val="right" w:pos="9026"/>
      </w:tabs>
    </w:pPr>
  </w:style>
  <w:style w:type="character" w:customStyle="1" w:styleId="FooterChar">
    <w:name w:val="Footer Char"/>
    <w:basedOn w:val="DefaultParagraphFont"/>
    <w:link w:val="Footer"/>
    <w:uiPriority w:val="99"/>
    <w:rsid w:val="00A135BE"/>
    <w:rPr>
      <w:rFonts w:ascii="Calibri" w:eastAsia="Calibri" w:hAnsi="Calibri" w:cs="Calibri"/>
    </w:rPr>
  </w:style>
  <w:style w:type="character" w:styleId="HTMLCode">
    <w:name w:val="HTML Code"/>
    <w:basedOn w:val="DefaultParagraphFont"/>
    <w:uiPriority w:val="99"/>
    <w:semiHidden/>
    <w:unhideWhenUsed/>
    <w:rsid w:val="00B3137C"/>
    <w:rPr>
      <w:rFonts w:ascii="Courier New" w:eastAsia="Times New Roman" w:hAnsi="Courier New" w:cs="Courier New"/>
      <w:sz w:val="20"/>
      <w:szCs w:val="20"/>
    </w:rPr>
  </w:style>
  <w:style w:type="paragraph" w:customStyle="1" w:styleId="trt0xe">
    <w:name w:val="trt0xe"/>
    <w:basedOn w:val="Normal"/>
    <w:rsid w:val="007E448F"/>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comment">
    <w:name w:val="comment"/>
    <w:basedOn w:val="DefaultParagraphFont"/>
    <w:rsid w:val="00DE5B80"/>
  </w:style>
  <w:style w:type="character" w:customStyle="1" w:styleId="hljs-meta">
    <w:name w:val="hljs-meta"/>
    <w:basedOn w:val="DefaultParagraphFont"/>
    <w:rsid w:val="00F15F41"/>
  </w:style>
  <w:style w:type="character" w:customStyle="1" w:styleId="hljs-keyword">
    <w:name w:val="hljs-keyword"/>
    <w:basedOn w:val="DefaultParagraphFont"/>
    <w:rsid w:val="00F15F41"/>
  </w:style>
  <w:style w:type="character" w:customStyle="1" w:styleId="hljs-title">
    <w:name w:val="hljs-title"/>
    <w:basedOn w:val="DefaultParagraphFont"/>
    <w:rsid w:val="00F15F41"/>
  </w:style>
  <w:style w:type="character" w:customStyle="1" w:styleId="hljs-type">
    <w:name w:val="hljs-type"/>
    <w:basedOn w:val="DefaultParagraphFont"/>
    <w:rsid w:val="00F15F41"/>
  </w:style>
  <w:style w:type="character" w:customStyle="1" w:styleId="hljs-comment">
    <w:name w:val="hljs-comment"/>
    <w:basedOn w:val="DefaultParagraphFont"/>
    <w:rsid w:val="00F15F41"/>
  </w:style>
  <w:style w:type="character" w:customStyle="1" w:styleId="hljs-number">
    <w:name w:val="hljs-number"/>
    <w:basedOn w:val="DefaultParagraphFont"/>
    <w:rsid w:val="00E0576A"/>
  </w:style>
  <w:style w:type="character" w:customStyle="1" w:styleId="hljs-string">
    <w:name w:val="hljs-string"/>
    <w:basedOn w:val="DefaultParagraphFont"/>
    <w:rsid w:val="00E057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38577">
      <w:bodyDiv w:val="1"/>
      <w:marLeft w:val="0"/>
      <w:marRight w:val="0"/>
      <w:marTop w:val="0"/>
      <w:marBottom w:val="0"/>
      <w:divBdr>
        <w:top w:val="none" w:sz="0" w:space="0" w:color="auto"/>
        <w:left w:val="none" w:sz="0" w:space="0" w:color="auto"/>
        <w:bottom w:val="none" w:sz="0" w:space="0" w:color="auto"/>
        <w:right w:val="none" w:sz="0" w:space="0" w:color="auto"/>
      </w:divBdr>
    </w:div>
    <w:div w:id="17897547">
      <w:bodyDiv w:val="1"/>
      <w:marLeft w:val="0"/>
      <w:marRight w:val="0"/>
      <w:marTop w:val="0"/>
      <w:marBottom w:val="0"/>
      <w:divBdr>
        <w:top w:val="none" w:sz="0" w:space="0" w:color="auto"/>
        <w:left w:val="none" w:sz="0" w:space="0" w:color="auto"/>
        <w:bottom w:val="none" w:sz="0" w:space="0" w:color="auto"/>
        <w:right w:val="none" w:sz="0" w:space="0" w:color="auto"/>
      </w:divBdr>
    </w:div>
    <w:div w:id="29694760">
      <w:bodyDiv w:val="1"/>
      <w:marLeft w:val="0"/>
      <w:marRight w:val="0"/>
      <w:marTop w:val="0"/>
      <w:marBottom w:val="0"/>
      <w:divBdr>
        <w:top w:val="none" w:sz="0" w:space="0" w:color="auto"/>
        <w:left w:val="none" w:sz="0" w:space="0" w:color="auto"/>
        <w:bottom w:val="none" w:sz="0" w:space="0" w:color="auto"/>
        <w:right w:val="none" w:sz="0" w:space="0" w:color="auto"/>
      </w:divBdr>
      <w:divsChild>
        <w:div w:id="2040617240">
          <w:marLeft w:val="0"/>
          <w:marRight w:val="0"/>
          <w:marTop w:val="0"/>
          <w:marBottom w:val="0"/>
          <w:divBdr>
            <w:top w:val="none" w:sz="0" w:space="0" w:color="auto"/>
            <w:left w:val="none" w:sz="0" w:space="0" w:color="auto"/>
            <w:bottom w:val="none" w:sz="0" w:space="0" w:color="auto"/>
            <w:right w:val="none" w:sz="0" w:space="0" w:color="auto"/>
          </w:divBdr>
          <w:divsChild>
            <w:div w:id="966011643">
              <w:marLeft w:val="0"/>
              <w:marRight w:val="0"/>
              <w:marTop w:val="240"/>
              <w:marBottom w:val="240"/>
              <w:divBdr>
                <w:top w:val="none" w:sz="0" w:space="0" w:color="auto"/>
                <w:left w:val="single" w:sz="18" w:space="0" w:color="EEEEEE"/>
                <w:bottom w:val="none" w:sz="0" w:space="0" w:color="auto"/>
                <w:right w:val="none" w:sz="0" w:space="0" w:color="auto"/>
              </w:divBdr>
            </w:div>
          </w:divsChild>
        </w:div>
      </w:divsChild>
    </w:div>
    <w:div w:id="33506100">
      <w:bodyDiv w:val="1"/>
      <w:marLeft w:val="0"/>
      <w:marRight w:val="0"/>
      <w:marTop w:val="0"/>
      <w:marBottom w:val="0"/>
      <w:divBdr>
        <w:top w:val="none" w:sz="0" w:space="0" w:color="auto"/>
        <w:left w:val="none" w:sz="0" w:space="0" w:color="auto"/>
        <w:bottom w:val="none" w:sz="0" w:space="0" w:color="auto"/>
        <w:right w:val="none" w:sz="0" w:space="0" w:color="auto"/>
      </w:divBdr>
    </w:div>
    <w:div w:id="41371327">
      <w:bodyDiv w:val="1"/>
      <w:marLeft w:val="0"/>
      <w:marRight w:val="0"/>
      <w:marTop w:val="0"/>
      <w:marBottom w:val="0"/>
      <w:divBdr>
        <w:top w:val="none" w:sz="0" w:space="0" w:color="auto"/>
        <w:left w:val="none" w:sz="0" w:space="0" w:color="auto"/>
        <w:bottom w:val="none" w:sz="0" w:space="0" w:color="auto"/>
        <w:right w:val="none" w:sz="0" w:space="0" w:color="auto"/>
      </w:divBdr>
      <w:divsChild>
        <w:div w:id="167252184">
          <w:marLeft w:val="0"/>
          <w:marRight w:val="0"/>
          <w:marTop w:val="0"/>
          <w:marBottom w:val="180"/>
          <w:divBdr>
            <w:top w:val="none" w:sz="0" w:space="0" w:color="auto"/>
            <w:left w:val="none" w:sz="0" w:space="0" w:color="auto"/>
            <w:bottom w:val="none" w:sz="0" w:space="0" w:color="auto"/>
            <w:right w:val="none" w:sz="0" w:space="0" w:color="auto"/>
          </w:divBdr>
        </w:div>
      </w:divsChild>
    </w:div>
    <w:div w:id="65105577">
      <w:bodyDiv w:val="1"/>
      <w:marLeft w:val="0"/>
      <w:marRight w:val="0"/>
      <w:marTop w:val="0"/>
      <w:marBottom w:val="0"/>
      <w:divBdr>
        <w:top w:val="none" w:sz="0" w:space="0" w:color="auto"/>
        <w:left w:val="none" w:sz="0" w:space="0" w:color="auto"/>
        <w:bottom w:val="none" w:sz="0" w:space="0" w:color="auto"/>
        <w:right w:val="none" w:sz="0" w:space="0" w:color="auto"/>
      </w:divBdr>
    </w:div>
    <w:div w:id="86460067">
      <w:bodyDiv w:val="1"/>
      <w:marLeft w:val="0"/>
      <w:marRight w:val="0"/>
      <w:marTop w:val="0"/>
      <w:marBottom w:val="0"/>
      <w:divBdr>
        <w:top w:val="none" w:sz="0" w:space="0" w:color="auto"/>
        <w:left w:val="none" w:sz="0" w:space="0" w:color="auto"/>
        <w:bottom w:val="none" w:sz="0" w:space="0" w:color="auto"/>
        <w:right w:val="none" w:sz="0" w:space="0" w:color="auto"/>
      </w:divBdr>
    </w:div>
    <w:div w:id="109319681">
      <w:bodyDiv w:val="1"/>
      <w:marLeft w:val="0"/>
      <w:marRight w:val="0"/>
      <w:marTop w:val="0"/>
      <w:marBottom w:val="0"/>
      <w:divBdr>
        <w:top w:val="none" w:sz="0" w:space="0" w:color="auto"/>
        <w:left w:val="none" w:sz="0" w:space="0" w:color="auto"/>
        <w:bottom w:val="none" w:sz="0" w:space="0" w:color="auto"/>
        <w:right w:val="none" w:sz="0" w:space="0" w:color="auto"/>
      </w:divBdr>
      <w:divsChild>
        <w:div w:id="296105975">
          <w:marLeft w:val="0"/>
          <w:marRight w:val="0"/>
          <w:marTop w:val="0"/>
          <w:marBottom w:val="0"/>
          <w:divBdr>
            <w:top w:val="none" w:sz="0" w:space="0" w:color="auto"/>
            <w:left w:val="none" w:sz="0" w:space="0" w:color="auto"/>
            <w:bottom w:val="none" w:sz="0" w:space="0" w:color="auto"/>
            <w:right w:val="none" w:sz="0" w:space="0" w:color="auto"/>
          </w:divBdr>
          <w:divsChild>
            <w:div w:id="452791457">
              <w:marLeft w:val="0"/>
              <w:marRight w:val="0"/>
              <w:marTop w:val="180"/>
              <w:marBottom w:val="180"/>
              <w:divBdr>
                <w:top w:val="none" w:sz="0" w:space="0" w:color="auto"/>
                <w:left w:val="none" w:sz="0" w:space="0" w:color="auto"/>
                <w:bottom w:val="none" w:sz="0" w:space="0" w:color="auto"/>
                <w:right w:val="none" w:sz="0" w:space="0" w:color="auto"/>
              </w:divBdr>
            </w:div>
          </w:divsChild>
        </w:div>
        <w:div w:id="449321512">
          <w:marLeft w:val="0"/>
          <w:marRight w:val="0"/>
          <w:marTop w:val="0"/>
          <w:marBottom w:val="0"/>
          <w:divBdr>
            <w:top w:val="none" w:sz="0" w:space="0" w:color="auto"/>
            <w:left w:val="none" w:sz="0" w:space="0" w:color="auto"/>
            <w:bottom w:val="none" w:sz="0" w:space="0" w:color="auto"/>
            <w:right w:val="none" w:sz="0" w:space="0" w:color="auto"/>
          </w:divBdr>
          <w:divsChild>
            <w:div w:id="1723094656">
              <w:marLeft w:val="0"/>
              <w:marRight w:val="0"/>
              <w:marTop w:val="0"/>
              <w:marBottom w:val="0"/>
              <w:divBdr>
                <w:top w:val="none" w:sz="0" w:space="0" w:color="auto"/>
                <w:left w:val="none" w:sz="0" w:space="0" w:color="auto"/>
                <w:bottom w:val="none" w:sz="0" w:space="0" w:color="auto"/>
                <w:right w:val="none" w:sz="0" w:space="0" w:color="auto"/>
              </w:divBdr>
              <w:divsChild>
                <w:div w:id="1605264687">
                  <w:marLeft w:val="0"/>
                  <w:marRight w:val="0"/>
                  <w:marTop w:val="0"/>
                  <w:marBottom w:val="0"/>
                  <w:divBdr>
                    <w:top w:val="none" w:sz="0" w:space="0" w:color="auto"/>
                    <w:left w:val="none" w:sz="0" w:space="0" w:color="auto"/>
                    <w:bottom w:val="none" w:sz="0" w:space="0" w:color="auto"/>
                    <w:right w:val="none" w:sz="0" w:space="0" w:color="auto"/>
                  </w:divBdr>
                  <w:divsChild>
                    <w:div w:id="824204270">
                      <w:marLeft w:val="0"/>
                      <w:marRight w:val="0"/>
                      <w:marTop w:val="0"/>
                      <w:marBottom w:val="0"/>
                      <w:divBdr>
                        <w:top w:val="none" w:sz="0" w:space="0" w:color="auto"/>
                        <w:left w:val="none" w:sz="0" w:space="0" w:color="auto"/>
                        <w:bottom w:val="none" w:sz="0" w:space="0" w:color="auto"/>
                        <w:right w:val="none" w:sz="0" w:space="0" w:color="auto"/>
                      </w:divBdr>
                      <w:divsChild>
                        <w:div w:id="2092964570">
                          <w:marLeft w:val="0"/>
                          <w:marRight w:val="0"/>
                          <w:marTop w:val="0"/>
                          <w:marBottom w:val="0"/>
                          <w:divBdr>
                            <w:top w:val="none" w:sz="0" w:space="0" w:color="auto"/>
                            <w:left w:val="none" w:sz="0" w:space="0" w:color="auto"/>
                            <w:bottom w:val="none" w:sz="0" w:space="0" w:color="auto"/>
                            <w:right w:val="none" w:sz="0" w:space="0" w:color="auto"/>
                          </w:divBdr>
                          <w:divsChild>
                            <w:div w:id="8600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049880">
      <w:bodyDiv w:val="1"/>
      <w:marLeft w:val="0"/>
      <w:marRight w:val="0"/>
      <w:marTop w:val="0"/>
      <w:marBottom w:val="0"/>
      <w:divBdr>
        <w:top w:val="none" w:sz="0" w:space="0" w:color="auto"/>
        <w:left w:val="none" w:sz="0" w:space="0" w:color="auto"/>
        <w:bottom w:val="none" w:sz="0" w:space="0" w:color="auto"/>
        <w:right w:val="none" w:sz="0" w:space="0" w:color="auto"/>
      </w:divBdr>
    </w:div>
    <w:div w:id="116267374">
      <w:bodyDiv w:val="1"/>
      <w:marLeft w:val="0"/>
      <w:marRight w:val="0"/>
      <w:marTop w:val="0"/>
      <w:marBottom w:val="0"/>
      <w:divBdr>
        <w:top w:val="none" w:sz="0" w:space="0" w:color="auto"/>
        <w:left w:val="none" w:sz="0" w:space="0" w:color="auto"/>
        <w:bottom w:val="none" w:sz="0" w:space="0" w:color="auto"/>
        <w:right w:val="none" w:sz="0" w:space="0" w:color="auto"/>
      </w:divBdr>
    </w:div>
    <w:div w:id="118499201">
      <w:bodyDiv w:val="1"/>
      <w:marLeft w:val="0"/>
      <w:marRight w:val="0"/>
      <w:marTop w:val="0"/>
      <w:marBottom w:val="0"/>
      <w:divBdr>
        <w:top w:val="none" w:sz="0" w:space="0" w:color="auto"/>
        <w:left w:val="none" w:sz="0" w:space="0" w:color="auto"/>
        <w:bottom w:val="none" w:sz="0" w:space="0" w:color="auto"/>
        <w:right w:val="none" w:sz="0" w:space="0" w:color="auto"/>
      </w:divBdr>
    </w:div>
    <w:div w:id="129985407">
      <w:bodyDiv w:val="1"/>
      <w:marLeft w:val="0"/>
      <w:marRight w:val="0"/>
      <w:marTop w:val="0"/>
      <w:marBottom w:val="0"/>
      <w:divBdr>
        <w:top w:val="none" w:sz="0" w:space="0" w:color="auto"/>
        <w:left w:val="none" w:sz="0" w:space="0" w:color="auto"/>
        <w:bottom w:val="none" w:sz="0" w:space="0" w:color="auto"/>
        <w:right w:val="none" w:sz="0" w:space="0" w:color="auto"/>
      </w:divBdr>
    </w:div>
    <w:div w:id="145364658">
      <w:bodyDiv w:val="1"/>
      <w:marLeft w:val="0"/>
      <w:marRight w:val="0"/>
      <w:marTop w:val="0"/>
      <w:marBottom w:val="0"/>
      <w:divBdr>
        <w:top w:val="none" w:sz="0" w:space="0" w:color="auto"/>
        <w:left w:val="none" w:sz="0" w:space="0" w:color="auto"/>
        <w:bottom w:val="none" w:sz="0" w:space="0" w:color="auto"/>
        <w:right w:val="none" w:sz="0" w:space="0" w:color="auto"/>
      </w:divBdr>
    </w:div>
    <w:div w:id="145631876">
      <w:bodyDiv w:val="1"/>
      <w:marLeft w:val="0"/>
      <w:marRight w:val="0"/>
      <w:marTop w:val="0"/>
      <w:marBottom w:val="0"/>
      <w:divBdr>
        <w:top w:val="none" w:sz="0" w:space="0" w:color="auto"/>
        <w:left w:val="none" w:sz="0" w:space="0" w:color="auto"/>
        <w:bottom w:val="none" w:sz="0" w:space="0" w:color="auto"/>
        <w:right w:val="none" w:sz="0" w:space="0" w:color="auto"/>
      </w:divBdr>
    </w:div>
    <w:div w:id="166292037">
      <w:bodyDiv w:val="1"/>
      <w:marLeft w:val="0"/>
      <w:marRight w:val="0"/>
      <w:marTop w:val="0"/>
      <w:marBottom w:val="0"/>
      <w:divBdr>
        <w:top w:val="none" w:sz="0" w:space="0" w:color="auto"/>
        <w:left w:val="none" w:sz="0" w:space="0" w:color="auto"/>
        <w:bottom w:val="none" w:sz="0" w:space="0" w:color="auto"/>
        <w:right w:val="none" w:sz="0" w:space="0" w:color="auto"/>
      </w:divBdr>
      <w:divsChild>
        <w:div w:id="292101289">
          <w:marLeft w:val="0"/>
          <w:marRight w:val="0"/>
          <w:marTop w:val="0"/>
          <w:marBottom w:val="120"/>
          <w:divBdr>
            <w:top w:val="single" w:sz="6" w:space="0" w:color="auto"/>
            <w:left w:val="single" w:sz="24" w:space="0" w:color="auto"/>
            <w:bottom w:val="single" w:sz="6" w:space="0" w:color="auto"/>
            <w:right w:val="single" w:sz="6" w:space="0" w:color="auto"/>
          </w:divBdr>
          <w:divsChild>
            <w:div w:id="120529506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1073541">
      <w:bodyDiv w:val="1"/>
      <w:marLeft w:val="0"/>
      <w:marRight w:val="0"/>
      <w:marTop w:val="0"/>
      <w:marBottom w:val="0"/>
      <w:divBdr>
        <w:top w:val="none" w:sz="0" w:space="0" w:color="auto"/>
        <w:left w:val="none" w:sz="0" w:space="0" w:color="auto"/>
        <w:bottom w:val="none" w:sz="0" w:space="0" w:color="auto"/>
        <w:right w:val="none" w:sz="0" w:space="0" w:color="auto"/>
      </w:divBdr>
    </w:div>
    <w:div w:id="179978979">
      <w:bodyDiv w:val="1"/>
      <w:marLeft w:val="0"/>
      <w:marRight w:val="0"/>
      <w:marTop w:val="0"/>
      <w:marBottom w:val="0"/>
      <w:divBdr>
        <w:top w:val="none" w:sz="0" w:space="0" w:color="auto"/>
        <w:left w:val="none" w:sz="0" w:space="0" w:color="auto"/>
        <w:bottom w:val="none" w:sz="0" w:space="0" w:color="auto"/>
        <w:right w:val="none" w:sz="0" w:space="0" w:color="auto"/>
      </w:divBdr>
    </w:div>
    <w:div w:id="198705409">
      <w:bodyDiv w:val="1"/>
      <w:marLeft w:val="0"/>
      <w:marRight w:val="0"/>
      <w:marTop w:val="0"/>
      <w:marBottom w:val="0"/>
      <w:divBdr>
        <w:top w:val="none" w:sz="0" w:space="0" w:color="auto"/>
        <w:left w:val="none" w:sz="0" w:space="0" w:color="auto"/>
        <w:bottom w:val="none" w:sz="0" w:space="0" w:color="auto"/>
        <w:right w:val="none" w:sz="0" w:space="0" w:color="auto"/>
      </w:divBdr>
    </w:div>
    <w:div w:id="201870541">
      <w:bodyDiv w:val="1"/>
      <w:marLeft w:val="0"/>
      <w:marRight w:val="0"/>
      <w:marTop w:val="0"/>
      <w:marBottom w:val="0"/>
      <w:divBdr>
        <w:top w:val="none" w:sz="0" w:space="0" w:color="auto"/>
        <w:left w:val="none" w:sz="0" w:space="0" w:color="auto"/>
        <w:bottom w:val="none" w:sz="0" w:space="0" w:color="auto"/>
        <w:right w:val="none" w:sz="0" w:space="0" w:color="auto"/>
      </w:divBdr>
    </w:div>
    <w:div w:id="238441115">
      <w:bodyDiv w:val="1"/>
      <w:marLeft w:val="0"/>
      <w:marRight w:val="0"/>
      <w:marTop w:val="0"/>
      <w:marBottom w:val="0"/>
      <w:divBdr>
        <w:top w:val="none" w:sz="0" w:space="0" w:color="auto"/>
        <w:left w:val="none" w:sz="0" w:space="0" w:color="auto"/>
        <w:bottom w:val="none" w:sz="0" w:space="0" w:color="auto"/>
        <w:right w:val="none" w:sz="0" w:space="0" w:color="auto"/>
      </w:divBdr>
    </w:div>
    <w:div w:id="241764083">
      <w:bodyDiv w:val="1"/>
      <w:marLeft w:val="0"/>
      <w:marRight w:val="0"/>
      <w:marTop w:val="0"/>
      <w:marBottom w:val="0"/>
      <w:divBdr>
        <w:top w:val="none" w:sz="0" w:space="0" w:color="auto"/>
        <w:left w:val="none" w:sz="0" w:space="0" w:color="auto"/>
        <w:bottom w:val="none" w:sz="0" w:space="0" w:color="auto"/>
        <w:right w:val="none" w:sz="0" w:space="0" w:color="auto"/>
      </w:divBdr>
    </w:div>
    <w:div w:id="256907408">
      <w:bodyDiv w:val="1"/>
      <w:marLeft w:val="0"/>
      <w:marRight w:val="0"/>
      <w:marTop w:val="0"/>
      <w:marBottom w:val="0"/>
      <w:divBdr>
        <w:top w:val="none" w:sz="0" w:space="0" w:color="auto"/>
        <w:left w:val="none" w:sz="0" w:space="0" w:color="auto"/>
        <w:bottom w:val="none" w:sz="0" w:space="0" w:color="auto"/>
        <w:right w:val="none" w:sz="0" w:space="0" w:color="auto"/>
      </w:divBdr>
    </w:div>
    <w:div w:id="264844913">
      <w:bodyDiv w:val="1"/>
      <w:marLeft w:val="0"/>
      <w:marRight w:val="0"/>
      <w:marTop w:val="0"/>
      <w:marBottom w:val="0"/>
      <w:divBdr>
        <w:top w:val="none" w:sz="0" w:space="0" w:color="auto"/>
        <w:left w:val="none" w:sz="0" w:space="0" w:color="auto"/>
        <w:bottom w:val="none" w:sz="0" w:space="0" w:color="auto"/>
        <w:right w:val="none" w:sz="0" w:space="0" w:color="auto"/>
      </w:divBdr>
    </w:div>
    <w:div w:id="271860483">
      <w:bodyDiv w:val="1"/>
      <w:marLeft w:val="0"/>
      <w:marRight w:val="0"/>
      <w:marTop w:val="0"/>
      <w:marBottom w:val="0"/>
      <w:divBdr>
        <w:top w:val="none" w:sz="0" w:space="0" w:color="auto"/>
        <w:left w:val="none" w:sz="0" w:space="0" w:color="auto"/>
        <w:bottom w:val="none" w:sz="0" w:space="0" w:color="auto"/>
        <w:right w:val="none" w:sz="0" w:space="0" w:color="auto"/>
      </w:divBdr>
    </w:div>
    <w:div w:id="289432993">
      <w:bodyDiv w:val="1"/>
      <w:marLeft w:val="0"/>
      <w:marRight w:val="0"/>
      <w:marTop w:val="0"/>
      <w:marBottom w:val="0"/>
      <w:divBdr>
        <w:top w:val="none" w:sz="0" w:space="0" w:color="auto"/>
        <w:left w:val="none" w:sz="0" w:space="0" w:color="auto"/>
        <w:bottom w:val="none" w:sz="0" w:space="0" w:color="auto"/>
        <w:right w:val="none" w:sz="0" w:space="0" w:color="auto"/>
      </w:divBdr>
      <w:divsChild>
        <w:div w:id="442769394">
          <w:marLeft w:val="0"/>
          <w:marRight w:val="0"/>
          <w:marTop w:val="0"/>
          <w:marBottom w:val="120"/>
          <w:divBdr>
            <w:top w:val="single" w:sz="6" w:space="0" w:color="auto"/>
            <w:left w:val="single" w:sz="24" w:space="0" w:color="auto"/>
            <w:bottom w:val="single" w:sz="6" w:space="0" w:color="auto"/>
            <w:right w:val="single" w:sz="6" w:space="0" w:color="auto"/>
          </w:divBdr>
          <w:divsChild>
            <w:div w:id="771172769">
              <w:marLeft w:val="0"/>
              <w:marRight w:val="0"/>
              <w:marTop w:val="120"/>
              <w:marBottom w:val="120"/>
              <w:divBdr>
                <w:top w:val="none" w:sz="0" w:space="0" w:color="auto"/>
                <w:left w:val="none" w:sz="0" w:space="0" w:color="auto"/>
                <w:bottom w:val="none" w:sz="0" w:space="0" w:color="auto"/>
                <w:right w:val="none" w:sz="0" w:space="0" w:color="auto"/>
              </w:divBdr>
              <w:divsChild>
                <w:div w:id="1455977929">
                  <w:marLeft w:val="0"/>
                  <w:marRight w:val="0"/>
                  <w:marTop w:val="0"/>
                  <w:marBottom w:val="0"/>
                  <w:divBdr>
                    <w:top w:val="none" w:sz="0" w:space="0" w:color="auto"/>
                    <w:left w:val="none" w:sz="0" w:space="0" w:color="auto"/>
                    <w:bottom w:val="none" w:sz="0" w:space="0" w:color="auto"/>
                    <w:right w:val="none" w:sz="0" w:space="0" w:color="auto"/>
                  </w:divBdr>
                  <w:divsChild>
                    <w:div w:id="179774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270208">
      <w:bodyDiv w:val="1"/>
      <w:marLeft w:val="0"/>
      <w:marRight w:val="0"/>
      <w:marTop w:val="0"/>
      <w:marBottom w:val="0"/>
      <w:divBdr>
        <w:top w:val="none" w:sz="0" w:space="0" w:color="auto"/>
        <w:left w:val="none" w:sz="0" w:space="0" w:color="auto"/>
        <w:bottom w:val="none" w:sz="0" w:space="0" w:color="auto"/>
        <w:right w:val="none" w:sz="0" w:space="0" w:color="auto"/>
      </w:divBdr>
      <w:divsChild>
        <w:div w:id="457920852">
          <w:marLeft w:val="0"/>
          <w:marRight w:val="0"/>
          <w:marTop w:val="0"/>
          <w:marBottom w:val="120"/>
          <w:divBdr>
            <w:top w:val="single" w:sz="6" w:space="0" w:color="auto"/>
            <w:left w:val="single" w:sz="24" w:space="0" w:color="auto"/>
            <w:bottom w:val="single" w:sz="6" w:space="0" w:color="auto"/>
            <w:right w:val="single" w:sz="6" w:space="0" w:color="auto"/>
          </w:divBdr>
          <w:divsChild>
            <w:div w:id="16976228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52079204">
      <w:bodyDiv w:val="1"/>
      <w:marLeft w:val="0"/>
      <w:marRight w:val="0"/>
      <w:marTop w:val="0"/>
      <w:marBottom w:val="0"/>
      <w:divBdr>
        <w:top w:val="none" w:sz="0" w:space="0" w:color="auto"/>
        <w:left w:val="none" w:sz="0" w:space="0" w:color="auto"/>
        <w:bottom w:val="none" w:sz="0" w:space="0" w:color="auto"/>
        <w:right w:val="none" w:sz="0" w:space="0" w:color="auto"/>
      </w:divBdr>
    </w:div>
    <w:div w:id="357463424">
      <w:bodyDiv w:val="1"/>
      <w:marLeft w:val="0"/>
      <w:marRight w:val="0"/>
      <w:marTop w:val="0"/>
      <w:marBottom w:val="0"/>
      <w:divBdr>
        <w:top w:val="none" w:sz="0" w:space="0" w:color="auto"/>
        <w:left w:val="none" w:sz="0" w:space="0" w:color="auto"/>
        <w:bottom w:val="none" w:sz="0" w:space="0" w:color="auto"/>
        <w:right w:val="none" w:sz="0" w:space="0" w:color="auto"/>
      </w:divBdr>
    </w:div>
    <w:div w:id="362443859">
      <w:bodyDiv w:val="1"/>
      <w:marLeft w:val="0"/>
      <w:marRight w:val="0"/>
      <w:marTop w:val="0"/>
      <w:marBottom w:val="0"/>
      <w:divBdr>
        <w:top w:val="none" w:sz="0" w:space="0" w:color="auto"/>
        <w:left w:val="none" w:sz="0" w:space="0" w:color="auto"/>
        <w:bottom w:val="none" w:sz="0" w:space="0" w:color="auto"/>
        <w:right w:val="none" w:sz="0" w:space="0" w:color="auto"/>
      </w:divBdr>
    </w:div>
    <w:div w:id="367336632">
      <w:bodyDiv w:val="1"/>
      <w:marLeft w:val="0"/>
      <w:marRight w:val="0"/>
      <w:marTop w:val="0"/>
      <w:marBottom w:val="0"/>
      <w:divBdr>
        <w:top w:val="none" w:sz="0" w:space="0" w:color="auto"/>
        <w:left w:val="none" w:sz="0" w:space="0" w:color="auto"/>
        <w:bottom w:val="none" w:sz="0" w:space="0" w:color="auto"/>
        <w:right w:val="none" w:sz="0" w:space="0" w:color="auto"/>
      </w:divBdr>
    </w:div>
    <w:div w:id="385956555">
      <w:bodyDiv w:val="1"/>
      <w:marLeft w:val="0"/>
      <w:marRight w:val="0"/>
      <w:marTop w:val="0"/>
      <w:marBottom w:val="0"/>
      <w:divBdr>
        <w:top w:val="none" w:sz="0" w:space="0" w:color="auto"/>
        <w:left w:val="none" w:sz="0" w:space="0" w:color="auto"/>
        <w:bottom w:val="none" w:sz="0" w:space="0" w:color="auto"/>
        <w:right w:val="none" w:sz="0" w:space="0" w:color="auto"/>
      </w:divBdr>
    </w:div>
    <w:div w:id="387918304">
      <w:bodyDiv w:val="1"/>
      <w:marLeft w:val="0"/>
      <w:marRight w:val="0"/>
      <w:marTop w:val="0"/>
      <w:marBottom w:val="0"/>
      <w:divBdr>
        <w:top w:val="none" w:sz="0" w:space="0" w:color="auto"/>
        <w:left w:val="none" w:sz="0" w:space="0" w:color="auto"/>
        <w:bottom w:val="none" w:sz="0" w:space="0" w:color="auto"/>
        <w:right w:val="none" w:sz="0" w:space="0" w:color="auto"/>
      </w:divBdr>
    </w:div>
    <w:div w:id="419326956">
      <w:bodyDiv w:val="1"/>
      <w:marLeft w:val="0"/>
      <w:marRight w:val="0"/>
      <w:marTop w:val="0"/>
      <w:marBottom w:val="0"/>
      <w:divBdr>
        <w:top w:val="none" w:sz="0" w:space="0" w:color="auto"/>
        <w:left w:val="none" w:sz="0" w:space="0" w:color="auto"/>
        <w:bottom w:val="none" w:sz="0" w:space="0" w:color="auto"/>
        <w:right w:val="none" w:sz="0" w:space="0" w:color="auto"/>
      </w:divBdr>
    </w:div>
    <w:div w:id="435759980">
      <w:bodyDiv w:val="1"/>
      <w:marLeft w:val="0"/>
      <w:marRight w:val="0"/>
      <w:marTop w:val="0"/>
      <w:marBottom w:val="0"/>
      <w:divBdr>
        <w:top w:val="none" w:sz="0" w:space="0" w:color="auto"/>
        <w:left w:val="none" w:sz="0" w:space="0" w:color="auto"/>
        <w:bottom w:val="none" w:sz="0" w:space="0" w:color="auto"/>
        <w:right w:val="none" w:sz="0" w:space="0" w:color="auto"/>
      </w:divBdr>
      <w:divsChild>
        <w:div w:id="1416896108">
          <w:marLeft w:val="0"/>
          <w:marRight w:val="0"/>
          <w:marTop w:val="0"/>
          <w:marBottom w:val="120"/>
          <w:divBdr>
            <w:top w:val="single" w:sz="6" w:space="0" w:color="auto"/>
            <w:left w:val="single" w:sz="24" w:space="0" w:color="auto"/>
            <w:bottom w:val="single" w:sz="6" w:space="0" w:color="auto"/>
            <w:right w:val="single" w:sz="6" w:space="0" w:color="auto"/>
          </w:divBdr>
          <w:divsChild>
            <w:div w:id="246426042">
              <w:marLeft w:val="0"/>
              <w:marRight w:val="0"/>
              <w:marTop w:val="120"/>
              <w:marBottom w:val="120"/>
              <w:divBdr>
                <w:top w:val="none" w:sz="0" w:space="0" w:color="auto"/>
                <w:left w:val="none" w:sz="0" w:space="0" w:color="auto"/>
                <w:bottom w:val="none" w:sz="0" w:space="0" w:color="auto"/>
                <w:right w:val="none" w:sz="0" w:space="0" w:color="auto"/>
              </w:divBdr>
              <w:divsChild>
                <w:div w:id="460995595">
                  <w:marLeft w:val="0"/>
                  <w:marRight w:val="0"/>
                  <w:marTop w:val="0"/>
                  <w:marBottom w:val="0"/>
                  <w:divBdr>
                    <w:top w:val="none" w:sz="0" w:space="0" w:color="auto"/>
                    <w:left w:val="none" w:sz="0" w:space="0" w:color="auto"/>
                    <w:bottom w:val="none" w:sz="0" w:space="0" w:color="auto"/>
                    <w:right w:val="none" w:sz="0" w:space="0" w:color="auto"/>
                  </w:divBdr>
                  <w:divsChild>
                    <w:div w:id="195239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618142">
      <w:bodyDiv w:val="1"/>
      <w:marLeft w:val="0"/>
      <w:marRight w:val="0"/>
      <w:marTop w:val="0"/>
      <w:marBottom w:val="0"/>
      <w:divBdr>
        <w:top w:val="none" w:sz="0" w:space="0" w:color="auto"/>
        <w:left w:val="none" w:sz="0" w:space="0" w:color="auto"/>
        <w:bottom w:val="none" w:sz="0" w:space="0" w:color="auto"/>
        <w:right w:val="none" w:sz="0" w:space="0" w:color="auto"/>
      </w:divBdr>
    </w:div>
    <w:div w:id="456489509">
      <w:bodyDiv w:val="1"/>
      <w:marLeft w:val="0"/>
      <w:marRight w:val="0"/>
      <w:marTop w:val="0"/>
      <w:marBottom w:val="0"/>
      <w:divBdr>
        <w:top w:val="none" w:sz="0" w:space="0" w:color="auto"/>
        <w:left w:val="none" w:sz="0" w:space="0" w:color="auto"/>
        <w:bottom w:val="none" w:sz="0" w:space="0" w:color="auto"/>
        <w:right w:val="none" w:sz="0" w:space="0" w:color="auto"/>
      </w:divBdr>
    </w:div>
    <w:div w:id="497690550">
      <w:bodyDiv w:val="1"/>
      <w:marLeft w:val="0"/>
      <w:marRight w:val="0"/>
      <w:marTop w:val="0"/>
      <w:marBottom w:val="0"/>
      <w:divBdr>
        <w:top w:val="none" w:sz="0" w:space="0" w:color="auto"/>
        <w:left w:val="none" w:sz="0" w:space="0" w:color="auto"/>
        <w:bottom w:val="none" w:sz="0" w:space="0" w:color="auto"/>
        <w:right w:val="none" w:sz="0" w:space="0" w:color="auto"/>
      </w:divBdr>
    </w:div>
    <w:div w:id="516579559">
      <w:bodyDiv w:val="1"/>
      <w:marLeft w:val="0"/>
      <w:marRight w:val="0"/>
      <w:marTop w:val="0"/>
      <w:marBottom w:val="0"/>
      <w:divBdr>
        <w:top w:val="none" w:sz="0" w:space="0" w:color="auto"/>
        <w:left w:val="none" w:sz="0" w:space="0" w:color="auto"/>
        <w:bottom w:val="none" w:sz="0" w:space="0" w:color="auto"/>
        <w:right w:val="none" w:sz="0" w:space="0" w:color="auto"/>
      </w:divBdr>
    </w:div>
    <w:div w:id="535582993">
      <w:bodyDiv w:val="1"/>
      <w:marLeft w:val="0"/>
      <w:marRight w:val="0"/>
      <w:marTop w:val="0"/>
      <w:marBottom w:val="0"/>
      <w:divBdr>
        <w:top w:val="none" w:sz="0" w:space="0" w:color="auto"/>
        <w:left w:val="none" w:sz="0" w:space="0" w:color="auto"/>
        <w:bottom w:val="none" w:sz="0" w:space="0" w:color="auto"/>
        <w:right w:val="none" w:sz="0" w:space="0" w:color="auto"/>
      </w:divBdr>
    </w:div>
    <w:div w:id="541944223">
      <w:bodyDiv w:val="1"/>
      <w:marLeft w:val="0"/>
      <w:marRight w:val="0"/>
      <w:marTop w:val="0"/>
      <w:marBottom w:val="0"/>
      <w:divBdr>
        <w:top w:val="none" w:sz="0" w:space="0" w:color="auto"/>
        <w:left w:val="none" w:sz="0" w:space="0" w:color="auto"/>
        <w:bottom w:val="none" w:sz="0" w:space="0" w:color="auto"/>
        <w:right w:val="none" w:sz="0" w:space="0" w:color="auto"/>
      </w:divBdr>
    </w:div>
    <w:div w:id="546769024">
      <w:bodyDiv w:val="1"/>
      <w:marLeft w:val="0"/>
      <w:marRight w:val="0"/>
      <w:marTop w:val="0"/>
      <w:marBottom w:val="0"/>
      <w:divBdr>
        <w:top w:val="none" w:sz="0" w:space="0" w:color="auto"/>
        <w:left w:val="none" w:sz="0" w:space="0" w:color="auto"/>
        <w:bottom w:val="none" w:sz="0" w:space="0" w:color="auto"/>
        <w:right w:val="none" w:sz="0" w:space="0" w:color="auto"/>
      </w:divBdr>
    </w:div>
    <w:div w:id="566696258">
      <w:bodyDiv w:val="1"/>
      <w:marLeft w:val="0"/>
      <w:marRight w:val="0"/>
      <w:marTop w:val="0"/>
      <w:marBottom w:val="0"/>
      <w:divBdr>
        <w:top w:val="none" w:sz="0" w:space="0" w:color="auto"/>
        <w:left w:val="none" w:sz="0" w:space="0" w:color="auto"/>
        <w:bottom w:val="none" w:sz="0" w:space="0" w:color="auto"/>
        <w:right w:val="none" w:sz="0" w:space="0" w:color="auto"/>
      </w:divBdr>
    </w:div>
    <w:div w:id="598412537">
      <w:bodyDiv w:val="1"/>
      <w:marLeft w:val="0"/>
      <w:marRight w:val="0"/>
      <w:marTop w:val="0"/>
      <w:marBottom w:val="0"/>
      <w:divBdr>
        <w:top w:val="none" w:sz="0" w:space="0" w:color="auto"/>
        <w:left w:val="none" w:sz="0" w:space="0" w:color="auto"/>
        <w:bottom w:val="none" w:sz="0" w:space="0" w:color="auto"/>
        <w:right w:val="none" w:sz="0" w:space="0" w:color="auto"/>
      </w:divBdr>
      <w:divsChild>
        <w:div w:id="903219388">
          <w:marLeft w:val="0"/>
          <w:marRight w:val="0"/>
          <w:marTop w:val="0"/>
          <w:marBottom w:val="120"/>
          <w:divBdr>
            <w:top w:val="single" w:sz="6" w:space="0" w:color="auto"/>
            <w:left w:val="single" w:sz="24" w:space="0" w:color="auto"/>
            <w:bottom w:val="single" w:sz="6" w:space="0" w:color="auto"/>
            <w:right w:val="single" w:sz="6" w:space="0" w:color="auto"/>
          </w:divBdr>
          <w:divsChild>
            <w:div w:id="134501499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16983678">
      <w:bodyDiv w:val="1"/>
      <w:marLeft w:val="0"/>
      <w:marRight w:val="0"/>
      <w:marTop w:val="0"/>
      <w:marBottom w:val="0"/>
      <w:divBdr>
        <w:top w:val="none" w:sz="0" w:space="0" w:color="auto"/>
        <w:left w:val="none" w:sz="0" w:space="0" w:color="auto"/>
        <w:bottom w:val="none" w:sz="0" w:space="0" w:color="auto"/>
        <w:right w:val="none" w:sz="0" w:space="0" w:color="auto"/>
      </w:divBdr>
    </w:div>
    <w:div w:id="641232090">
      <w:bodyDiv w:val="1"/>
      <w:marLeft w:val="0"/>
      <w:marRight w:val="0"/>
      <w:marTop w:val="0"/>
      <w:marBottom w:val="0"/>
      <w:divBdr>
        <w:top w:val="none" w:sz="0" w:space="0" w:color="auto"/>
        <w:left w:val="none" w:sz="0" w:space="0" w:color="auto"/>
        <w:bottom w:val="none" w:sz="0" w:space="0" w:color="auto"/>
        <w:right w:val="none" w:sz="0" w:space="0" w:color="auto"/>
      </w:divBdr>
    </w:div>
    <w:div w:id="644971724">
      <w:bodyDiv w:val="1"/>
      <w:marLeft w:val="0"/>
      <w:marRight w:val="0"/>
      <w:marTop w:val="0"/>
      <w:marBottom w:val="0"/>
      <w:divBdr>
        <w:top w:val="none" w:sz="0" w:space="0" w:color="auto"/>
        <w:left w:val="none" w:sz="0" w:space="0" w:color="auto"/>
        <w:bottom w:val="none" w:sz="0" w:space="0" w:color="auto"/>
        <w:right w:val="none" w:sz="0" w:space="0" w:color="auto"/>
      </w:divBdr>
    </w:div>
    <w:div w:id="647714056">
      <w:bodyDiv w:val="1"/>
      <w:marLeft w:val="0"/>
      <w:marRight w:val="0"/>
      <w:marTop w:val="0"/>
      <w:marBottom w:val="0"/>
      <w:divBdr>
        <w:top w:val="none" w:sz="0" w:space="0" w:color="auto"/>
        <w:left w:val="none" w:sz="0" w:space="0" w:color="auto"/>
        <w:bottom w:val="none" w:sz="0" w:space="0" w:color="auto"/>
        <w:right w:val="none" w:sz="0" w:space="0" w:color="auto"/>
      </w:divBdr>
    </w:div>
    <w:div w:id="679622154">
      <w:bodyDiv w:val="1"/>
      <w:marLeft w:val="0"/>
      <w:marRight w:val="0"/>
      <w:marTop w:val="0"/>
      <w:marBottom w:val="0"/>
      <w:divBdr>
        <w:top w:val="none" w:sz="0" w:space="0" w:color="auto"/>
        <w:left w:val="none" w:sz="0" w:space="0" w:color="auto"/>
        <w:bottom w:val="none" w:sz="0" w:space="0" w:color="auto"/>
        <w:right w:val="none" w:sz="0" w:space="0" w:color="auto"/>
      </w:divBdr>
    </w:div>
    <w:div w:id="702364802">
      <w:bodyDiv w:val="1"/>
      <w:marLeft w:val="0"/>
      <w:marRight w:val="0"/>
      <w:marTop w:val="0"/>
      <w:marBottom w:val="0"/>
      <w:divBdr>
        <w:top w:val="none" w:sz="0" w:space="0" w:color="auto"/>
        <w:left w:val="none" w:sz="0" w:space="0" w:color="auto"/>
        <w:bottom w:val="none" w:sz="0" w:space="0" w:color="auto"/>
        <w:right w:val="none" w:sz="0" w:space="0" w:color="auto"/>
      </w:divBdr>
    </w:div>
    <w:div w:id="723722100">
      <w:bodyDiv w:val="1"/>
      <w:marLeft w:val="0"/>
      <w:marRight w:val="0"/>
      <w:marTop w:val="0"/>
      <w:marBottom w:val="0"/>
      <w:divBdr>
        <w:top w:val="none" w:sz="0" w:space="0" w:color="auto"/>
        <w:left w:val="none" w:sz="0" w:space="0" w:color="auto"/>
        <w:bottom w:val="none" w:sz="0" w:space="0" w:color="auto"/>
        <w:right w:val="none" w:sz="0" w:space="0" w:color="auto"/>
      </w:divBdr>
    </w:div>
    <w:div w:id="730465413">
      <w:bodyDiv w:val="1"/>
      <w:marLeft w:val="0"/>
      <w:marRight w:val="0"/>
      <w:marTop w:val="0"/>
      <w:marBottom w:val="0"/>
      <w:divBdr>
        <w:top w:val="none" w:sz="0" w:space="0" w:color="auto"/>
        <w:left w:val="none" w:sz="0" w:space="0" w:color="auto"/>
        <w:bottom w:val="none" w:sz="0" w:space="0" w:color="auto"/>
        <w:right w:val="none" w:sz="0" w:space="0" w:color="auto"/>
      </w:divBdr>
    </w:div>
    <w:div w:id="755133410">
      <w:bodyDiv w:val="1"/>
      <w:marLeft w:val="0"/>
      <w:marRight w:val="0"/>
      <w:marTop w:val="0"/>
      <w:marBottom w:val="0"/>
      <w:divBdr>
        <w:top w:val="none" w:sz="0" w:space="0" w:color="auto"/>
        <w:left w:val="none" w:sz="0" w:space="0" w:color="auto"/>
        <w:bottom w:val="none" w:sz="0" w:space="0" w:color="auto"/>
        <w:right w:val="none" w:sz="0" w:space="0" w:color="auto"/>
      </w:divBdr>
      <w:divsChild>
        <w:div w:id="787892441">
          <w:marLeft w:val="0"/>
          <w:marRight w:val="0"/>
          <w:marTop w:val="150"/>
          <w:marBottom w:val="150"/>
          <w:divBdr>
            <w:top w:val="none" w:sz="0" w:space="0" w:color="auto"/>
            <w:left w:val="none" w:sz="0" w:space="0" w:color="auto"/>
            <w:bottom w:val="none" w:sz="0" w:space="0" w:color="auto"/>
            <w:right w:val="none" w:sz="0" w:space="0" w:color="auto"/>
          </w:divBdr>
          <w:divsChild>
            <w:div w:id="1582329808">
              <w:marLeft w:val="0"/>
              <w:marRight w:val="0"/>
              <w:marTop w:val="0"/>
              <w:marBottom w:val="0"/>
              <w:divBdr>
                <w:top w:val="none" w:sz="0" w:space="0" w:color="auto"/>
                <w:left w:val="none" w:sz="0" w:space="0" w:color="auto"/>
                <w:bottom w:val="none" w:sz="0" w:space="0" w:color="auto"/>
                <w:right w:val="none" w:sz="0" w:space="0" w:color="auto"/>
              </w:divBdr>
              <w:divsChild>
                <w:div w:id="650864293">
                  <w:marLeft w:val="0"/>
                  <w:marRight w:val="0"/>
                  <w:marTop w:val="0"/>
                  <w:marBottom w:val="0"/>
                  <w:divBdr>
                    <w:top w:val="none" w:sz="0" w:space="0" w:color="auto"/>
                    <w:left w:val="none" w:sz="0" w:space="0" w:color="auto"/>
                    <w:bottom w:val="none" w:sz="0" w:space="0" w:color="auto"/>
                    <w:right w:val="none" w:sz="0" w:space="0" w:color="auto"/>
                  </w:divBdr>
                  <w:divsChild>
                    <w:div w:id="613679418">
                      <w:marLeft w:val="0"/>
                      <w:marRight w:val="0"/>
                      <w:marTop w:val="0"/>
                      <w:marBottom w:val="0"/>
                      <w:divBdr>
                        <w:top w:val="none" w:sz="0" w:space="0" w:color="auto"/>
                        <w:left w:val="none" w:sz="0" w:space="0" w:color="auto"/>
                        <w:bottom w:val="none" w:sz="0" w:space="0" w:color="auto"/>
                        <w:right w:val="none" w:sz="0" w:space="0" w:color="auto"/>
                      </w:divBdr>
                      <w:divsChild>
                        <w:div w:id="519899745">
                          <w:marLeft w:val="0"/>
                          <w:marRight w:val="0"/>
                          <w:marTop w:val="0"/>
                          <w:marBottom w:val="0"/>
                          <w:divBdr>
                            <w:top w:val="none" w:sz="0" w:space="0" w:color="auto"/>
                            <w:left w:val="none" w:sz="0" w:space="0" w:color="auto"/>
                            <w:bottom w:val="none" w:sz="0" w:space="0" w:color="auto"/>
                            <w:right w:val="none" w:sz="0" w:space="0" w:color="auto"/>
                          </w:divBdr>
                          <w:divsChild>
                            <w:div w:id="391083644">
                              <w:marLeft w:val="0"/>
                              <w:marRight w:val="0"/>
                              <w:marTop w:val="0"/>
                              <w:marBottom w:val="0"/>
                              <w:divBdr>
                                <w:top w:val="none" w:sz="0" w:space="0" w:color="auto"/>
                                <w:left w:val="none" w:sz="0" w:space="0" w:color="auto"/>
                                <w:bottom w:val="none" w:sz="0" w:space="0" w:color="auto"/>
                                <w:right w:val="none" w:sz="0" w:space="0" w:color="auto"/>
                              </w:divBdr>
                              <w:divsChild>
                                <w:div w:id="955062464">
                                  <w:marLeft w:val="0"/>
                                  <w:marRight w:val="0"/>
                                  <w:marTop w:val="0"/>
                                  <w:marBottom w:val="0"/>
                                  <w:divBdr>
                                    <w:top w:val="none" w:sz="0" w:space="0" w:color="auto"/>
                                    <w:left w:val="none" w:sz="0" w:space="0" w:color="auto"/>
                                    <w:bottom w:val="none" w:sz="0" w:space="0" w:color="auto"/>
                                    <w:right w:val="none" w:sz="0" w:space="0" w:color="auto"/>
                                  </w:divBdr>
                                  <w:divsChild>
                                    <w:div w:id="1879048487">
                                      <w:marLeft w:val="0"/>
                                      <w:marRight w:val="0"/>
                                      <w:marTop w:val="0"/>
                                      <w:marBottom w:val="0"/>
                                      <w:divBdr>
                                        <w:top w:val="none" w:sz="0" w:space="0" w:color="auto"/>
                                        <w:left w:val="none" w:sz="0" w:space="0" w:color="auto"/>
                                        <w:bottom w:val="none" w:sz="0" w:space="0" w:color="auto"/>
                                        <w:right w:val="none" w:sz="0" w:space="0" w:color="auto"/>
                                      </w:divBdr>
                                      <w:divsChild>
                                        <w:div w:id="432016644">
                                          <w:marLeft w:val="0"/>
                                          <w:marRight w:val="0"/>
                                          <w:marTop w:val="0"/>
                                          <w:marBottom w:val="0"/>
                                          <w:divBdr>
                                            <w:top w:val="none" w:sz="0" w:space="0" w:color="auto"/>
                                            <w:left w:val="none" w:sz="0" w:space="0" w:color="auto"/>
                                            <w:bottom w:val="none" w:sz="0" w:space="0" w:color="auto"/>
                                            <w:right w:val="none" w:sz="0" w:space="0" w:color="auto"/>
                                          </w:divBdr>
                                          <w:divsChild>
                                            <w:div w:id="468209827">
                                              <w:marLeft w:val="0"/>
                                              <w:marRight w:val="0"/>
                                              <w:marTop w:val="0"/>
                                              <w:marBottom w:val="0"/>
                                              <w:divBdr>
                                                <w:top w:val="none" w:sz="0" w:space="0" w:color="auto"/>
                                                <w:left w:val="none" w:sz="0" w:space="0" w:color="auto"/>
                                                <w:bottom w:val="none" w:sz="0" w:space="0" w:color="auto"/>
                                                <w:right w:val="none" w:sz="0" w:space="0" w:color="auto"/>
                                              </w:divBdr>
                                              <w:divsChild>
                                                <w:div w:id="1910268807">
                                                  <w:marLeft w:val="0"/>
                                                  <w:marRight w:val="0"/>
                                                  <w:marTop w:val="0"/>
                                                  <w:marBottom w:val="0"/>
                                                  <w:divBdr>
                                                    <w:top w:val="none" w:sz="0" w:space="0" w:color="auto"/>
                                                    <w:left w:val="none" w:sz="0" w:space="0" w:color="auto"/>
                                                    <w:bottom w:val="none" w:sz="0" w:space="0" w:color="auto"/>
                                                    <w:right w:val="none" w:sz="0" w:space="0" w:color="auto"/>
                                                  </w:divBdr>
                                                  <w:divsChild>
                                                    <w:div w:id="177889539">
                                                      <w:marLeft w:val="0"/>
                                                      <w:marRight w:val="0"/>
                                                      <w:marTop w:val="0"/>
                                                      <w:marBottom w:val="0"/>
                                                      <w:divBdr>
                                                        <w:top w:val="none" w:sz="0" w:space="0" w:color="auto"/>
                                                        <w:left w:val="none" w:sz="0" w:space="0" w:color="auto"/>
                                                        <w:bottom w:val="none" w:sz="0" w:space="0" w:color="auto"/>
                                                        <w:right w:val="none" w:sz="0" w:space="0" w:color="auto"/>
                                                      </w:divBdr>
                                                    </w:div>
                                                    <w:div w:id="1671517753">
                                                      <w:marLeft w:val="0"/>
                                                      <w:marRight w:val="0"/>
                                                      <w:marTop w:val="0"/>
                                                      <w:marBottom w:val="0"/>
                                                      <w:divBdr>
                                                        <w:top w:val="none" w:sz="0" w:space="0" w:color="auto"/>
                                                        <w:left w:val="none" w:sz="0" w:space="0" w:color="auto"/>
                                                        <w:bottom w:val="none" w:sz="0" w:space="0" w:color="auto"/>
                                                        <w:right w:val="none" w:sz="0" w:space="0" w:color="auto"/>
                                                      </w:divBdr>
                                                    </w:div>
                                                  </w:divsChild>
                                                </w:div>
                                                <w:div w:id="1371031518">
                                                  <w:marLeft w:val="0"/>
                                                  <w:marRight w:val="0"/>
                                                  <w:marTop w:val="0"/>
                                                  <w:marBottom w:val="0"/>
                                                  <w:divBdr>
                                                    <w:top w:val="none" w:sz="0" w:space="0" w:color="auto"/>
                                                    <w:left w:val="none" w:sz="0" w:space="0" w:color="auto"/>
                                                    <w:bottom w:val="none" w:sz="0" w:space="0" w:color="auto"/>
                                                    <w:right w:val="none" w:sz="0" w:space="0" w:color="auto"/>
                                                  </w:divBdr>
                                                  <w:divsChild>
                                                    <w:div w:id="605192186">
                                                      <w:marLeft w:val="0"/>
                                                      <w:marRight w:val="0"/>
                                                      <w:marTop w:val="0"/>
                                                      <w:marBottom w:val="0"/>
                                                      <w:divBdr>
                                                        <w:top w:val="none" w:sz="0" w:space="0" w:color="auto"/>
                                                        <w:left w:val="none" w:sz="0" w:space="0" w:color="auto"/>
                                                        <w:bottom w:val="none" w:sz="0" w:space="0" w:color="auto"/>
                                                        <w:right w:val="none" w:sz="0" w:space="0" w:color="auto"/>
                                                      </w:divBdr>
                                                      <w:divsChild>
                                                        <w:div w:id="136120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99560366">
          <w:marLeft w:val="0"/>
          <w:marRight w:val="0"/>
          <w:marTop w:val="0"/>
          <w:marBottom w:val="120"/>
          <w:divBdr>
            <w:top w:val="single" w:sz="6" w:space="0" w:color="auto"/>
            <w:left w:val="single" w:sz="24" w:space="0" w:color="auto"/>
            <w:bottom w:val="single" w:sz="6" w:space="0" w:color="auto"/>
            <w:right w:val="single" w:sz="6" w:space="0" w:color="auto"/>
          </w:divBdr>
          <w:divsChild>
            <w:div w:id="193673979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99962185">
      <w:bodyDiv w:val="1"/>
      <w:marLeft w:val="0"/>
      <w:marRight w:val="0"/>
      <w:marTop w:val="0"/>
      <w:marBottom w:val="0"/>
      <w:divBdr>
        <w:top w:val="none" w:sz="0" w:space="0" w:color="auto"/>
        <w:left w:val="none" w:sz="0" w:space="0" w:color="auto"/>
        <w:bottom w:val="none" w:sz="0" w:space="0" w:color="auto"/>
        <w:right w:val="none" w:sz="0" w:space="0" w:color="auto"/>
      </w:divBdr>
    </w:div>
    <w:div w:id="829760285">
      <w:bodyDiv w:val="1"/>
      <w:marLeft w:val="0"/>
      <w:marRight w:val="0"/>
      <w:marTop w:val="0"/>
      <w:marBottom w:val="0"/>
      <w:divBdr>
        <w:top w:val="none" w:sz="0" w:space="0" w:color="auto"/>
        <w:left w:val="none" w:sz="0" w:space="0" w:color="auto"/>
        <w:bottom w:val="none" w:sz="0" w:space="0" w:color="auto"/>
        <w:right w:val="none" w:sz="0" w:space="0" w:color="auto"/>
      </w:divBdr>
      <w:divsChild>
        <w:div w:id="2061972821">
          <w:marLeft w:val="0"/>
          <w:marRight w:val="0"/>
          <w:marTop w:val="0"/>
          <w:marBottom w:val="0"/>
          <w:divBdr>
            <w:top w:val="none" w:sz="0" w:space="0" w:color="auto"/>
            <w:left w:val="none" w:sz="0" w:space="0" w:color="auto"/>
            <w:bottom w:val="none" w:sz="0" w:space="0" w:color="auto"/>
            <w:right w:val="none" w:sz="0" w:space="0" w:color="auto"/>
          </w:divBdr>
          <w:divsChild>
            <w:div w:id="1302810896">
              <w:marLeft w:val="0"/>
              <w:marRight w:val="0"/>
              <w:marTop w:val="0"/>
              <w:marBottom w:val="0"/>
              <w:divBdr>
                <w:top w:val="none" w:sz="0" w:space="0" w:color="auto"/>
                <w:left w:val="none" w:sz="0" w:space="0" w:color="auto"/>
                <w:bottom w:val="none" w:sz="0" w:space="0" w:color="auto"/>
                <w:right w:val="none" w:sz="0" w:space="0" w:color="auto"/>
              </w:divBdr>
              <w:divsChild>
                <w:div w:id="1536386687">
                  <w:marLeft w:val="0"/>
                  <w:marRight w:val="0"/>
                  <w:marTop w:val="0"/>
                  <w:marBottom w:val="0"/>
                  <w:divBdr>
                    <w:top w:val="none" w:sz="0" w:space="0" w:color="auto"/>
                    <w:left w:val="none" w:sz="0" w:space="0" w:color="auto"/>
                    <w:bottom w:val="none" w:sz="0" w:space="0" w:color="auto"/>
                    <w:right w:val="none" w:sz="0" w:space="0" w:color="auto"/>
                  </w:divBdr>
                  <w:divsChild>
                    <w:div w:id="212561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570300">
      <w:bodyDiv w:val="1"/>
      <w:marLeft w:val="0"/>
      <w:marRight w:val="0"/>
      <w:marTop w:val="0"/>
      <w:marBottom w:val="0"/>
      <w:divBdr>
        <w:top w:val="none" w:sz="0" w:space="0" w:color="auto"/>
        <w:left w:val="none" w:sz="0" w:space="0" w:color="auto"/>
        <w:bottom w:val="none" w:sz="0" w:space="0" w:color="auto"/>
        <w:right w:val="none" w:sz="0" w:space="0" w:color="auto"/>
      </w:divBdr>
    </w:div>
    <w:div w:id="919608143">
      <w:bodyDiv w:val="1"/>
      <w:marLeft w:val="0"/>
      <w:marRight w:val="0"/>
      <w:marTop w:val="0"/>
      <w:marBottom w:val="0"/>
      <w:divBdr>
        <w:top w:val="none" w:sz="0" w:space="0" w:color="auto"/>
        <w:left w:val="none" w:sz="0" w:space="0" w:color="auto"/>
        <w:bottom w:val="none" w:sz="0" w:space="0" w:color="auto"/>
        <w:right w:val="none" w:sz="0" w:space="0" w:color="auto"/>
      </w:divBdr>
    </w:div>
    <w:div w:id="938297480">
      <w:bodyDiv w:val="1"/>
      <w:marLeft w:val="0"/>
      <w:marRight w:val="0"/>
      <w:marTop w:val="0"/>
      <w:marBottom w:val="0"/>
      <w:divBdr>
        <w:top w:val="none" w:sz="0" w:space="0" w:color="auto"/>
        <w:left w:val="none" w:sz="0" w:space="0" w:color="auto"/>
        <w:bottom w:val="none" w:sz="0" w:space="0" w:color="auto"/>
        <w:right w:val="none" w:sz="0" w:space="0" w:color="auto"/>
      </w:divBdr>
    </w:div>
    <w:div w:id="942147203">
      <w:bodyDiv w:val="1"/>
      <w:marLeft w:val="0"/>
      <w:marRight w:val="0"/>
      <w:marTop w:val="0"/>
      <w:marBottom w:val="0"/>
      <w:divBdr>
        <w:top w:val="none" w:sz="0" w:space="0" w:color="auto"/>
        <w:left w:val="none" w:sz="0" w:space="0" w:color="auto"/>
        <w:bottom w:val="none" w:sz="0" w:space="0" w:color="auto"/>
        <w:right w:val="none" w:sz="0" w:space="0" w:color="auto"/>
      </w:divBdr>
    </w:div>
    <w:div w:id="977955446">
      <w:bodyDiv w:val="1"/>
      <w:marLeft w:val="0"/>
      <w:marRight w:val="0"/>
      <w:marTop w:val="0"/>
      <w:marBottom w:val="0"/>
      <w:divBdr>
        <w:top w:val="none" w:sz="0" w:space="0" w:color="auto"/>
        <w:left w:val="none" w:sz="0" w:space="0" w:color="auto"/>
        <w:bottom w:val="none" w:sz="0" w:space="0" w:color="auto"/>
        <w:right w:val="none" w:sz="0" w:space="0" w:color="auto"/>
      </w:divBdr>
    </w:div>
    <w:div w:id="983507686">
      <w:bodyDiv w:val="1"/>
      <w:marLeft w:val="0"/>
      <w:marRight w:val="0"/>
      <w:marTop w:val="0"/>
      <w:marBottom w:val="0"/>
      <w:divBdr>
        <w:top w:val="none" w:sz="0" w:space="0" w:color="auto"/>
        <w:left w:val="none" w:sz="0" w:space="0" w:color="auto"/>
        <w:bottom w:val="none" w:sz="0" w:space="0" w:color="auto"/>
        <w:right w:val="none" w:sz="0" w:space="0" w:color="auto"/>
      </w:divBdr>
    </w:div>
    <w:div w:id="1021205176">
      <w:bodyDiv w:val="1"/>
      <w:marLeft w:val="0"/>
      <w:marRight w:val="0"/>
      <w:marTop w:val="0"/>
      <w:marBottom w:val="0"/>
      <w:divBdr>
        <w:top w:val="none" w:sz="0" w:space="0" w:color="auto"/>
        <w:left w:val="none" w:sz="0" w:space="0" w:color="auto"/>
        <w:bottom w:val="none" w:sz="0" w:space="0" w:color="auto"/>
        <w:right w:val="none" w:sz="0" w:space="0" w:color="auto"/>
      </w:divBdr>
    </w:div>
    <w:div w:id="1050572035">
      <w:bodyDiv w:val="1"/>
      <w:marLeft w:val="0"/>
      <w:marRight w:val="0"/>
      <w:marTop w:val="0"/>
      <w:marBottom w:val="0"/>
      <w:divBdr>
        <w:top w:val="none" w:sz="0" w:space="0" w:color="auto"/>
        <w:left w:val="none" w:sz="0" w:space="0" w:color="auto"/>
        <w:bottom w:val="none" w:sz="0" w:space="0" w:color="auto"/>
        <w:right w:val="none" w:sz="0" w:space="0" w:color="auto"/>
      </w:divBdr>
    </w:div>
    <w:div w:id="1053848262">
      <w:bodyDiv w:val="1"/>
      <w:marLeft w:val="0"/>
      <w:marRight w:val="0"/>
      <w:marTop w:val="0"/>
      <w:marBottom w:val="0"/>
      <w:divBdr>
        <w:top w:val="none" w:sz="0" w:space="0" w:color="auto"/>
        <w:left w:val="none" w:sz="0" w:space="0" w:color="auto"/>
        <w:bottom w:val="none" w:sz="0" w:space="0" w:color="auto"/>
        <w:right w:val="none" w:sz="0" w:space="0" w:color="auto"/>
      </w:divBdr>
    </w:div>
    <w:div w:id="1055205484">
      <w:bodyDiv w:val="1"/>
      <w:marLeft w:val="0"/>
      <w:marRight w:val="0"/>
      <w:marTop w:val="0"/>
      <w:marBottom w:val="0"/>
      <w:divBdr>
        <w:top w:val="none" w:sz="0" w:space="0" w:color="auto"/>
        <w:left w:val="none" w:sz="0" w:space="0" w:color="auto"/>
        <w:bottom w:val="none" w:sz="0" w:space="0" w:color="auto"/>
        <w:right w:val="none" w:sz="0" w:space="0" w:color="auto"/>
      </w:divBdr>
    </w:div>
    <w:div w:id="1080905641">
      <w:bodyDiv w:val="1"/>
      <w:marLeft w:val="0"/>
      <w:marRight w:val="0"/>
      <w:marTop w:val="0"/>
      <w:marBottom w:val="0"/>
      <w:divBdr>
        <w:top w:val="none" w:sz="0" w:space="0" w:color="auto"/>
        <w:left w:val="none" w:sz="0" w:space="0" w:color="auto"/>
        <w:bottom w:val="none" w:sz="0" w:space="0" w:color="auto"/>
        <w:right w:val="none" w:sz="0" w:space="0" w:color="auto"/>
      </w:divBdr>
    </w:div>
    <w:div w:id="1164934968">
      <w:bodyDiv w:val="1"/>
      <w:marLeft w:val="0"/>
      <w:marRight w:val="0"/>
      <w:marTop w:val="0"/>
      <w:marBottom w:val="0"/>
      <w:divBdr>
        <w:top w:val="none" w:sz="0" w:space="0" w:color="auto"/>
        <w:left w:val="none" w:sz="0" w:space="0" w:color="auto"/>
        <w:bottom w:val="none" w:sz="0" w:space="0" w:color="auto"/>
        <w:right w:val="none" w:sz="0" w:space="0" w:color="auto"/>
      </w:divBdr>
    </w:div>
    <w:div w:id="1194536957">
      <w:bodyDiv w:val="1"/>
      <w:marLeft w:val="0"/>
      <w:marRight w:val="0"/>
      <w:marTop w:val="0"/>
      <w:marBottom w:val="0"/>
      <w:divBdr>
        <w:top w:val="none" w:sz="0" w:space="0" w:color="auto"/>
        <w:left w:val="none" w:sz="0" w:space="0" w:color="auto"/>
        <w:bottom w:val="none" w:sz="0" w:space="0" w:color="auto"/>
        <w:right w:val="none" w:sz="0" w:space="0" w:color="auto"/>
      </w:divBdr>
    </w:div>
    <w:div w:id="1213274545">
      <w:bodyDiv w:val="1"/>
      <w:marLeft w:val="0"/>
      <w:marRight w:val="0"/>
      <w:marTop w:val="0"/>
      <w:marBottom w:val="0"/>
      <w:divBdr>
        <w:top w:val="none" w:sz="0" w:space="0" w:color="auto"/>
        <w:left w:val="none" w:sz="0" w:space="0" w:color="auto"/>
        <w:bottom w:val="none" w:sz="0" w:space="0" w:color="auto"/>
        <w:right w:val="none" w:sz="0" w:space="0" w:color="auto"/>
      </w:divBdr>
    </w:div>
    <w:div w:id="1233927597">
      <w:bodyDiv w:val="1"/>
      <w:marLeft w:val="0"/>
      <w:marRight w:val="0"/>
      <w:marTop w:val="0"/>
      <w:marBottom w:val="0"/>
      <w:divBdr>
        <w:top w:val="none" w:sz="0" w:space="0" w:color="auto"/>
        <w:left w:val="none" w:sz="0" w:space="0" w:color="auto"/>
        <w:bottom w:val="none" w:sz="0" w:space="0" w:color="auto"/>
        <w:right w:val="none" w:sz="0" w:space="0" w:color="auto"/>
      </w:divBdr>
    </w:div>
    <w:div w:id="1271276222">
      <w:bodyDiv w:val="1"/>
      <w:marLeft w:val="0"/>
      <w:marRight w:val="0"/>
      <w:marTop w:val="0"/>
      <w:marBottom w:val="0"/>
      <w:divBdr>
        <w:top w:val="none" w:sz="0" w:space="0" w:color="auto"/>
        <w:left w:val="none" w:sz="0" w:space="0" w:color="auto"/>
        <w:bottom w:val="none" w:sz="0" w:space="0" w:color="auto"/>
        <w:right w:val="none" w:sz="0" w:space="0" w:color="auto"/>
      </w:divBdr>
    </w:div>
    <w:div w:id="1273247004">
      <w:bodyDiv w:val="1"/>
      <w:marLeft w:val="0"/>
      <w:marRight w:val="0"/>
      <w:marTop w:val="0"/>
      <w:marBottom w:val="0"/>
      <w:divBdr>
        <w:top w:val="none" w:sz="0" w:space="0" w:color="auto"/>
        <w:left w:val="none" w:sz="0" w:space="0" w:color="auto"/>
        <w:bottom w:val="none" w:sz="0" w:space="0" w:color="auto"/>
        <w:right w:val="none" w:sz="0" w:space="0" w:color="auto"/>
      </w:divBdr>
    </w:div>
    <w:div w:id="1282959066">
      <w:bodyDiv w:val="1"/>
      <w:marLeft w:val="0"/>
      <w:marRight w:val="0"/>
      <w:marTop w:val="0"/>
      <w:marBottom w:val="0"/>
      <w:divBdr>
        <w:top w:val="none" w:sz="0" w:space="0" w:color="auto"/>
        <w:left w:val="none" w:sz="0" w:space="0" w:color="auto"/>
        <w:bottom w:val="none" w:sz="0" w:space="0" w:color="auto"/>
        <w:right w:val="none" w:sz="0" w:space="0" w:color="auto"/>
      </w:divBdr>
    </w:div>
    <w:div w:id="1285111190">
      <w:bodyDiv w:val="1"/>
      <w:marLeft w:val="0"/>
      <w:marRight w:val="0"/>
      <w:marTop w:val="0"/>
      <w:marBottom w:val="0"/>
      <w:divBdr>
        <w:top w:val="none" w:sz="0" w:space="0" w:color="auto"/>
        <w:left w:val="none" w:sz="0" w:space="0" w:color="auto"/>
        <w:bottom w:val="none" w:sz="0" w:space="0" w:color="auto"/>
        <w:right w:val="none" w:sz="0" w:space="0" w:color="auto"/>
      </w:divBdr>
    </w:div>
    <w:div w:id="1297374010">
      <w:bodyDiv w:val="1"/>
      <w:marLeft w:val="0"/>
      <w:marRight w:val="0"/>
      <w:marTop w:val="0"/>
      <w:marBottom w:val="0"/>
      <w:divBdr>
        <w:top w:val="none" w:sz="0" w:space="0" w:color="auto"/>
        <w:left w:val="none" w:sz="0" w:space="0" w:color="auto"/>
        <w:bottom w:val="none" w:sz="0" w:space="0" w:color="auto"/>
        <w:right w:val="none" w:sz="0" w:space="0" w:color="auto"/>
      </w:divBdr>
      <w:divsChild>
        <w:div w:id="321979131">
          <w:marLeft w:val="0"/>
          <w:marRight w:val="0"/>
          <w:marTop w:val="0"/>
          <w:marBottom w:val="120"/>
          <w:divBdr>
            <w:top w:val="single" w:sz="6" w:space="0" w:color="auto"/>
            <w:left w:val="single" w:sz="24" w:space="0" w:color="auto"/>
            <w:bottom w:val="single" w:sz="6" w:space="0" w:color="auto"/>
            <w:right w:val="single" w:sz="6" w:space="0" w:color="auto"/>
          </w:divBdr>
          <w:divsChild>
            <w:div w:id="40287781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97641511">
      <w:bodyDiv w:val="1"/>
      <w:marLeft w:val="0"/>
      <w:marRight w:val="0"/>
      <w:marTop w:val="0"/>
      <w:marBottom w:val="0"/>
      <w:divBdr>
        <w:top w:val="none" w:sz="0" w:space="0" w:color="auto"/>
        <w:left w:val="none" w:sz="0" w:space="0" w:color="auto"/>
        <w:bottom w:val="none" w:sz="0" w:space="0" w:color="auto"/>
        <w:right w:val="none" w:sz="0" w:space="0" w:color="auto"/>
      </w:divBdr>
    </w:div>
    <w:div w:id="1298100595">
      <w:bodyDiv w:val="1"/>
      <w:marLeft w:val="0"/>
      <w:marRight w:val="0"/>
      <w:marTop w:val="0"/>
      <w:marBottom w:val="0"/>
      <w:divBdr>
        <w:top w:val="none" w:sz="0" w:space="0" w:color="auto"/>
        <w:left w:val="none" w:sz="0" w:space="0" w:color="auto"/>
        <w:bottom w:val="none" w:sz="0" w:space="0" w:color="auto"/>
        <w:right w:val="none" w:sz="0" w:space="0" w:color="auto"/>
      </w:divBdr>
    </w:div>
    <w:div w:id="1330668600">
      <w:bodyDiv w:val="1"/>
      <w:marLeft w:val="0"/>
      <w:marRight w:val="0"/>
      <w:marTop w:val="0"/>
      <w:marBottom w:val="0"/>
      <w:divBdr>
        <w:top w:val="none" w:sz="0" w:space="0" w:color="auto"/>
        <w:left w:val="none" w:sz="0" w:space="0" w:color="auto"/>
        <w:bottom w:val="none" w:sz="0" w:space="0" w:color="auto"/>
        <w:right w:val="none" w:sz="0" w:space="0" w:color="auto"/>
      </w:divBdr>
      <w:divsChild>
        <w:div w:id="404231693">
          <w:marLeft w:val="0"/>
          <w:marRight w:val="0"/>
          <w:marTop w:val="0"/>
          <w:marBottom w:val="180"/>
          <w:divBdr>
            <w:top w:val="none" w:sz="0" w:space="0" w:color="auto"/>
            <w:left w:val="none" w:sz="0" w:space="0" w:color="auto"/>
            <w:bottom w:val="none" w:sz="0" w:space="0" w:color="auto"/>
            <w:right w:val="none" w:sz="0" w:space="0" w:color="auto"/>
          </w:divBdr>
        </w:div>
      </w:divsChild>
    </w:div>
    <w:div w:id="1345130798">
      <w:bodyDiv w:val="1"/>
      <w:marLeft w:val="0"/>
      <w:marRight w:val="0"/>
      <w:marTop w:val="0"/>
      <w:marBottom w:val="0"/>
      <w:divBdr>
        <w:top w:val="none" w:sz="0" w:space="0" w:color="auto"/>
        <w:left w:val="none" w:sz="0" w:space="0" w:color="auto"/>
        <w:bottom w:val="none" w:sz="0" w:space="0" w:color="auto"/>
        <w:right w:val="none" w:sz="0" w:space="0" w:color="auto"/>
      </w:divBdr>
    </w:div>
    <w:div w:id="1355427203">
      <w:bodyDiv w:val="1"/>
      <w:marLeft w:val="0"/>
      <w:marRight w:val="0"/>
      <w:marTop w:val="0"/>
      <w:marBottom w:val="0"/>
      <w:divBdr>
        <w:top w:val="none" w:sz="0" w:space="0" w:color="auto"/>
        <w:left w:val="none" w:sz="0" w:space="0" w:color="auto"/>
        <w:bottom w:val="none" w:sz="0" w:space="0" w:color="auto"/>
        <w:right w:val="none" w:sz="0" w:space="0" w:color="auto"/>
      </w:divBdr>
    </w:div>
    <w:div w:id="1371303678">
      <w:bodyDiv w:val="1"/>
      <w:marLeft w:val="0"/>
      <w:marRight w:val="0"/>
      <w:marTop w:val="0"/>
      <w:marBottom w:val="0"/>
      <w:divBdr>
        <w:top w:val="none" w:sz="0" w:space="0" w:color="auto"/>
        <w:left w:val="none" w:sz="0" w:space="0" w:color="auto"/>
        <w:bottom w:val="none" w:sz="0" w:space="0" w:color="auto"/>
        <w:right w:val="none" w:sz="0" w:space="0" w:color="auto"/>
      </w:divBdr>
    </w:div>
    <w:div w:id="1377042534">
      <w:bodyDiv w:val="1"/>
      <w:marLeft w:val="0"/>
      <w:marRight w:val="0"/>
      <w:marTop w:val="0"/>
      <w:marBottom w:val="0"/>
      <w:divBdr>
        <w:top w:val="none" w:sz="0" w:space="0" w:color="auto"/>
        <w:left w:val="none" w:sz="0" w:space="0" w:color="auto"/>
        <w:bottom w:val="none" w:sz="0" w:space="0" w:color="auto"/>
        <w:right w:val="none" w:sz="0" w:space="0" w:color="auto"/>
      </w:divBdr>
    </w:div>
    <w:div w:id="1398090148">
      <w:bodyDiv w:val="1"/>
      <w:marLeft w:val="0"/>
      <w:marRight w:val="0"/>
      <w:marTop w:val="0"/>
      <w:marBottom w:val="0"/>
      <w:divBdr>
        <w:top w:val="none" w:sz="0" w:space="0" w:color="auto"/>
        <w:left w:val="none" w:sz="0" w:space="0" w:color="auto"/>
        <w:bottom w:val="none" w:sz="0" w:space="0" w:color="auto"/>
        <w:right w:val="none" w:sz="0" w:space="0" w:color="auto"/>
      </w:divBdr>
    </w:div>
    <w:div w:id="1398475075">
      <w:bodyDiv w:val="1"/>
      <w:marLeft w:val="0"/>
      <w:marRight w:val="0"/>
      <w:marTop w:val="0"/>
      <w:marBottom w:val="0"/>
      <w:divBdr>
        <w:top w:val="none" w:sz="0" w:space="0" w:color="auto"/>
        <w:left w:val="none" w:sz="0" w:space="0" w:color="auto"/>
        <w:bottom w:val="none" w:sz="0" w:space="0" w:color="auto"/>
        <w:right w:val="none" w:sz="0" w:space="0" w:color="auto"/>
      </w:divBdr>
    </w:div>
    <w:div w:id="1399401959">
      <w:bodyDiv w:val="1"/>
      <w:marLeft w:val="0"/>
      <w:marRight w:val="0"/>
      <w:marTop w:val="0"/>
      <w:marBottom w:val="0"/>
      <w:divBdr>
        <w:top w:val="none" w:sz="0" w:space="0" w:color="auto"/>
        <w:left w:val="none" w:sz="0" w:space="0" w:color="auto"/>
        <w:bottom w:val="none" w:sz="0" w:space="0" w:color="auto"/>
        <w:right w:val="none" w:sz="0" w:space="0" w:color="auto"/>
      </w:divBdr>
    </w:div>
    <w:div w:id="1420129227">
      <w:bodyDiv w:val="1"/>
      <w:marLeft w:val="0"/>
      <w:marRight w:val="0"/>
      <w:marTop w:val="0"/>
      <w:marBottom w:val="0"/>
      <w:divBdr>
        <w:top w:val="none" w:sz="0" w:space="0" w:color="auto"/>
        <w:left w:val="none" w:sz="0" w:space="0" w:color="auto"/>
        <w:bottom w:val="none" w:sz="0" w:space="0" w:color="auto"/>
        <w:right w:val="none" w:sz="0" w:space="0" w:color="auto"/>
      </w:divBdr>
    </w:div>
    <w:div w:id="1448548763">
      <w:bodyDiv w:val="1"/>
      <w:marLeft w:val="0"/>
      <w:marRight w:val="0"/>
      <w:marTop w:val="0"/>
      <w:marBottom w:val="0"/>
      <w:divBdr>
        <w:top w:val="none" w:sz="0" w:space="0" w:color="auto"/>
        <w:left w:val="none" w:sz="0" w:space="0" w:color="auto"/>
        <w:bottom w:val="none" w:sz="0" w:space="0" w:color="auto"/>
        <w:right w:val="none" w:sz="0" w:space="0" w:color="auto"/>
      </w:divBdr>
    </w:div>
    <w:div w:id="1452092560">
      <w:bodyDiv w:val="1"/>
      <w:marLeft w:val="0"/>
      <w:marRight w:val="0"/>
      <w:marTop w:val="0"/>
      <w:marBottom w:val="0"/>
      <w:divBdr>
        <w:top w:val="none" w:sz="0" w:space="0" w:color="auto"/>
        <w:left w:val="none" w:sz="0" w:space="0" w:color="auto"/>
        <w:bottom w:val="none" w:sz="0" w:space="0" w:color="auto"/>
        <w:right w:val="none" w:sz="0" w:space="0" w:color="auto"/>
      </w:divBdr>
    </w:div>
    <w:div w:id="1467310537">
      <w:bodyDiv w:val="1"/>
      <w:marLeft w:val="0"/>
      <w:marRight w:val="0"/>
      <w:marTop w:val="0"/>
      <w:marBottom w:val="0"/>
      <w:divBdr>
        <w:top w:val="none" w:sz="0" w:space="0" w:color="auto"/>
        <w:left w:val="none" w:sz="0" w:space="0" w:color="auto"/>
        <w:bottom w:val="none" w:sz="0" w:space="0" w:color="auto"/>
        <w:right w:val="none" w:sz="0" w:space="0" w:color="auto"/>
      </w:divBdr>
    </w:div>
    <w:div w:id="1478956875">
      <w:bodyDiv w:val="1"/>
      <w:marLeft w:val="0"/>
      <w:marRight w:val="0"/>
      <w:marTop w:val="0"/>
      <w:marBottom w:val="0"/>
      <w:divBdr>
        <w:top w:val="none" w:sz="0" w:space="0" w:color="auto"/>
        <w:left w:val="none" w:sz="0" w:space="0" w:color="auto"/>
        <w:bottom w:val="none" w:sz="0" w:space="0" w:color="auto"/>
        <w:right w:val="none" w:sz="0" w:space="0" w:color="auto"/>
      </w:divBdr>
    </w:div>
    <w:div w:id="1497377455">
      <w:bodyDiv w:val="1"/>
      <w:marLeft w:val="0"/>
      <w:marRight w:val="0"/>
      <w:marTop w:val="0"/>
      <w:marBottom w:val="0"/>
      <w:divBdr>
        <w:top w:val="none" w:sz="0" w:space="0" w:color="auto"/>
        <w:left w:val="none" w:sz="0" w:space="0" w:color="auto"/>
        <w:bottom w:val="none" w:sz="0" w:space="0" w:color="auto"/>
        <w:right w:val="none" w:sz="0" w:space="0" w:color="auto"/>
      </w:divBdr>
    </w:div>
    <w:div w:id="1502045553">
      <w:bodyDiv w:val="1"/>
      <w:marLeft w:val="0"/>
      <w:marRight w:val="0"/>
      <w:marTop w:val="0"/>
      <w:marBottom w:val="0"/>
      <w:divBdr>
        <w:top w:val="none" w:sz="0" w:space="0" w:color="auto"/>
        <w:left w:val="none" w:sz="0" w:space="0" w:color="auto"/>
        <w:bottom w:val="none" w:sz="0" w:space="0" w:color="auto"/>
        <w:right w:val="none" w:sz="0" w:space="0" w:color="auto"/>
      </w:divBdr>
    </w:div>
    <w:div w:id="1522351618">
      <w:bodyDiv w:val="1"/>
      <w:marLeft w:val="0"/>
      <w:marRight w:val="0"/>
      <w:marTop w:val="0"/>
      <w:marBottom w:val="0"/>
      <w:divBdr>
        <w:top w:val="none" w:sz="0" w:space="0" w:color="auto"/>
        <w:left w:val="none" w:sz="0" w:space="0" w:color="auto"/>
        <w:bottom w:val="none" w:sz="0" w:space="0" w:color="auto"/>
        <w:right w:val="none" w:sz="0" w:space="0" w:color="auto"/>
      </w:divBdr>
    </w:div>
    <w:div w:id="1523276575">
      <w:bodyDiv w:val="1"/>
      <w:marLeft w:val="0"/>
      <w:marRight w:val="0"/>
      <w:marTop w:val="0"/>
      <w:marBottom w:val="0"/>
      <w:divBdr>
        <w:top w:val="none" w:sz="0" w:space="0" w:color="auto"/>
        <w:left w:val="none" w:sz="0" w:space="0" w:color="auto"/>
        <w:bottom w:val="none" w:sz="0" w:space="0" w:color="auto"/>
        <w:right w:val="none" w:sz="0" w:space="0" w:color="auto"/>
      </w:divBdr>
    </w:div>
    <w:div w:id="1544904349">
      <w:bodyDiv w:val="1"/>
      <w:marLeft w:val="0"/>
      <w:marRight w:val="0"/>
      <w:marTop w:val="0"/>
      <w:marBottom w:val="0"/>
      <w:divBdr>
        <w:top w:val="none" w:sz="0" w:space="0" w:color="auto"/>
        <w:left w:val="none" w:sz="0" w:space="0" w:color="auto"/>
        <w:bottom w:val="none" w:sz="0" w:space="0" w:color="auto"/>
        <w:right w:val="none" w:sz="0" w:space="0" w:color="auto"/>
      </w:divBdr>
    </w:div>
    <w:div w:id="1552810370">
      <w:bodyDiv w:val="1"/>
      <w:marLeft w:val="0"/>
      <w:marRight w:val="0"/>
      <w:marTop w:val="0"/>
      <w:marBottom w:val="0"/>
      <w:divBdr>
        <w:top w:val="none" w:sz="0" w:space="0" w:color="auto"/>
        <w:left w:val="none" w:sz="0" w:space="0" w:color="auto"/>
        <w:bottom w:val="none" w:sz="0" w:space="0" w:color="auto"/>
        <w:right w:val="none" w:sz="0" w:space="0" w:color="auto"/>
      </w:divBdr>
    </w:div>
    <w:div w:id="1607036473">
      <w:bodyDiv w:val="1"/>
      <w:marLeft w:val="0"/>
      <w:marRight w:val="0"/>
      <w:marTop w:val="0"/>
      <w:marBottom w:val="0"/>
      <w:divBdr>
        <w:top w:val="none" w:sz="0" w:space="0" w:color="auto"/>
        <w:left w:val="none" w:sz="0" w:space="0" w:color="auto"/>
        <w:bottom w:val="none" w:sz="0" w:space="0" w:color="auto"/>
        <w:right w:val="none" w:sz="0" w:space="0" w:color="auto"/>
      </w:divBdr>
    </w:div>
    <w:div w:id="1632520940">
      <w:bodyDiv w:val="1"/>
      <w:marLeft w:val="0"/>
      <w:marRight w:val="0"/>
      <w:marTop w:val="0"/>
      <w:marBottom w:val="0"/>
      <w:divBdr>
        <w:top w:val="none" w:sz="0" w:space="0" w:color="auto"/>
        <w:left w:val="none" w:sz="0" w:space="0" w:color="auto"/>
        <w:bottom w:val="none" w:sz="0" w:space="0" w:color="auto"/>
        <w:right w:val="none" w:sz="0" w:space="0" w:color="auto"/>
      </w:divBdr>
    </w:div>
    <w:div w:id="1636106840">
      <w:bodyDiv w:val="1"/>
      <w:marLeft w:val="0"/>
      <w:marRight w:val="0"/>
      <w:marTop w:val="0"/>
      <w:marBottom w:val="0"/>
      <w:divBdr>
        <w:top w:val="none" w:sz="0" w:space="0" w:color="auto"/>
        <w:left w:val="none" w:sz="0" w:space="0" w:color="auto"/>
        <w:bottom w:val="none" w:sz="0" w:space="0" w:color="auto"/>
        <w:right w:val="none" w:sz="0" w:space="0" w:color="auto"/>
      </w:divBdr>
    </w:div>
    <w:div w:id="1644505165">
      <w:bodyDiv w:val="1"/>
      <w:marLeft w:val="0"/>
      <w:marRight w:val="0"/>
      <w:marTop w:val="0"/>
      <w:marBottom w:val="0"/>
      <w:divBdr>
        <w:top w:val="none" w:sz="0" w:space="0" w:color="auto"/>
        <w:left w:val="none" w:sz="0" w:space="0" w:color="auto"/>
        <w:bottom w:val="none" w:sz="0" w:space="0" w:color="auto"/>
        <w:right w:val="none" w:sz="0" w:space="0" w:color="auto"/>
      </w:divBdr>
    </w:div>
    <w:div w:id="1663007489">
      <w:bodyDiv w:val="1"/>
      <w:marLeft w:val="0"/>
      <w:marRight w:val="0"/>
      <w:marTop w:val="0"/>
      <w:marBottom w:val="0"/>
      <w:divBdr>
        <w:top w:val="none" w:sz="0" w:space="0" w:color="auto"/>
        <w:left w:val="none" w:sz="0" w:space="0" w:color="auto"/>
        <w:bottom w:val="none" w:sz="0" w:space="0" w:color="auto"/>
        <w:right w:val="none" w:sz="0" w:space="0" w:color="auto"/>
      </w:divBdr>
      <w:divsChild>
        <w:div w:id="2025129422">
          <w:marLeft w:val="0"/>
          <w:marRight w:val="0"/>
          <w:marTop w:val="0"/>
          <w:marBottom w:val="0"/>
          <w:divBdr>
            <w:top w:val="none" w:sz="0" w:space="0" w:color="auto"/>
            <w:left w:val="none" w:sz="0" w:space="0" w:color="auto"/>
            <w:bottom w:val="none" w:sz="0" w:space="0" w:color="auto"/>
            <w:right w:val="none" w:sz="0" w:space="0" w:color="auto"/>
          </w:divBdr>
          <w:divsChild>
            <w:div w:id="119299125">
              <w:marLeft w:val="0"/>
              <w:marRight w:val="0"/>
              <w:marTop w:val="0"/>
              <w:marBottom w:val="0"/>
              <w:divBdr>
                <w:top w:val="none" w:sz="0" w:space="0" w:color="auto"/>
                <w:left w:val="single" w:sz="6" w:space="0" w:color="F1F3F4"/>
                <w:bottom w:val="none" w:sz="0" w:space="0" w:color="auto"/>
                <w:right w:val="none" w:sz="0" w:space="0" w:color="auto"/>
              </w:divBdr>
              <w:divsChild>
                <w:div w:id="1523980613">
                  <w:marLeft w:val="0"/>
                  <w:marRight w:val="0"/>
                  <w:marTop w:val="0"/>
                  <w:marBottom w:val="0"/>
                  <w:divBdr>
                    <w:top w:val="none" w:sz="0" w:space="0" w:color="auto"/>
                    <w:left w:val="none" w:sz="0" w:space="0" w:color="auto"/>
                    <w:bottom w:val="none" w:sz="0" w:space="0" w:color="auto"/>
                    <w:right w:val="none" w:sz="0" w:space="0" w:color="auto"/>
                  </w:divBdr>
                  <w:divsChild>
                    <w:div w:id="1673023888">
                      <w:marLeft w:val="0"/>
                      <w:marRight w:val="0"/>
                      <w:marTop w:val="0"/>
                      <w:marBottom w:val="0"/>
                      <w:divBdr>
                        <w:top w:val="none" w:sz="0" w:space="0" w:color="auto"/>
                        <w:left w:val="none" w:sz="0" w:space="0" w:color="auto"/>
                        <w:bottom w:val="none" w:sz="0" w:space="0" w:color="auto"/>
                        <w:right w:val="none" w:sz="0" w:space="0" w:color="auto"/>
                      </w:divBdr>
                      <w:divsChild>
                        <w:div w:id="399451278">
                          <w:marLeft w:val="0"/>
                          <w:marRight w:val="0"/>
                          <w:marTop w:val="0"/>
                          <w:marBottom w:val="0"/>
                          <w:divBdr>
                            <w:top w:val="none" w:sz="0" w:space="0" w:color="auto"/>
                            <w:left w:val="none" w:sz="0" w:space="0" w:color="auto"/>
                            <w:bottom w:val="none" w:sz="0" w:space="0" w:color="auto"/>
                            <w:right w:val="none" w:sz="0" w:space="0" w:color="auto"/>
                          </w:divBdr>
                          <w:divsChild>
                            <w:div w:id="1879052093">
                              <w:marLeft w:val="0"/>
                              <w:marRight w:val="0"/>
                              <w:marTop w:val="0"/>
                              <w:marBottom w:val="0"/>
                              <w:divBdr>
                                <w:top w:val="none" w:sz="0" w:space="0" w:color="auto"/>
                                <w:left w:val="none" w:sz="0" w:space="0" w:color="auto"/>
                                <w:bottom w:val="none" w:sz="0" w:space="0" w:color="auto"/>
                                <w:right w:val="none" w:sz="0" w:space="0" w:color="auto"/>
                              </w:divBdr>
                              <w:divsChild>
                                <w:div w:id="127004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70680">
                      <w:marLeft w:val="225"/>
                      <w:marRight w:val="225"/>
                      <w:marTop w:val="225"/>
                      <w:marBottom w:val="225"/>
                      <w:divBdr>
                        <w:top w:val="none" w:sz="0" w:space="0" w:color="auto"/>
                        <w:left w:val="none" w:sz="0" w:space="0" w:color="auto"/>
                        <w:bottom w:val="none" w:sz="0" w:space="0" w:color="auto"/>
                        <w:right w:val="none" w:sz="0" w:space="0" w:color="auto"/>
                      </w:divBdr>
                      <w:divsChild>
                        <w:div w:id="253173979">
                          <w:marLeft w:val="225"/>
                          <w:marRight w:val="0"/>
                          <w:marTop w:val="0"/>
                          <w:marBottom w:val="0"/>
                          <w:divBdr>
                            <w:top w:val="none" w:sz="0" w:space="0" w:color="auto"/>
                            <w:left w:val="none" w:sz="0" w:space="0" w:color="auto"/>
                            <w:bottom w:val="none" w:sz="0" w:space="0" w:color="auto"/>
                            <w:right w:val="none" w:sz="0" w:space="0" w:color="auto"/>
                          </w:divBdr>
                          <w:divsChild>
                            <w:div w:id="1762217196">
                              <w:marLeft w:val="0"/>
                              <w:marRight w:val="0"/>
                              <w:marTop w:val="0"/>
                              <w:marBottom w:val="0"/>
                              <w:divBdr>
                                <w:top w:val="none" w:sz="0" w:space="0" w:color="auto"/>
                                <w:left w:val="none" w:sz="0" w:space="0" w:color="auto"/>
                                <w:bottom w:val="none" w:sz="0" w:space="0" w:color="auto"/>
                                <w:right w:val="none" w:sz="0" w:space="0" w:color="auto"/>
                              </w:divBdr>
                              <w:divsChild>
                                <w:div w:id="539246401">
                                  <w:marLeft w:val="0"/>
                                  <w:marRight w:val="0"/>
                                  <w:marTop w:val="30"/>
                                  <w:marBottom w:val="15"/>
                                  <w:divBdr>
                                    <w:top w:val="none" w:sz="0" w:space="0" w:color="auto"/>
                                    <w:left w:val="none" w:sz="0" w:space="0" w:color="auto"/>
                                    <w:bottom w:val="none" w:sz="0" w:space="0" w:color="auto"/>
                                    <w:right w:val="none" w:sz="0" w:space="0" w:color="auto"/>
                                  </w:divBdr>
                                </w:div>
                                <w:div w:id="127447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1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092920">
          <w:marLeft w:val="180"/>
          <w:marRight w:val="0"/>
          <w:marTop w:val="0"/>
          <w:marBottom w:val="0"/>
          <w:divBdr>
            <w:top w:val="none" w:sz="0" w:space="0" w:color="auto"/>
            <w:left w:val="none" w:sz="0" w:space="0" w:color="auto"/>
            <w:bottom w:val="none" w:sz="0" w:space="0" w:color="auto"/>
            <w:right w:val="none" w:sz="0" w:space="0" w:color="auto"/>
          </w:divBdr>
          <w:divsChild>
            <w:div w:id="880438975">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717005011">
      <w:bodyDiv w:val="1"/>
      <w:marLeft w:val="0"/>
      <w:marRight w:val="0"/>
      <w:marTop w:val="0"/>
      <w:marBottom w:val="0"/>
      <w:divBdr>
        <w:top w:val="none" w:sz="0" w:space="0" w:color="auto"/>
        <w:left w:val="none" w:sz="0" w:space="0" w:color="auto"/>
        <w:bottom w:val="none" w:sz="0" w:space="0" w:color="auto"/>
        <w:right w:val="none" w:sz="0" w:space="0" w:color="auto"/>
      </w:divBdr>
    </w:div>
    <w:div w:id="1724863858">
      <w:bodyDiv w:val="1"/>
      <w:marLeft w:val="0"/>
      <w:marRight w:val="0"/>
      <w:marTop w:val="0"/>
      <w:marBottom w:val="0"/>
      <w:divBdr>
        <w:top w:val="none" w:sz="0" w:space="0" w:color="auto"/>
        <w:left w:val="none" w:sz="0" w:space="0" w:color="auto"/>
        <w:bottom w:val="none" w:sz="0" w:space="0" w:color="auto"/>
        <w:right w:val="none" w:sz="0" w:space="0" w:color="auto"/>
      </w:divBdr>
    </w:div>
    <w:div w:id="1730615513">
      <w:bodyDiv w:val="1"/>
      <w:marLeft w:val="0"/>
      <w:marRight w:val="0"/>
      <w:marTop w:val="0"/>
      <w:marBottom w:val="0"/>
      <w:divBdr>
        <w:top w:val="none" w:sz="0" w:space="0" w:color="auto"/>
        <w:left w:val="none" w:sz="0" w:space="0" w:color="auto"/>
        <w:bottom w:val="none" w:sz="0" w:space="0" w:color="auto"/>
        <w:right w:val="none" w:sz="0" w:space="0" w:color="auto"/>
      </w:divBdr>
    </w:div>
    <w:div w:id="1738431218">
      <w:bodyDiv w:val="1"/>
      <w:marLeft w:val="0"/>
      <w:marRight w:val="0"/>
      <w:marTop w:val="0"/>
      <w:marBottom w:val="0"/>
      <w:divBdr>
        <w:top w:val="none" w:sz="0" w:space="0" w:color="auto"/>
        <w:left w:val="none" w:sz="0" w:space="0" w:color="auto"/>
        <w:bottom w:val="none" w:sz="0" w:space="0" w:color="auto"/>
        <w:right w:val="none" w:sz="0" w:space="0" w:color="auto"/>
      </w:divBdr>
    </w:div>
    <w:div w:id="1742025499">
      <w:bodyDiv w:val="1"/>
      <w:marLeft w:val="0"/>
      <w:marRight w:val="0"/>
      <w:marTop w:val="0"/>
      <w:marBottom w:val="0"/>
      <w:divBdr>
        <w:top w:val="none" w:sz="0" w:space="0" w:color="auto"/>
        <w:left w:val="none" w:sz="0" w:space="0" w:color="auto"/>
        <w:bottom w:val="none" w:sz="0" w:space="0" w:color="auto"/>
        <w:right w:val="none" w:sz="0" w:space="0" w:color="auto"/>
      </w:divBdr>
      <w:divsChild>
        <w:div w:id="765535527">
          <w:marLeft w:val="0"/>
          <w:marRight w:val="0"/>
          <w:marTop w:val="0"/>
          <w:marBottom w:val="120"/>
          <w:divBdr>
            <w:top w:val="single" w:sz="6" w:space="0" w:color="auto"/>
            <w:left w:val="single" w:sz="24" w:space="0" w:color="auto"/>
            <w:bottom w:val="single" w:sz="6" w:space="0" w:color="auto"/>
            <w:right w:val="single" w:sz="6" w:space="0" w:color="auto"/>
          </w:divBdr>
          <w:divsChild>
            <w:div w:id="894238948">
              <w:marLeft w:val="0"/>
              <w:marRight w:val="0"/>
              <w:marTop w:val="120"/>
              <w:marBottom w:val="120"/>
              <w:divBdr>
                <w:top w:val="none" w:sz="0" w:space="0" w:color="auto"/>
                <w:left w:val="none" w:sz="0" w:space="0" w:color="auto"/>
                <w:bottom w:val="none" w:sz="0" w:space="0" w:color="auto"/>
                <w:right w:val="none" w:sz="0" w:space="0" w:color="auto"/>
              </w:divBdr>
              <w:divsChild>
                <w:div w:id="1299260725">
                  <w:marLeft w:val="0"/>
                  <w:marRight w:val="0"/>
                  <w:marTop w:val="0"/>
                  <w:marBottom w:val="0"/>
                  <w:divBdr>
                    <w:top w:val="none" w:sz="0" w:space="0" w:color="auto"/>
                    <w:left w:val="none" w:sz="0" w:space="0" w:color="auto"/>
                    <w:bottom w:val="none" w:sz="0" w:space="0" w:color="auto"/>
                    <w:right w:val="none" w:sz="0" w:space="0" w:color="auto"/>
                  </w:divBdr>
                  <w:divsChild>
                    <w:div w:id="73663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426470">
      <w:bodyDiv w:val="1"/>
      <w:marLeft w:val="0"/>
      <w:marRight w:val="0"/>
      <w:marTop w:val="0"/>
      <w:marBottom w:val="0"/>
      <w:divBdr>
        <w:top w:val="none" w:sz="0" w:space="0" w:color="auto"/>
        <w:left w:val="none" w:sz="0" w:space="0" w:color="auto"/>
        <w:bottom w:val="none" w:sz="0" w:space="0" w:color="auto"/>
        <w:right w:val="none" w:sz="0" w:space="0" w:color="auto"/>
      </w:divBdr>
      <w:divsChild>
        <w:div w:id="2140997285">
          <w:marLeft w:val="0"/>
          <w:marRight w:val="0"/>
          <w:marTop w:val="0"/>
          <w:marBottom w:val="0"/>
          <w:divBdr>
            <w:top w:val="none" w:sz="0" w:space="0" w:color="auto"/>
            <w:left w:val="none" w:sz="0" w:space="0" w:color="auto"/>
            <w:bottom w:val="none" w:sz="0" w:space="0" w:color="auto"/>
            <w:right w:val="none" w:sz="0" w:space="0" w:color="auto"/>
          </w:divBdr>
          <w:divsChild>
            <w:div w:id="1081680291">
              <w:marLeft w:val="0"/>
              <w:marRight w:val="0"/>
              <w:marTop w:val="240"/>
              <w:marBottom w:val="240"/>
              <w:divBdr>
                <w:top w:val="none" w:sz="0" w:space="0" w:color="auto"/>
                <w:left w:val="single" w:sz="18" w:space="0" w:color="EEEEEE"/>
                <w:bottom w:val="none" w:sz="0" w:space="0" w:color="auto"/>
                <w:right w:val="none" w:sz="0" w:space="0" w:color="auto"/>
              </w:divBdr>
            </w:div>
          </w:divsChild>
        </w:div>
      </w:divsChild>
    </w:div>
    <w:div w:id="1764375976">
      <w:bodyDiv w:val="1"/>
      <w:marLeft w:val="0"/>
      <w:marRight w:val="0"/>
      <w:marTop w:val="0"/>
      <w:marBottom w:val="0"/>
      <w:divBdr>
        <w:top w:val="none" w:sz="0" w:space="0" w:color="auto"/>
        <w:left w:val="none" w:sz="0" w:space="0" w:color="auto"/>
        <w:bottom w:val="none" w:sz="0" w:space="0" w:color="auto"/>
        <w:right w:val="none" w:sz="0" w:space="0" w:color="auto"/>
      </w:divBdr>
    </w:div>
    <w:div w:id="1765958896">
      <w:bodyDiv w:val="1"/>
      <w:marLeft w:val="0"/>
      <w:marRight w:val="0"/>
      <w:marTop w:val="0"/>
      <w:marBottom w:val="0"/>
      <w:divBdr>
        <w:top w:val="none" w:sz="0" w:space="0" w:color="auto"/>
        <w:left w:val="none" w:sz="0" w:space="0" w:color="auto"/>
        <w:bottom w:val="none" w:sz="0" w:space="0" w:color="auto"/>
        <w:right w:val="none" w:sz="0" w:space="0" w:color="auto"/>
      </w:divBdr>
    </w:div>
    <w:div w:id="1768501621">
      <w:bodyDiv w:val="1"/>
      <w:marLeft w:val="0"/>
      <w:marRight w:val="0"/>
      <w:marTop w:val="0"/>
      <w:marBottom w:val="0"/>
      <w:divBdr>
        <w:top w:val="none" w:sz="0" w:space="0" w:color="auto"/>
        <w:left w:val="none" w:sz="0" w:space="0" w:color="auto"/>
        <w:bottom w:val="none" w:sz="0" w:space="0" w:color="auto"/>
        <w:right w:val="none" w:sz="0" w:space="0" w:color="auto"/>
      </w:divBdr>
    </w:div>
    <w:div w:id="1776486898">
      <w:bodyDiv w:val="1"/>
      <w:marLeft w:val="0"/>
      <w:marRight w:val="0"/>
      <w:marTop w:val="0"/>
      <w:marBottom w:val="0"/>
      <w:divBdr>
        <w:top w:val="none" w:sz="0" w:space="0" w:color="auto"/>
        <w:left w:val="none" w:sz="0" w:space="0" w:color="auto"/>
        <w:bottom w:val="none" w:sz="0" w:space="0" w:color="auto"/>
        <w:right w:val="none" w:sz="0" w:space="0" w:color="auto"/>
      </w:divBdr>
    </w:div>
    <w:div w:id="1776754351">
      <w:bodyDiv w:val="1"/>
      <w:marLeft w:val="0"/>
      <w:marRight w:val="0"/>
      <w:marTop w:val="0"/>
      <w:marBottom w:val="0"/>
      <w:divBdr>
        <w:top w:val="none" w:sz="0" w:space="0" w:color="auto"/>
        <w:left w:val="none" w:sz="0" w:space="0" w:color="auto"/>
        <w:bottom w:val="none" w:sz="0" w:space="0" w:color="auto"/>
        <w:right w:val="none" w:sz="0" w:space="0" w:color="auto"/>
      </w:divBdr>
    </w:div>
    <w:div w:id="1777403407">
      <w:bodyDiv w:val="1"/>
      <w:marLeft w:val="0"/>
      <w:marRight w:val="0"/>
      <w:marTop w:val="0"/>
      <w:marBottom w:val="0"/>
      <w:divBdr>
        <w:top w:val="none" w:sz="0" w:space="0" w:color="auto"/>
        <w:left w:val="none" w:sz="0" w:space="0" w:color="auto"/>
        <w:bottom w:val="none" w:sz="0" w:space="0" w:color="auto"/>
        <w:right w:val="none" w:sz="0" w:space="0" w:color="auto"/>
      </w:divBdr>
      <w:divsChild>
        <w:div w:id="1089739580">
          <w:marLeft w:val="0"/>
          <w:marRight w:val="0"/>
          <w:marTop w:val="150"/>
          <w:marBottom w:val="150"/>
          <w:divBdr>
            <w:top w:val="none" w:sz="0" w:space="0" w:color="auto"/>
            <w:left w:val="none" w:sz="0" w:space="0" w:color="auto"/>
            <w:bottom w:val="none" w:sz="0" w:space="0" w:color="auto"/>
            <w:right w:val="none" w:sz="0" w:space="0" w:color="auto"/>
          </w:divBdr>
        </w:div>
      </w:divsChild>
    </w:div>
    <w:div w:id="1777820786">
      <w:bodyDiv w:val="1"/>
      <w:marLeft w:val="0"/>
      <w:marRight w:val="0"/>
      <w:marTop w:val="0"/>
      <w:marBottom w:val="0"/>
      <w:divBdr>
        <w:top w:val="none" w:sz="0" w:space="0" w:color="auto"/>
        <w:left w:val="none" w:sz="0" w:space="0" w:color="auto"/>
        <w:bottom w:val="none" w:sz="0" w:space="0" w:color="auto"/>
        <w:right w:val="none" w:sz="0" w:space="0" w:color="auto"/>
      </w:divBdr>
    </w:div>
    <w:div w:id="1782994103">
      <w:bodyDiv w:val="1"/>
      <w:marLeft w:val="0"/>
      <w:marRight w:val="0"/>
      <w:marTop w:val="0"/>
      <w:marBottom w:val="0"/>
      <w:divBdr>
        <w:top w:val="none" w:sz="0" w:space="0" w:color="auto"/>
        <w:left w:val="none" w:sz="0" w:space="0" w:color="auto"/>
        <w:bottom w:val="none" w:sz="0" w:space="0" w:color="auto"/>
        <w:right w:val="none" w:sz="0" w:space="0" w:color="auto"/>
      </w:divBdr>
    </w:div>
    <w:div w:id="1855849691">
      <w:bodyDiv w:val="1"/>
      <w:marLeft w:val="0"/>
      <w:marRight w:val="0"/>
      <w:marTop w:val="0"/>
      <w:marBottom w:val="0"/>
      <w:divBdr>
        <w:top w:val="none" w:sz="0" w:space="0" w:color="auto"/>
        <w:left w:val="none" w:sz="0" w:space="0" w:color="auto"/>
        <w:bottom w:val="none" w:sz="0" w:space="0" w:color="auto"/>
        <w:right w:val="none" w:sz="0" w:space="0" w:color="auto"/>
      </w:divBdr>
    </w:div>
    <w:div w:id="1863744497">
      <w:bodyDiv w:val="1"/>
      <w:marLeft w:val="0"/>
      <w:marRight w:val="0"/>
      <w:marTop w:val="0"/>
      <w:marBottom w:val="0"/>
      <w:divBdr>
        <w:top w:val="none" w:sz="0" w:space="0" w:color="auto"/>
        <w:left w:val="none" w:sz="0" w:space="0" w:color="auto"/>
        <w:bottom w:val="none" w:sz="0" w:space="0" w:color="auto"/>
        <w:right w:val="none" w:sz="0" w:space="0" w:color="auto"/>
      </w:divBdr>
    </w:div>
    <w:div w:id="1892228294">
      <w:bodyDiv w:val="1"/>
      <w:marLeft w:val="0"/>
      <w:marRight w:val="0"/>
      <w:marTop w:val="0"/>
      <w:marBottom w:val="0"/>
      <w:divBdr>
        <w:top w:val="none" w:sz="0" w:space="0" w:color="auto"/>
        <w:left w:val="none" w:sz="0" w:space="0" w:color="auto"/>
        <w:bottom w:val="none" w:sz="0" w:space="0" w:color="auto"/>
        <w:right w:val="none" w:sz="0" w:space="0" w:color="auto"/>
      </w:divBdr>
      <w:divsChild>
        <w:div w:id="1880162622">
          <w:marLeft w:val="0"/>
          <w:marRight w:val="0"/>
          <w:marTop w:val="0"/>
          <w:marBottom w:val="180"/>
          <w:divBdr>
            <w:top w:val="none" w:sz="0" w:space="0" w:color="auto"/>
            <w:left w:val="none" w:sz="0" w:space="0" w:color="auto"/>
            <w:bottom w:val="none" w:sz="0" w:space="0" w:color="auto"/>
            <w:right w:val="none" w:sz="0" w:space="0" w:color="auto"/>
          </w:divBdr>
        </w:div>
        <w:div w:id="2003971768">
          <w:marLeft w:val="0"/>
          <w:marRight w:val="0"/>
          <w:marTop w:val="0"/>
          <w:marBottom w:val="0"/>
          <w:divBdr>
            <w:top w:val="none" w:sz="0" w:space="0" w:color="auto"/>
            <w:left w:val="none" w:sz="0" w:space="0" w:color="auto"/>
            <w:bottom w:val="none" w:sz="0" w:space="0" w:color="auto"/>
            <w:right w:val="none" w:sz="0" w:space="0" w:color="auto"/>
          </w:divBdr>
        </w:div>
      </w:divsChild>
    </w:div>
    <w:div w:id="1896426911">
      <w:bodyDiv w:val="1"/>
      <w:marLeft w:val="0"/>
      <w:marRight w:val="0"/>
      <w:marTop w:val="0"/>
      <w:marBottom w:val="0"/>
      <w:divBdr>
        <w:top w:val="none" w:sz="0" w:space="0" w:color="auto"/>
        <w:left w:val="none" w:sz="0" w:space="0" w:color="auto"/>
        <w:bottom w:val="none" w:sz="0" w:space="0" w:color="auto"/>
        <w:right w:val="none" w:sz="0" w:space="0" w:color="auto"/>
      </w:divBdr>
    </w:div>
    <w:div w:id="1915359306">
      <w:bodyDiv w:val="1"/>
      <w:marLeft w:val="0"/>
      <w:marRight w:val="0"/>
      <w:marTop w:val="0"/>
      <w:marBottom w:val="0"/>
      <w:divBdr>
        <w:top w:val="none" w:sz="0" w:space="0" w:color="auto"/>
        <w:left w:val="none" w:sz="0" w:space="0" w:color="auto"/>
        <w:bottom w:val="none" w:sz="0" w:space="0" w:color="auto"/>
        <w:right w:val="none" w:sz="0" w:space="0" w:color="auto"/>
      </w:divBdr>
    </w:div>
    <w:div w:id="1962301054">
      <w:bodyDiv w:val="1"/>
      <w:marLeft w:val="0"/>
      <w:marRight w:val="0"/>
      <w:marTop w:val="0"/>
      <w:marBottom w:val="0"/>
      <w:divBdr>
        <w:top w:val="none" w:sz="0" w:space="0" w:color="auto"/>
        <w:left w:val="none" w:sz="0" w:space="0" w:color="auto"/>
        <w:bottom w:val="none" w:sz="0" w:space="0" w:color="auto"/>
        <w:right w:val="none" w:sz="0" w:space="0" w:color="auto"/>
      </w:divBdr>
    </w:div>
    <w:div w:id="1983731874">
      <w:bodyDiv w:val="1"/>
      <w:marLeft w:val="0"/>
      <w:marRight w:val="0"/>
      <w:marTop w:val="0"/>
      <w:marBottom w:val="0"/>
      <w:divBdr>
        <w:top w:val="none" w:sz="0" w:space="0" w:color="auto"/>
        <w:left w:val="none" w:sz="0" w:space="0" w:color="auto"/>
        <w:bottom w:val="none" w:sz="0" w:space="0" w:color="auto"/>
        <w:right w:val="none" w:sz="0" w:space="0" w:color="auto"/>
      </w:divBdr>
    </w:div>
    <w:div w:id="1994411568">
      <w:bodyDiv w:val="1"/>
      <w:marLeft w:val="0"/>
      <w:marRight w:val="0"/>
      <w:marTop w:val="0"/>
      <w:marBottom w:val="0"/>
      <w:divBdr>
        <w:top w:val="none" w:sz="0" w:space="0" w:color="auto"/>
        <w:left w:val="none" w:sz="0" w:space="0" w:color="auto"/>
        <w:bottom w:val="none" w:sz="0" w:space="0" w:color="auto"/>
        <w:right w:val="none" w:sz="0" w:space="0" w:color="auto"/>
      </w:divBdr>
    </w:div>
    <w:div w:id="1996496179">
      <w:bodyDiv w:val="1"/>
      <w:marLeft w:val="0"/>
      <w:marRight w:val="0"/>
      <w:marTop w:val="0"/>
      <w:marBottom w:val="0"/>
      <w:divBdr>
        <w:top w:val="none" w:sz="0" w:space="0" w:color="auto"/>
        <w:left w:val="none" w:sz="0" w:space="0" w:color="auto"/>
        <w:bottom w:val="none" w:sz="0" w:space="0" w:color="auto"/>
        <w:right w:val="none" w:sz="0" w:space="0" w:color="auto"/>
      </w:divBdr>
    </w:div>
    <w:div w:id="2039810276">
      <w:bodyDiv w:val="1"/>
      <w:marLeft w:val="0"/>
      <w:marRight w:val="0"/>
      <w:marTop w:val="0"/>
      <w:marBottom w:val="0"/>
      <w:divBdr>
        <w:top w:val="none" w:sz="0" w:space="0" w:color="auto"/>
        <w:left w:val="none" w:sz="0" w:space="0" w:color="auto"/>
        <w:bottom w:val="none" w:sz="0" w:space="0" w:color="auto"/>
        <w:right w:val="none" w:sz="0" w:space="0" w:color="auto"/>
      </w:divBdr>
    </w:div>
    <w:div w:id="2059695733">
      <w:bodyDiv w:val="1"/>
      <w:marLeft w:val="0"/>
      <w:marRight w:val="0"/>
      <w:marTop w:val="0"/>
      <w:marBottom w:val="0"/>
      <w:divBdr>
        <w:top w:val="none" w:sz="0" w:space="0" w:color="auto"/>
        <w:left w:val="none" w:sz="0" w:space="0" w:color="auto"/>
        <w:bottom w:val="none" w:sz="0" w:space="0" w:color="auto"/>
        <w:right w:val="none" w:sz="0" w:space="0" w:color="auto"/>
      </w:divBdr>
    </w:div>
    <w:div w:id="2076391260">
      <w:bodyDiv w:val="1"/>
      <w:marLeft w:val="0"/>
      <w:marRight w:val="0"/>
      <w:marTop w:val="0"/>
      <w:marBottom w:val="0"/>
      <w:divBdr>
        <w:top w:val="none" w:sz="0" w:space="0" w:color="auto"/>
        <w:left w:val="none" w:sz="0" w:space="0" w:color="auto"/>
        <w:bottom w:val="none" w:sz="0" w:space="0" w:color="auto"/>
        <w:right w:val="none" w:sz="0" w:space="0" w:color="auto"/>
      </w:divBdr>
    </w:div>
    <w:div w:id="2091270077">
      <w:bodyDiv w:val="1"/>
      <w:marLeft w:val="0"/>
      <w:marRight w:val="0"/>
      <w:marTop w:val="0"/>
      <w:marBottom w:val="0"/>
      <w:divBdr>
        <w:top w:val="none" w:sz="0" w:space="0" w:color="auto"/>
        <w:left w:val="none" w:sz="0" w:space="0" w:color="auto"/>
        <w:bottom w:val="none" w:sz="0" w:space="0" w:color="auto"/>
        <w:right w:val="none" w:sz="0" w:space="0" w:color="auto"/>
      </w:divBdr>
    </w:div>
    <w:div w:id="2139252850">
      <w:bodyDiv w:val="1"/>
      <w:marLeft w:val="0"/>
      <w:marRight w:val="0"/>
      <w:marTop w:val="0"/>
      <w:marBottom w:val="0"/>
      <w:divBdr>
        <w:top w:val="none" w:sz="0" w:space="0" w:color="auto"/>
        <w:left w:val="none" w:sz="0" w:space="0" w:color="auto"/>
        <w:bottom w:val="none" w:sz="0" w:space="0" w:color="auto"/>
        <w:right w:val="none" w:sz="0" w:space="0" w:color="auto"/>
      </w:divBdr>
    </w:div>
    <w:div w:id="21467280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6.png"/><Relationship Id="rId39" Type="http://schemas.openxmlformats.org/officeDocument/2006/relationships/image" Target="media/image17.jpeg"/><Relationship Id="rId21" Type="http://schemas.openxmlformats.org/officeDocument/2006/relationships/image" Target="media/image14.jpeg"/><Relationship Id="rId34" Type="http://schemas.openxmlformats.org/officeDocument/2006/relationships/customXml" Target="ink/ink2.xml"/><Relationship Id="rId42" Type="http://schemas.openxmlformats.org/officeDocument/2006/relationships/image" Target="media/image19.jpeg"/><Relationship Id="rId47" Type="http://schemas.openxmlformats.org/officeDocument/2006/relationships/image" Target="media/image21.jpeg"/><Relationship Id="rId50" Type="http://schemas.openxmlformats.org/officeDocument/2006/relationships/hyperlink" Target="mailto:2.@BeforeEach:it"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11" Type="http://schemas.openxmlformats.org/officeDocument/2006/relationships/image" Target="media/image4.jpeg"/><Relationship Id="rId24" Type="http://schemas.openxmlformats.org/officeDocument/2006/relationships/hyperlink" Target="https://www.geeksforgeeks.org/lambda-expressions-java-8/" TargetMode="External"/><Relationship Id="rId37" Type="http://schemas.openxmlformats.org/officeDocument/2006/relationships/hyperlink" Target="https://www.geeksforgeeks.org/difference-between-statement-and-preparedstatement/" TargetMode="External"/><Relationship Id="rId40" Type="http://schemas.openxmlformats.org/officeDocument/2006/relationships/image" Target="media/image18.png"/><Relationship Id="rId45" Type="http://schemas.openxmlformats.org/officeDocument/2006/relationships/hyperlink" Target="https://www.geeksforgeeks.org/introduction-to-apis/" TargetMode="External"/><Relationship Id="rId53" Type="http://schemas.openxmlformats.org/officeDocument/2006/relationships/hyperlink" Target="mailto:5.@AfterAll:it"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geeksforgeeks.org/functional-interfaces-java/" TargetMode="External"/><Relationship Id="rId36" Type="http://schemas.openxmlformats.org/officeDocument/2006/relationships/customXml" Target="ink/ink3.xml"/><Relationship Id="rId49" Type="http://schemas.openxmlformats.org/officeDocument/2006/relationships/hyperlink" Target="mailto:1.@test:it" TargetMode="External"/><Relationship Id="rId10" Type="http://schemas.openxmlformats.org/officeDocument/2006/relationships/image" Target="media/image3.jpeg"/><Relationship Id="rId19" Type="http://schemas.openxmlformats.org/officeDocument/2006/relationships/image" Target="media/image12.jpeg"/><Relationship Id="rId44" Type="http://schemas.openxmlformats.org/officeDocument/2006/relationships/hyperlink" Target="mailto:%25@..............%25" TargetMode="External"/><Relationship Id="rId52" Type="http://schemas.openxmlformats.org/officeDocument/2006/relationships/hyperlink" Target="mailto:4.@BeforeAll: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customXml" Target="ink/ink1.xml"/><Relationship Id="rId35" Type="http://schemas.openxmlformats.org/officeDocument/2006/relationships/image" Target="media/image17.png"/><Relationship Id="rId43" Type="http://schemas.openxmlformats.org/officeDocument/2006/relationships/hyperlink" Target="https://www.geeksforgeeks.org/java-util-hashmap-in-java-with-examples/" TargetMode="External"/><Relationship Id="rId48" Type="http://schemas.openxmlformats.org/officeDocument/2006/relationships/image" Target="media/image22.jpeg"/><Relationship Id="rId8" Type="http://schemas.openxmlformats.org/officeDocument/2006/relationships/image" Target="media/image1.jpeg"/><Relationship Id="rId51" Type="http://schemas.openxmlformats.org/officeDocument/2006/relationships/hyperlink" Target="mailto:3.@AfterEach:it"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www.reactive-streams.org/" TargetMode="External"/><Relationship Id="rId33" Type="http://schemas.openxmlformats.org/officeDocument/2006/relationships/image" Target="media/image160.png"/><Relationship Id="rId38" Type="http://schemas.openxmlformats.org/officeDocument/2006/relationships/hyperlink" Target="https://www.geeksforgeeks.org/sql-ddl-dql-dml-dcl-tcl-commands/" TargetMode="External"/><Relationship Id="rId46" Type="http://schemas.openxmlformats.org/officeDocument/2006/relationships/image" Target="media/image20.jpeg"/><Relationship Id="rId20" Type="http://schemas.openxmlformats.org/officeDocument/2006/relationships/image" Target="media/image13.jpeg"/><Relationship Id="rId41" Type="http://schemas.openxmlformats.org/officeDocument/2006/relationships/hyperlink" Target="https://contribute.geeksforgeeks.org/iterators-in-java/"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6T04:26:32.874"/>
    </inkml:context>
    <inkml:brush xml:id="br0">
      <inkml:brushProperty name="width" value="0.05" units="cm"/>
      <inkml:brushProperty name="height" value="0.05" units="cm"/>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6T04:24:47.442"/>
    </inkml:context>
    <inkml:brush xml:id="br0">
      <inkml:brushProperty name="width" value="0.05" units="cm"/>
      <inkml:brushProperty name="height" value="0.05" units="cm"/>
    </inkml:brush>
  </inkml:definitions>
  <inkml:trace contextRef="#ctx0" brushRef="#br0">0 1 24575,'1'0'0,"0"1"0,0 0 0,0-1 0,0 1 0,0 0 0,0 0 0,0 0 0,0 0 0,-1 0 0,1 0 0,0 0 0,-1 0 0,1 0 0,-1 0 0,1 1 0,-1-1 0,1 0 0,-1 0 0,0 0 0,0 1 0,0-1 0,0 0 0,1 0 0,-2 1 0,1-1 0,0 2 0,29 346 0,-27 15 0,-3-222 0,5-66 0,15 91 0,3 54 0,1 204 0,-13-324 0,-4-56 0,0 47 0,-7 1401 0,-1-1452 0,-8 45 0,-2 39 0,13 537 0,-2-624 0,-9 44 0,5-43 0,-1 40 0,7 1028 0,0-1089 62,1 0-1,1 0 1,0 0 0,10 28-1,7 37-1734,-17-64-5153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6T04:26:35.898"/>
    </inkml:context>
    <inkml:brush xml:id="br0">
      <inkml:brushProperty name="width" value="0.05" units="cm"/>
      <inkml:brushProperty name="height" value="0.05" units="cm"/>
    </inkml:brush>
  </inkml:definitions>
  <inkml:trace contextRef="#ctx0" brushRef="#br0">0 1 24575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F270E6-863A-4142-8156-993905350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2786</TotalTime>
  <Pages>65</Pages>
  <Words>13302</Words>
  <Characters>75827</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syed nourin</dc:creator>
  <cp:lastModifiedBy>vinod.dadi93@outlook.com</cp:lastModifiedBy>
  <cp:revision>337</cp:revision>
  <dcterms:created xsi:type="dcterms:W3CDTF">2022-04-22T11:36:00Z</dcterms:created>
  <dcterms:modified xsi:type="dcterms:W3CDTF">2022-05-27T06:32:00Z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2021-11-16T00:00:00Z</vt:filetime>
  </property>
  <property fmtid="{D5CDD505-2E9C-101B-9397-08002B2CF9AE}" pid="3" name="Creator">
    <vt:lpwstr>Microsoft® Word for Microsoft 365</vt:lpwstr>
  </property>
  <property fmtid="{D5CDD505-2E9C-101B-9397-08002B2CF9AE}" pid="4" name="LastSaved">
    <vt:filetime>2022-03-20T00:00:00Z</vt:filetime>
  </property>
</Properties>
</file>